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AA84F" w14:textId="668D6EC1" w:rsidR="00B47A94" w:rsidRPr="00CB056F" w:rsidRDefault="00661874" w:rsidP="00B47A94">
      <w:pPr>
        <w:spacing w:line="240" w:lineRule="auto"/>
        <w:ind w:firstLine="0"/>
        <w:jc w:val="center"/>
        <w:divId w:val="132019385"/>
        <w:rPr>
          <w:b/>
          <w:sz w:val="36"/>
        </w:rPr>
      </w:pPr>
      <w:r w:rsidRPr="00CB056F">
        <w:rPr>
          <w:b/>
          <w:sz w:val="28"/>
        </w:rPr>
        <w:t xml:space="preserve">  </w:t>
      </w:r>
      <w:r w:rsidR="00675371" w:rsidRPr="00CB056F">
        <w:rPr>
          <w:b/>
          <w:sz w:val="28"/>
        </w:rPr>
        <w:t>ANALISIS SISTEM PEMANENAN AIR HUJAN UNTUK MITIGASI BANJIR DI KAWASAN PERUMAHAN RAJAWALI RESIDENCE</w:t>
      </w:r>
    </w:p>
    <w:p w14:paraId="13A7C61A" w14:textId="77777777" w:rsidR="00B47A94" w:rsidRPr="00CB056F" w:rsidRDefault="00B47A94" w:rsidP="00B47A94">
      <w:pPr>
        <w:ind w:firstLine="0"/>
        <w:jc w:val="center"/>
        <w:divId w:val="132019385"/>
        <w:rPr>
          <w:b/>
        </w:rPr>
      </w:pPr>
    </w:p>
    <w:p w14:paraId="2667A066" w14:textId="4D271D34" w:rsidR="00B47A94" w:rsidRPr="00CB056F" w:rsidRDefault="00B47A94" w:rsidP="00B47A94">
      <w:pPr>
        <w:ind w:hanging="90"/>
        <w:jc w:val="center"/>
        <w:divId w:val="132019385"/>
        <w:rPr>
          <w:b/>
          <w:sz w:val="28"/>
        </w:rPr>
      </w:pPr>
      <w:r w:rsidRPr="00CB056F">
        <w:rPr>
          <w:b/>
          <w:sz w:val="28"/>
        </w:rPr>
        <w:t>PROPOSAL</w:t>
      </w:r>
      <w:r w:rsidR="00B542E3" w:rsidRPr="00CB056F">
        <w:rPr>
          <w:b/>
          <w:sz w:val="28"/>
        </w:rPr>
        <w:t xml:space="preserve"> TESIS</w:t>
      </w:r>
    </w:p>
    <w:p w14:paraId="7081316F" w14:textId="77777777" w:rsidR="00B47A94" w:rsidRPr="00CB056F" w:rsidRDefault="00B47A94" w:rsidP="00B47A94">
      <w:pPr>
        <w:ind w:firstLine="0"/>
        <w:jc w:val="center"/>
        <w:divId w:val="132019385"/>
        <w:rPr>
          <w:b/>
        </w:rPr>
      </w:pPr>
    </w:p>
    <w:p w14:paraId="27525AFF" w14:textId="77777777" w:rsidR="00B47A94" w:rsidRPr="00CB056F" w:rsidRDefault="00B47A94" w:rsidP="00B47A94">
      <w:pPr>
        <w:spacing w:line="240" w:lineRule="auto"/>
        <w:ind w:firstLine="0"/>
        <w:jc w:val="center"/>
        <w:divId w:val="132019385"/>
      </w:pPr>
      <w:r w:rsidRPr="00CB056F">
        <w:t>Karya Tulis Sebagai Salah Satu Persyaratan</w:t>
      </w:r>
    </w:p>
    <w:p w14:paraId="1D79C33A" w14:textId="77777777" w:rsidR="00B47A94" w:rsidRPr="00CB056F" w:rsidRDefault="00B47A94" w:rsidP="00B47A94">
      <w:pPr>
        <w:spacing w:line="240" w:lineRule="auto"/>
        <w:ind w:firstLine="0"/>
        <w:jc w:val="center"/>
        <w:divId w:val="132019385"/>
      </w:pPr>
      <w:r w:rsidRPr="00CB056F">
        <w:t>Untuk Memperoleh Gelar Magister Teknik</w:t>
      </w:r>
    </w:p>
    <w:p w14:paraId="634352B2" w14:textId="77777777" w:rsidR="00B47A94" w:rsidRPr="00CB056F" w:rsidRDefault="00B47A94" w:rsidP="00B47A94">
      <w:pPr>
        <w:spacing w:line="240" w:lineRule="auto"/>
        <w:ind w:firstLine="0"/>
        <w:jc w:val="center"/>
        <w:divId w:val="132019385"/>
      </w:pPr>
    </w:p>
    <w:p w14:paraId="28C87392" w14:textId="77777777" w:rsidR="00B47A94" w:rsidRPr="00CB056F" w:rsidRDefault="00B47A94" w:rsidP="00B47A94">
      <w:pPr>
        <w:spacing w:line="240" w:lineRule="auto"/>
        <w:ind w:firstLine="0"/>
        <w:jc w:val="center"/>
        <w:divId w:val="132019385"/>
      </w:pPr>
    </w:p>
    <w:p w14:paraId="2D067A03" w14:textId="77777777" w:rsidR="00B47A94" w:rsidRPr="00CB056F" w:rsidRDefault="00B47A94" w:rsidP="00B47A94">
      <w:pPr>
        <w:spacing w:line="240" w:lineRule="auto"/>
        <w:ind w:firstLine="0"/>
        <w:jc w:val="center"/>
        <w:divId w:val="132019385"/>
        <w:rPr>
          <w:b/>
          <w:sz w:val="28"/>
        </w:rPr>
      </w:pPr>
      <w:r w:rsidRPr="00CB056F">
        <w:rPr>
          <w:sz w:val="28"/>
        </w:rPr>
        <w:t>Oleh</w:t>
      </w:r>
      <w:r w:rsidRPr="00CB056F">
        <w:rPr>
          <w:b/>
          <w:sz w:val="28"/>
        </w:rPr>
        <w:t xml:space="preserve"> :</w:t>
      </w:r>
    </w:p>
    <w:p w14:paraId="6C8393FD" w14:textId="77777777" w:rsidR="00B47A94" w:rsidRPr="00CB056F" w:rsidRDefault="00B47A94" w:rsidP="00B47A94">
      <w:pPr>
        <w:spacing w:line="240" w:lineRule="auto"/>
        <w:ind w:firstLine="0"/>
        <w:jc w:val="center"/>
        <w:divId w:val="132019385"/>
        <w:rPr>
          <w:b/>
          <w:sz w:val="28"/>
        </w:rPr>
      </w:pPr>
      <w:r w:rsidRPr="00CB056F">
        <w:rPr>
          <w:b/>
          <w:sz w:val="28"/>
        </w:rPr>
        <w:t>RAZI FAISAL</w:t>
      </w:r>
    </w:p>
    <w:p w14:paraId="0ED13505" w14:textId="77777777" w:rsidR="00B47A94" w:rsidRPr="00CB056F" w:rsidRDefault="00B47A94" w:rsidP="00B47A94">
      <w:pPr>
        <w:spacing w:line="240" w:lineRule="auto"/>
        <w:ind w:firstLine="0"/>
        <w:jc w:val="center"/>
        <w:divId w:val="132019385"/>
        <w:rPr>
          <w:b/>
          <w:sz w:val="28"/>
        </w:rPr>
      </w:pPr>
      <w:r w:rsidRPr="00CB056F">
        <w:rPr>
          <w:b/>
          <w:sz w:val="28"/>
        </w:rPr>
        <w:t>NIM D2071241011</w:t>
      </w:r>
    </w:p>
    <w:p w14:paraId="0AEBA7B5" w14:textId="77777777" w:rsidR="00B47A94" w:rsidRPr="00CB056F" w:rsidRDefault="00B47A94" w:rsidP="00B47A94">
      <w:pPr>
        <w:ind w:firstLine="0"/>
        <w:jc w:val="center"/>
        <w:divId w:val="132019385"/>
      </w:pPr>
    </w:p>
    <w:p w14:paraId="0D8D88A6" w14:textId="77777777" w:rsidR="00B47A94" w:rsidRPr="00CB056F" w:rsidRDefault="00B47A94" w:rsidP="00B47A94">
      <w:pPr>
        <w:ind w:firstLine="0"/>
        <w:jc w:val="center"/>
        <w:divId w:val="132019385"/>
      </w:pPr>
    </w:p>
    <w:p w14:paraId="09BFFD22" w14:textId="77777777" w:rsidR="00B47A94" w:rsidRPr="00CB056F" w:rsidRDefault="00B47A94" w:rsidP="00B47A94">
      <w:pPr>
        <w:ind w:firstLine="0"/>
        <w:jc w:val="center"/>
        <w:divId w:val="132019385"/>
      </w:pPr>
    </w:p>
    <w:p w14:paraId="255EB701" w14:textId="77777777" w:rsidR="00B47A94" w:rsidRPr="00CB056F" w:rsidRDefault="00B47A94" w:rsidP="00B47A94">
      <w:pPr>
        <w:ind w:firstLine="0"/>
        <w:jc w:val="center"/>
        <w:divId w:val="132019385"/>
      </w:pPr>
      <w:r w:rsidRPr="00CB056F">
        <w:t>`</w:t>
      </w:r>
      <w:r w:rsidRPr="00CB056F">
        <w:rPr>
          <w:noProof/>
          <w:lang w:eastAsia="id-ID"/>
        </w:rPr>
        <w:drawing>
          <wp:inline distT="0" distB="0" distL="0" distR="0" wp14:anchorId="6B6645E7" wp14:editId="4D94B0C5">
            <wp:extent cx="1437005" cy="13538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65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37005" cy="1353820"/>
                    </a:xfrm>
                    <a:prstGeom prst="rect">
                      <a:avLst/>
                    </a:prstGeom>
                    <a:noFill/>
                    <a:ln>
                      <a:noFill/>
                    </a:ln>
                  </pic:spPr>
                </pic:pic>
              </a:graphicData>
            </a:graphic>
          </wp:inline>
        </w:drawing>
      </w:r>
    </w:p>
    <w:p w14:paraId="3D9F56F0" w14:textId="77777777" w:rsidR="00B47A94" w:rsidRPr="00CB056F" w:rsidRDefault="00B47A94" w:rsidP="00B47A94">
      <w:pPr>
        <w:ind w:firstLine="0"/>
        <w:jc w:val="center"/>
        <w:divId w:val="132019385"/>
      </w:pPr>
    </w:p>
    <w:p w14:paraId="24D70A28" w14:textId="77777777" w:rsidR="00B47A94" w:rsidRPr="00CB056F" w:rsidRDefault="00B47A94" w:rsidP="00B47A94">
      <w:pPr>
        <w:ind w:firstLine="0"/>
        <w:jc w:val="center"/>
        <w:divId w:val="132019385"/>
      </w:pPr>
    </w:p>
    <w:p w14:paraId="621FA17A" w14:textId="77777777" w:rsidR="00B47A94" w:rsidRPr="00CB056F" w:rsidRDefault="00B47A94" w:rsidP="00B47A94">
      <w:pPr>
        <w:spacing w:line="240" w:lineRule="auto"/>
        <w:ind w:firstLine="0"/>
        <w:jc w:val="center"/>
        <w:divId w:val="132019385"/>
        <w:rPr>
          <w:b/>
          <w:sz w:val="28"/>
        </w:rPr>
      </w:pPr>
      <w:r w:rsidRPr="00CB056F">
        <w:rPr>
          <w:b/>
          <w:sz w:val="28"/>
        </w:rPr>
        <w:t>FAKULTAS TEKNIK</w:t>
      </w:r>
    </w:p>
    <w:p w14:paraId="0E43D17B" w14:textId="49850B78" w:rsidR="0058609F" w:rsidRPr="00CB056F" w:rsidRDefault="0058609F" w:rsidP="00B47A94">
      <w:pPr>
        <w:spacing w:line="240" w:lineRule="auto"/>
        <w:ind w:firstLine="0"/>
        <w:jc w:val="center"/>
        <w:divId w:val="132019385"/>
        <w:rPr>
          <w:b/>
          <w:sz w:val="28"/>
        </w:rPr>
      </w:pPr>
      <w:r w:rsidRPr="00CB056F">
        <w:rPr>
          <w:b/>
          <w:sz w:val="28"/>
        </w:rPr>
        <w:t>UNIVERSITAS TANJUNGPURA</w:t>
      </w:r>
    </w:p>
    <w:p w14:paraId="3357D768" w14:textId="20AF0031" w:rsidR="0058609F" w:rsidRPr="00CB056F" w:rsidRDefault="0058609F" w:rsidP="00B47A94">
      <w:pPr>
        <w:spacing w:line="240" w:lineRule="auto"/>
        <w:ind w:firstLine="0"/>
        <w:jc w:val="center"/>
        <w:divId w:val="132019385"/>
        <w:rPr>
          <w:b/>
          <w:sz w:val="28"/>
        </w:rPr>
      </w:pPr>
      <w:r w:rsidRPr="00CB056F">
        <w:rPr>
          <w:b/>
          <w:sz w:val="28"/>
        </w:rPr>
        <w:t>2026</w:t>
      </w:r>
    </w:p>
    <w:p w14:paraId="36D4E84B" w14:textId="77777777" w:rsidR="0058609F" w:rsidRPr="00CB056F" w:rsidRDefault="0058609F" w:rsidP="00B47A94">
      <w:pPr>
        <w:spacing w:line="240" w:lineRule="auto"/>
        <w:ind w:left="480" w:firstLine="0"/>
        <w:jc w:val="center"/>
        <w:divId w:val="132019385"/>
        <w:rPr>
          <w:b/>
          <w:sz w:val="28"/>
        </w:rPr>
        <w:sectPr w:rsidR="0058609F" w:rsidRPr="00CB056F" w:rsidSect="003B6CA6">
          <w:footerReference w:type="default" r:id="rId9"/>
          <w:type w:val="continuous"/>
          <w:pgSz w:w="11907" w:h="16839" w:code="9"/>
          <w:pgMar w:top="1701" w:right="1701" w:bottom="1701" w:left="2268" w:header="720" w:footer="720" w:gutter="0"/>
          <w:pgNumType w:fmt="lowerRoman" w:start="1"/>
          <w:cols w:space="720"/>
          <w:docGrid w:linePitch="360"/>
        </w:sectPr>
      </w:pPr>
    </w:p>
    <w:p w14:paraId="4A371422" w14:textId="77777777" w:rsidR="0058609F" w:rsidRPr="00CB056F" w:rsidRDefault="0058609F" w:rsidP="00B47A94">
      <w:pPr>
        <w:spacing w:line="240" w:lineRule="auto"/>
        <w:ind w:firstLine="0"/>
        <w:jc w:val="center"/>
        <w:divId w:val="132019385"/>
        <w:rPr>
          <w:b/>
          <w:sz w:val="28"/>
        </w:rPr>
      </w:pPr>
    </w:p>
    <w:p w14:paraId="32E32C02" w14:textId="77777777" w:rsidR="00B47A94" w:rsidRPr="00CB056F" w:rsidRDefault="00B47A94" w:rsidP="0058609F">
      <w:pPr>
        <w:divId w:val="132019385"/>
      </w:pPr>
      <w:bookmarkStart w:id="0" w:name="_Toc199165331"/>
      <w:bookmarkStart w:id="1" w:name="_Toc199165378"/>
      <w:bookmarkStart w:id="2" w:name="_Toc199165518"/>
      <w:bookmarkStart w:id="3" w:name="_Toc199165799"/>
      <w:bookmarkStart w:id="4" w:name="_Toc221052169"/>
      <w:bookmarkStart w:id="5" w:name="_Toc221618455"/>
      <w:r w:rsidRPr="00CB056F">
        <w:t>HALAMAN PERSEMBAHAN</w:t>
      </w:r>
      <w:bookmarkEnd w:id="0"/>
      <w:bookmarkEnd w:id="1"/>
      <w:bookmarkEnd w:id="2"/>
      <w:bookmarkEnd w:id="3"/>
      <w:bookmarkEnd w:id="4"/>
      <w:bookmarkEnd w:id="5"/>
    </w:p>
    <w:p w14:paraId="501C1813" w14:textId="77777777" w:rsidR="00B47A94" w:rsidRPr="00CB056F" w:rsidRDefault="00B47A94" w:rsidP="00B47A94">
      <w:pPr>
        <w:spacing w:after="160" w:line="259" w:lineRule="auto"/>
        <w:ind w:firstLine="0"/>
        <w:jc w:val="center"/>
        <w:divId w:val="132019385"/>
        <w:rPr>
          <w:rFonts w:ascii="RomanC" w:hAnsi="RomanC" w:cs="RomanC"/>
          <w:color w:val="FFFFFF" w:themeColor="background1"/>
          <w:sz w:val="28"/>
          <w:szCs w:val="28"/>
        </w:rPr>
      </w:pPr>
      <w:r w:rsidRPr="00CB056F">
        <w:rPr>
          <w:rFonts w:cs="Times New Roman"/>
          <w:color w:val="FFFFFF" w:themeColor="background1"/>
          <w:sz w:val="28"/>
          <w:szCs w:val="28"/>
          <w:rtl/>
        </w:rPr>
        <w:t>بسم ا الله الرحمن اارحيم</w:t>
      </w:r>
    </w:p>
    <w:p w14:paraId="60D47874" w14:textId="77777777" w:rsidR="00B47A94" w:rsidRPr="00CB056F" w:rsidRDefault="00B47A94" w:rsidP="00B47A94">
      <w:pPr>
        <w:spacing w:after="160" w:line="259" w:lineRule="auto"/>
        <w:ind w:firstLine="0"/>
        <w:jc w:val="center"/>
        <w:divId w:val="132019385"/>
        <w:rPr>
          <w:rFonts w:ascii="RomanC" w:hAnsi="RomanC" w:cs="RomanC"/>
          <w:color w:val="FFFFFF" w:themeColor="background1"/>
        </w:rPr>
      </w:pPr>
      <w:r w:rsidRPr="00CB056F">
        <w:rPr>
          <w:rFonts w:ascii="RomanC" w:hAnsi="RomanC" w:cs="RomanC"/>
          <w:color w:val="FFFFFF" w:themeColor="background1"/>
        </w:rPr>
        <w:t>Alhamdulillahi Rabbil Alamin, Puji syukur kepada Allah Subhanahu Wata</w:t>
      </w:r>
      <w:r w:rsidRPr="00CB056F">
        <w:rPr>
          <w:rFonts w:cs="Times New Roman"/>
          <w:color w:val="FFFFFF" w:themeColor="background1"/>
        </w:rPr>
        <w:t>’</w:t>
      </w:r>
      <w:r w:rsidRPr="00CB056F">
        <w:rPr>
          <w:rFonts w:ascii="RomanC" w:hAnsi="RomanC" w:cs="RomanC"/>
          <w:color w:val="FFFFFF" w:themeColor="background1"/>
        </w:rPr>
        <w:t>ala atas segala nikmat hidup dan kesempatan menggenggam ilmu, sehingga penulis dapat menyelesaikan tugas akhir ini</w:t>
      </w:r>
    </w:p>
    <w:p w14:paraId="521DD507" w14:textId="77777777" w:rsidR="00B47A94" w:rsidRPr="00CB056F" w:rsidRDefault="00B47A94" w:rsidP="00B47A94">
      <w:pPr>
        <w:spacing w:after="160" w:line="259" w:lineRule="auto"/>
        <w:ind w:firstLine="0"/>
        <w:jc w:val="center"/>
        <w:divId w:val="132019385"/>
        <w:rPr>
          <w:rFonts w:ascii="RomanC" w:hAnsi="RomanC" w:cs="RomanC"/>
          <w:color w:val="FFFFFF" w:themeColor="background1"/>
        </w:rPr>
      </w:pPr>
      <w:r w:rsidRPr="00CB056F">
        <w:rPr>
          <w:rFonts w:ascii="RomanC" w:hAnsi="RomanC" w:cs="RomanC"/>
          <w:color w:val="FFFFFF" w:themeColor="background1"/>
        </w:rPr>
        <w:t>Skripsi ini saya persembahkan kepada kedua orang tua saya bapak M. Saleh, S.H. dan ibu Aisyah, S.Pd.</w:t>
      </w:r>
    </w:p>
    <w:p w14:paraId="5D82540B" w14:textId="77777777" w:rsidR="00B47A94" w:rsidRPr="00CB056F" w:rsidRDefault="00B47A94" w:rsidP="00B47A94">
      <w:pPr>
        <w:spacing w:after="160" w:line="259" w:lineRule="auto"/>
        <w:ind w:firstLine="0"/>
        <w:jc w:val="center"/>
        <w:divId w:val="132019385"/>
        <w:rPr>
          <w:rFonts w:ascii="RomanC" w:hAnsi="RomanC" w:cs="RomanC"/>
          <w:color w:val="FFFFFF" w:themeColor="background1"/>
        </w:rPr>
      </w:pPr>
      <w:r w:rsidRPr="00CB056F">
        <w:rPr>
          <w:rFonts w:ascii="RomanC" w:hAnsi="RomanC" w:cs="RomanC"/>
          <w:color w:val="FFFFFF" w:themeColor="background1"/>
        </w:rPr>
        <w:t>Terimakasih saya ucapkan kepada dosen-dosen saya di prodi Teknik Sipil atas segala ilmu dan bimbingannya selama masa perkuliahan</w:t>
      </w:r>
    </w:p>
    <w:p w14:paraId="6BDF166A" w14:textId="77777777" w:rsidR="00B47A94" w:rsidRPr="00CB056F" w:rsidRDefault="00B47A94" w:rsidP="00B47A94">
      <w:pPr>
        <w:spacing w:after="160" w:line="259" w:lineRule="auto"/>
        <w:ind w:firstLine="0"/>
        <w:jc w:val="center"/>
        <w:divId w:val="132019385"/>
        <w:rPr>
          <w:rFonts w:ascii="RomanC" w:hAnsi="RomanC" w:cs="RomanC"/>
          <w:color w:val="FFFFFF" w:themeColor="background1"/>
        </w:rPr>
      </w:pPr>
      <w:r w:rsidRPr="00CB056F">
        <w:rPr>
          <w:rFonts w:ascii="RomanC" w:hAnsi="RomanC" w:cs="RomanC"/>
          <w:color w:val="FFFFFF" w:themeColor="background1"/>
        </w:rPr>
        <w:t xml:space="preserve">Sahabat </w:t>
      </w:r>
      <w:r w:rsidRPr="00CB056F">
        <w:rPr>
          <w:rFonts w:cs="Times New Roman"/>
          <w:color w:val="FFFFFF" w:themeColor="background1"/>
        </w:rPr>
        <w:t>–</w:t>
      </w:r>
      <w:r w:rsidRPr="00CB056F">
        <w:rPr>
          <w:rFonts w:ascii="RomanC" w:hAnsi="RomanC" w:cs="RomanC"/>
          <w:color w:val="FFFFFF" w:themeColor="background1"/>
        </w:rPr>
        <w:t xml:space="preserve"> sahabat terbaik saya : Fahmi, Doddy, Meity, Banyu, Hendry, Arfan, Rizal, Revi, Mirza, teman-teman Asisten Laboratorium Survey dan Pemeteaan dan masih banyak lagi yang tidak bisa saya sebutkan satu persatu</w:t>
      </w:r>
    </w:p>
    <w:p w14:paraId="686BDA57" w14:textId="77777777" w:rsidR="00B47A94" w:rsidRPr="00CB056F" w:rsidRDefault="00B47A94" w:rsidP="00B47A94">
      <w:pPr>
        <w:spacing w:after="160" w:line="259" w:lineRule="auto"/>
        <w:ind w:firstLine="0"/>
        <w:jc w:val="center"/>
        <w:divId w:val="132019385"/>
        <w:rPr>
          <w:rFonts w:ascii="RomanC" w:hAnsi="RomanC" w:cs="RomanC"/>
          <w:color w:val="FFFFFF" w:themeColor="background1"/>
        </w:rPr>
      </w:pPr>
      <w:r w:rsidRPr="00CB056F">
        <w:rPr>
          <w:rFonts w:ascii="RomanC" w:hAnsi="RomanC" w:cs="RomanC"/>
          <w:color w:val="FFFFFF" w:themeColor="background1"/>
        </w:rPr>
        <w:t>Terimakasih kepada Lila Bila Renica yang selalu memberikan mitovasi yang luar biasa kepada saya dalam penulisan tugas akhir ini</w:t>
      </w:r>
    </w:p>
    <w:p w14:paraId="0CA422EF" w14:textId="77777777" w:rsidR="00B47A94" w:rsidRPr="00CB056F" w:rsidRDefault="00B47A94" w:rsidP="00B47A94">
      <w:pPr>
        <w:spacing w:after="160" w:line="259" w:lineRule="auto"/>
        <w:ind w:firstLine="0"/>
        <w:jc w:val="center"/>
        <w:divId w:val="132019385"/>
        <w:rPr>
          <w:rFonts w:ascii="RomanC" w:hAnsi="RomanC" w:cs="RomanC"/>
          <w:color w:val="FFFFFF" w:themeColor="background1"/>
        </w:rPr>
      </w:pPr>
      <w:r w:rsidRPr="00CB056F">
        <w:rPr>
          <w:rFonts w:ascii="RomanC" w:hAnsi="RomanC" w:cs="RomanC"/>
          <w:color w:val="FFFFFF" w:themeColor="background1"/>
        </w:rPr>
        <w:t xml:space="preserve">Terimakasih kepada </w:t>
      </w:r>
      <w:r w:rsidRPr="00CB056F">
        <w:rPr>
          <w:rFonts w:ascii="RomanC" w:hAnsi="RomanC" w:cs="RomanC"/>
          <w:i/>
          <w:color w:val="FFFFFF" w:themeColor="background1"/>
        </w:rPr>
        <w:t>STALKER 2009</w:t>
      </w:r>
      <w:r w:rsidRPr="00CB056F">
        <w:rPr>
          <w:rFonts w:ascii="RomanC" w:hAnsi="RomanC" w:cs="RomanC"/>
          <w:color w:val="FFFFFF" w:themeColor="background1"/>
        </w:rPr>
        <w:t xml:space="preserve">, teman </w:t>
      </w:r>
      <w:r w:rsidRPr="00CB056F">
        <w:rPr>
          <w:rFonts w:cs="Times New Roman"/>
          <w:color w:val="FFFFFF" w:themeColor="background1"/>
        </w:rPr>
        <w:t>–</w:t>
      </w:r>
      <w:r w:rsidRPr="00CB056F">
        <w:rPr>
          <w:rFonts w:ascii="RomanC" w:hAnsi="RomanC" w:cs="RomanC"/>
          <w:color w:val="FFFFFF" w:themeColor="background1"/>
        </w:rPr>
        <w:t xml:space="preserve"> teman senasib, seperjuangan dan sepenanggungan, terimakasih atas gelak tawa dan solidaritas yang luar biasa sehingga membuat hari-hari semasa kuliah lebih berarti. semoga tak ada lagi duka nestapa di dada tapi suka dan bahagia juga tawa dan canda</w:t>
      </w:r>
    </w:p>
    <w:p w14:paraId="0FDCF0CF" w14:textId="77777777" w:rsidR="00B47A94" w:rsidRPr="00CB056F" w:rsidRDefault="00B47A94" w:rsidP="00B47A94">
      <w:pPr>
        <w:spacing w:after="0" w:line="259" w:lineRule="auto"/>
        <w:ind w:firstLine="0"/>
        <w:jc w:val="center"/>
        <w:divId w:val="132019385"/>
        <w:rPr>
          <w:rFonts w:cs="Times New Roman"/>
          <w:b/>
          <w:i/>
          <w:color w:val="FFFFFF" w:themeColor="background1"/>
        </w:rPr>
      </w:pPr>
      <w:r w:rsidRPr="00CB056F">
        <w:rPr>
          <w:rFonts w:cs="Times New Roman"/>
          <w:b/>
          <w:i/>
          <w:color w:val="FFFFFF" w:themeColor="background1"/>
        </w:rPr>
        <w:t>“</w:t>
      </w:r>
      <w:r w:rsidRPr="00CB056F">
        <w:rPr>
          <w:rFonts w:ascii="RomanC" w:hAnsi="RomanC" w:cs="RomanC"/>
          <w:b/>
          <w:i/>
          <w:color w:val="FFFFFF" w:themeColor="background1"/>
        </w:rPr>
        <w:t xml:space="preserve">Aku akan berjalan bersama mereka yang berjalan karena aku tidak akan berdiri diam </w:t>
      </w:r>
      <w:r w:rsidRPr="00CB056F">
        <w:rPr>
          <w:rFonts w:ascii="RomanC" w:hAnsi="RomanC" w:cs="RomanC"/>
          <w:b/>
          <w:i/>
          <w:color w:val="FFFFFF" w:themeColor="background1"/>
        </w:rPr>
        <w:lastRenderedPageBreak/>
        <w:t>sebagai penonton yang menyaksikan perarakan berlalu.</w:t>
      </w:r>
      <w:r w:rsidRPr="00CB056F">
        <w:rPr>
          <w:rFonts w:cs="Times New Roman"/>
          <w:b/>
          <w:i/>
          <w:color w:val="FFFFFF" w:themeColor="background1"/>
        </w:rPr>
        <w:t>”</w:t>
      </w:r>
    </w:p>
    <w:p w14:paraId="2A0F01B4" w14:textId="77777777" w:rsidR="00B47A94" w:rsidRPr="00CB056F" w:rsidRDefault="00B47A94" w:rsidP="00B47A94">
      <w:pPr>
        <w:spacing w:after="0" w:line="259" w:lineRule="auto"/>
        <w:ind w:firstLine="0"/>
        <w:jc w:val="center"/>
        <w:divId w:val="132019385"/>
        <w:rPr>
          <w:rFonts w:ascii="RomanC" w:hAnsi="RomanC" w:cs="RomanC"/>
          <w:b/>
          <w:i/>
          <w:color w:val="FFFFFF" w:themeColor="background1"/>
        </w:rPr>
      </w:pPr>
      <w:r w:rsidRPr="00CB056F">
        <w:rPr>
          <w:rFonts w:cs="Times New Roman"/>
          <w:b/>
          <w:i/>
          <w:color w:val="FFFFFF" w:themeColor="background1"/>
        </w:rPr>
        <w:t>–</w:t>
      </w:r>
      <w:r w:rsidRPr="00CB056F">
        <w:rPr>
          <w:rFonts w:ascii="RomanC" w:hAnsi="RomanC" w:cs="RomanC"/>
          <w:b/>
          <w:i/>
          <w:color w:val="FFFFFF" w:themeColor="background1"/>
        </w:rPr>
        <w:t>Khalil Gibran</w:t>
      </w:r>
      <w:r w:rsidRPr="00CB056F">
        <w:rPr>
          <w:rFonts w:cs="Times New Roman"/>
          <w:b/>
          <w:i/>
          <w:color w:val="FFFFFF" w:themeColor="background1"/>
        </w:rPr>
        <w:t>–</w:t>
      </w:r>
    </w:p>
    <w:p w14:paraId="1CC11B54" w14:textId="77777777" w:rsidR="00B47A94" w:rsidRPr="00CB056F" w:rsidRDefault="00B47A94" w:rsidP="00B47A94">
      <w:pPr>
        <w:spacing w:after="160" w:line="259" w:lineRule="auto"/>
        <w:ind w:firstLine="0"/>
        <w:jc w:val="left"/>
        <w:divId w:val="132019385"/>
        <w:rPr>
          <w:color w:val="FFFFFF" w:themeColor="background1"/>
        </w:rPr>
      </w:pPr>
      <w:r w:rsidRPr="00CB056F">
        <w:rPr>
          <w:color w:val="FFFFFF" w:themeColor="background1"/>
        </w:rPr>
        <w:br w:type="page"/>
      </w:r>
    </w:p>
    <w:p w14:paraId="37421D30" w14:textId="77777777" w:rsidR="00B47A94" w:rsidRPr="00CB056F" w:rsidRDefault="00B47A94" w:rsidP="00B47A94">
      <w:pPr>
        <w:pStyle w:val="Heading1"/>
        <w:divId w:val="132019385"/>
        <w:rPr>
          <w:color w:val="FFFFFF" w:themeColor="background1"/>
        </w:rPr>
      </w:pPr>
      <w:bookmarkStart w:id="6" w:name="_Toc199165332"/>
      <w:bookmarkStart w:id="7" w:name="_Toc199165379"/>
      <w:bookmarkStart w:id="8" w:name="_Toc199165519"/>
      <w:bookmarkStart w:id="9" w:name="_Toc199165800"/>
      <w:bookmarkStart w:id="10" w:name="_Toc221052170"/>
      <w:bookmarkStart w:id="11" w:name="_Toc221618456"/>
      <w:bookmarkStart w:id="12" w:name="_Toc240583031"/>
      <w:r w:rsidRPr="00CB056F">
        <w:rPr>
          <w:color w:val="FFFFFF" w:themeColor="background1"/>
        </w:rPr>
        <w:lastRenderedPageBreak/>
        <w:t>HALAMAN PERNYATAAN</w:t>
      </w:r>
      <w:bookmarkEnd w:id="6"/>
      <w:bookmarkEnd w:id="7"/>
      <w:bookmarkEnd w:id="8"/>
      <w:bookmarkEnd w:id="9"/>
      <w:bookmarkEnd w:id="10"/>
      <w:bookmarkEnd w:id="11"/>
      <w:bookmarkEnd w:id="12"/>
    </w:p>
    <w:p w14:paraId="7E6692B3" w14:textId="77777777" w:rsidR="00B47A94" w:rsidRPr="00CB056F" w:rsidRDefault="00B47A94" w:rsidP="00B47A94">
      <w:pPr>
        <w:divId w:val="132019385"/>
        <w:rPr>
          <w:color w:val="FFFFFF" w:themeColor="background1"/>
        </w:rPr>
      </w:pPr>
    </w:p>
    <w:p w14:paraId="4016DC2E" w14:textId="77777777" w:rsidR="00B47A94" w:rsidRPr="00CB056F" w:rsidRDefault="00B47A94" w:rsidP="00B47A94">
      <w:pPr>
        <w:ind w:firstLine="720"/>
        <w:divId w:val="132019385"/>
        <w:rPr>
          <w:color w:val="FFFFFF" w:themeColor="background1"/>
          <w:szCs w:val="24"/>
          <w:rPrChange w:id="13" w:author="razi faisal" w:date="2026-07-19T15:00:00Z" w16du:dateUtc="2026-07-19T08:00:00Z">
            <w:rPr>
              <w:color w:val="FFFFFF" w:themeColor="background1"/>
              <w:szCs w:val="24"/>
              <w:lang w:val="sv-SE"/>
            </w:rPr>
          </w:rPrChange>
        </w:rPr>
      </w:pPr>
      <w:r w:rsidRPr="00CB056F">
        <w:rPr>
          <w:color w:val="FFFFFF" w:themeColor="background1"/>
          <w:szCs w:val="24"/>
          <w:rPrChange w:id="14" w:author="razi faisal" w:date="2026-07-19T15:00:00Z" w16du:dateUtc="2026-07-19T08:00:00Z">
            <w:rPr>
              <w:color w:val="FFFFFF" w:themeColor="background1"/>
              <w:szCs w:val="24"/>
              <w:lang w:val="sv-SE"/>
            </w:rPr>
          </w:rPrChange>
        </w:rPr>
        <w:t>Yang bertanda tangan di bawah ini:</w:t>
      </w:r>
    </w:p>
    <w:p w14:paraId="4809B3FE" w14:textId="77777777" w:rsidR="00B47A94" w:rsidRPr="00CB056F" w:rsidRDefault="00B47A94" w:rsidP="00B47A94">
      <w:pPr>
        <w:divId w:val="132019385"/>
        <w:rPr>
          <w:color w:val="FFFFFF" w:themeColor="background1"/>
          <w:szCs w:val="24"/>
        </w:rPr>
      </w:pPr>
      <w:r w:rsidRPr="00CB056F">
        <w:rPr>
          <w:color w:val="FFFFFF" w:themeColor="background1"/>
          <w:szCs w:val="24"/>
          <w:rPrChange w:id="15" w:author="razi faisal" w:date="2026-07-19T15:00:00Z" w16du:dateUtc="2026-07-19T08:00:00Z">
            <w:rPr>
              <w:color w:val="FFFFFF" w:themeColor="background1"/>
              <w:szCs w:val="24"/>
              <w:lang w:val="fi-FI"/>
            </w:rPr>
          </w:rPrChange>
        </w:rPr>
        <w:t xml:space="preserve">Nama </w:t>
      </w:r>
      <w:r w:rsidRPr="00CB056F">
        <w:rPr>
          <w:color w:val="FFFFFF" w:themeColor="background1"/>
          <w:szCs w:val="24"/>
          <w:rPrChange w:id="16" w:author="razi faisal" w:date="2026-07-19T15:00:00Z" w16du:dateUtc="2026-07-19T08:00:00Z">
            <w:rPr>
              <w:color w:val="FFFFFF" w:themeColor="background1"/>
              <w:szCs w:val="24"/>
              <w:lang w:val="fi-FI"/>
            </w:rPr>
          </w:rPrChange>
        </w:rPr>
        <w:tab/>
      </w:r>
      <w:r w:rsidRPr="00CB056F">
        <w:rPr>
          <w:color w:val="FFFFFF" w:themeColor="background1"/>
          <w:szCs w:val="24"/>
          <w:rPrChange w:id="17" w:author="razi faisal" w:date="2026-07-19T15:00:00Z" w16du:dateUtc="2026-07-19T08:00:00Z">
            <w:rPr>
              <w:color w:val="FFFFFF" w:themeColor="background1"/>
              <w:szCs w:val="24"/>
              <w:lang w:val="fi-FI"/>
            </w:rPr>
          </w:rPrChange>
        </w:rPr>
        <w:tab/>
        <w:t xml:space="preserve">: </w:t>
      </w:r>
      <w:r w:rsidRPr="00CB056F">
        <w:rPr>
          <w:color w:val="FFFFFF" w:themeColor="background1"/>
          <w:szCs w:val="24"/>
        </w:rPr>
        <w:t>Razi Faisal</w:t>
      </w:r>
    </w:p>
    <w:p w14:paraId="374AE49A" w14:textId="77777777" w:rsidR="00B47A94" w:rsidRPr="00CB056F" w:rsidRDefault="00B47A94" w:rsidP="00B47A94">
      <w:pPr>
        <w:divId w:val="132019385"/>
        <w:rPr>
          <w:color w:val="FFFFFF" w:themeColor="background1"/>
          <w:szCs w:val="24"/>
        </w:rPr>
      </w:pPr>
      <w:r w:rsidRPr="00CB056F">
        <w:rPr>
          <w:color w:val="FFFFFF" w:themeColor="background1"/>
          <w:szCs w:val="24"/>
          <w:rPrChange w:id="18" w:author="razi faisal" w:date="2026-07-19T15:00:00Z" w16du:dateUtc="2026-07-19T08:00:00Z">
            <w:rPr>
              <w:color w:val="FFFFFF" w:themeColor="background1"/>
              <w:szCs w:val="24"/>
              <w:lang w:val="fi-FI"/>
            </w:rPr>
          </w:rPrChange>
        </w:rPr>
        <w:t>NIM</w:t>
      </w:r>
      <w:r w:rsidRPr="00CB056F">
        <w:rPr>
          <w:color w:val="FFFFFF" w:themeColor="background1"/>
          <w:szCs w:val="24"/>
          <w:rPrChange w:id="19" w:author="razi faisal" w:date="2026-07-19T15:00:00Z" w16du:dateUtc="2026-07-19T08:00:00Z">
            <w:rPr>
              <w:color w:val="FFFFFF" w:themeColor="background1"/>
              <w:szCs w:val="24"/>
              <w:lang w:val="fi-FI"/>
            </w:rPr>
          </w:rPrChange>
        </w:rPr>
        <w:tab/>
      </w:r>
      <w:r w:rsidRPr="00CB056F">
        <w:rPr>
          <w:color w:val="FFFFFF" w:themeColor="background1"/>
          <w:szCs w:val="24"/>
          <w:rPrChange w:id="20" w:author="razi faisal" w:date="2026-07-19T15:00:00Z" w16du:dateUtc="2026-07-19T08:00:00Z">
            <w:rPr>
              <w:color w:val="FFFFFF" w:themeColor="background1"/>
              <w:szCs w:val="24"/>
              <w:lang w:val="fi-FI"/>
            </w:rPr>
          </w:rPrChange>
        </w:rPr>
        <w:tab/>
        <w:t>: D</w:t>
      </w:r>
      <w:r w:rsidRPr="00CB056F">
        <w:rPr>
          <w:color w:val="FFFFFF" w:themeColor="background1"/>
          <w:szCs w:val="24"/>
        </w:rPr>
        <w:t>11109028</w:t>
      </w:r>
    </w:p>
    <w:p w14:paraId="4F30ACCE" w14:textId="77777777" w:rsidR="00B47A94" w:rsidRPr="00CB056F" w:rsidRDefault="00B47A94" w:rsidP="00B47A94">
      <w:pPr>
        <w:divId w:val="132019385"/>
        <w:rPr>
          <w:color w:val="FFFFFF" w:themeColor="background1"/>
          <w:szCs w:val="24"/>
          <w:rPrChange w:id="21" w:author="razi faisal" w:date="2026-07-19T15:00:00Z" w16du:dateUtc="2026-07-19T08:00:00Z">
            <w:rPr>
              <w:color w:val="FFFFFF" w:themeColor="background1"/>
              <w:szCs w:val="24"/>
              <w:lang w:val="fi-FI"/>
            </w:rPr>
          </w:rPrChange>
        </w:rPr>
      </w:pPr>
      <w:r w:rsidRPr="00CB056F">
        <w:rPr>
          <w:color w:val="FFFFFF" w:themeColor="background1"/>
          <w:szCs w:val="24"/>
          <w:rPrChange w:id="22" w:author="razi faisal" w:date="2026-07-19T15:00:00Z" w16du:dateUtc="2026-07-19T08:00:00Z">
            <w:rPr>
              <w:color w:val="FFFFFF" w:themeColor="background1"/>
              <w:szCs w:val="24"/>
              <w:lang w:val="fi-FI"/>
            </w:rPr>
          </w:rPrChange>
        </w:rPr>
        <w:t>menyatakan bahwa dalam skripsi yang berjudul “Perhitungan Struktur Jembatan Lengkung Rangka Baja Dua Tumpuan Bentang 120 Meter” tidak terdapat karya yang pernah diajukan untuk memperoleh gelar sarjana di suatu perguruan tinggi manapun. Sepanjang pengetahuan Saya, tidak terdapat karya atau pendapat yang pernah ditulis atau diterbitkan oleh orang lain, kecuali yang secara tertulis diacu dalam naskah ini dan disebutkan dalam Daftar Pustaka.</w:t>
      </w:r>
    </w:p>
    <w:p w14:paraId="196231E8" w14:textId="77777777" w:rsidR="00B47A94" w:rsidRPr="00CB056F" w:rsidRDefault="00B47A94" w:rsidP="00B47A94">
      <w:pPr>
        <w:spacing w:before="120"/>
        <w:ind w:firstLine="720"/>
        <w:divId w:val="132019385"/>
        <w:rPr>
          <w:color w:val="FFFFFF" w:themeColor="background1"/>
          <w:szCs w:val="24"/>
          <w:rPrChange w:id="23" w:author="razi faisal" w:date="2026-07-19T15:00:00Z" w16du:dateUtc="2026-07-19T08:00:00Z">
            <w:rPr>
              <w:color w:val="FFFFFF" w:themeColor="background1"/>
              <w:szCs w:val="24"/>
              <w:lang w:val="sv-SE"/>
            </w:rPr>
          </w:rPrChange>
        </w:rPr>
      </w:pPr>
      <w:r w:rsidRPr="00CB056F">
        <w:rPr>
          <w:color w:val="FFFFFF" w:themeColor="background1"/>
          <w:szCs w:val="24"/>
          <w:rPrChange w:id="24" w:author="razi faisal" w:date="2026-07-19T15:00:00Z" w16du:dateUtc="2026-07-19T08:00:00Z">
            <w:rPr>
              <w:color w:val="FFFFFF" w:themeColor="background1"/>
              <w:szCs w:val="24"/>
              <w:lang w:val="sv-SE"/>
            </w:rPr>
          </w:rPrChange>
        </w:rPr>
        <w:t>Demikian pernyataan ini dibuat dengan sebenar-benarnya. Saya sanggup menerima konsekuensi akademis dan hukum di kemudian hari apabila pernyataan yang dibuat ini tidak benar.</w:t>
      </w:r>
    </w:p>
    <w:p w14:paraId="6721474D" w14:textId="77777777" w:rsidR="00B47A94" w:rsidRPr="00CB056F" w:rsidRDefault="00B47A94" w:rsidP="00B47A94">
      <w:pPr>
        <w:divId w:val="132019385"/>
        <w:rPr>
          <w:color w:val="FFFFFF" w:themeColor="background1"/>
          <w:szCs w:val="24"/>
          <w:rPrChange w:id="25" w:author="razi faisal" w:date="2026-07-19T15:00:00Z" w16du:dateUtc="2026-07-19T08:00:00Z">
            <w:rPr>
              <w:color w:val="FFFFFF" w:themeColor="background1"/>
              <w:szCs w:val="24"/>
              <w:lang w:val="sv-SE"/>
            </w:rPr>
          </w:rPrChange>
        </w:rPr>
      </w:pPr>
    </w:p>
    <w:p w14:paraId="02B953C1" w14:textId="77777777" w:rsidR="00B47A94" w:rsidRPr="00CB056F" w:rsidRDefault="00B47A94" w:rsidP="00B47A94">
      <w:pPr>
        <w:divId w:val="132019385"/>
        <w:rPr>
          <w:color w:val="FFFFFF" w:themeColor="background1"/>
          <w:szCs w:val="24"/>
          <w:rPrChange w:id="26" w:author="razi faisal" w:date="2026-07-19T15:00:00Z" w16du:dateUtc="2026-07-19T08:00:00Z">
            <w:rPr>
              <w:color w:val="FFFFFF" w:themeColor="background1"/>
              <w:szCs w:val="24"/>
              <w:lang w:val="sv-SE"/>
            </w:rPr>
          </w:rPrChange>
        </w:rPr>
      </w:pPr>
    </w:p>
    <w:p w14:paraId="1ACED37B" w14:textId="77777777" w:rsidR="00B47A94" w:rsidRPr="00CB056F" w:rsidRDefault="00B47A94" w:rsidP="00B47A94">
      <w:pPr>
        <w:ind w:left="4820" w:firstLine="0"/>
        <w:divId w:val="132019385"/>
        <w:rPr>
          <w:color w:val="FFFFFF" w:themeColor="background1"/>
          <w:szCs w:val="24"/>
          <w:rPrChange w:id="27" w:author="razi faisal" w:date="2026-07-19T15:00:00Z" w16du:dateUtc="2026-07-19T08:00:00Z">
            <w:rPr>
              <w:color w:val="FFFFFF" w:themeColor="background1"/>
              <w:szCs w:val="24"/>
              <w:lang w:val="en-US"/>
            </w:rPr>
          </w:rPrChange>
        </w:rPr>
      </w:pPr>
      <w:r w:rsidRPr="00CB056F">
        <w:rPr>
          <w:color w:val="FFFFFF" w:themeColor="background1"/>
          <w:szCs w:val="24"/>
        </w:rPr>
        <w:t>Pontianak, 04 April 2014</w:t>
      </w:r>
    </w:p>
    <w:p w14:paraId="0B93CA4A" w14:textId="77777777" w:rsidR="00B47A94" w:rsidRPr="00CB056F" w:rsidRDefault="00B47A94" w:rsidP="00B47A94">
      <w:pPr>
        <w:ind w:left="4820"/>
        <w:divId w:val="132019385"/>
        <w:rPr>
          <w:color w:val="FFFFFF" w:themeColor="background1"/>
          <w:szCs w:val="24"/>
        </w:rPr>
      </w:pPr>
    </w:p>
    <w:p w14:paraId="3FC430A1" w14:textId="77777777" w:rsidR="00B47A94" w:rsidRPr="00CB056F" w:rsidRDefault="00B47A94" w:rsidP="00B47A94">
      <w:pPr>
        <w:ind w:left="4820"/>
        <w:divId w:val="132019385"/>
        <w:rPr>
          <w:color w:val="FFFFFF" w:themeColor="background1"/>
          <w:szCs w:val="24"/>
        </w:rPr>
      </w:pPr>
    </w:p>
    <w:p w14:paraId="648A6FB8" w14:textId="77777777" w:rsidR="00B47A94" w:rsidRPr="00CB056F" w:rsidRDefault="00B47A94" w:rsidP="00B47A94">
      <w:pPr>
        <w:ind w:left="4820"/>
        <w:divId w:val="132019385"/>
        <w:rPr>
          <w:color w:val="FFFFFF" w:themeColor="background1"/>
          <w:szCs w:val="24"/>
        </w:rPr>
      </w:pPr>
    </w:p>
    <w:p w14:paraId="2DECE0E1" w14:textId="77777777" w:rsidR="00B47A94" w:rsidRPr="00CB056F" w:rsidRDefault="00B47A94" w:rsidP="00B47A94">
      <w:pPr>
        <w:spacing w:after="0" w:line="240" w:lineRule="auto"/>
        <w:ind w:left="4253" w:firstLine="850"/>
        <w:divId w:val="132019385"/>
        <w:rPr>
          <w:color w:val="FFFFFF" w:themeColor="background1"/>
          <w:szCs w:val="24"/>
          <w:u w:val="single"/>
        </w:rPr>
      </w:pPr>
      <w:r w:rsidRPr="00CB056F">
        <w:rPr>
          <w:color w:val="FFFFFF" w:themeColor="background1"/>
          <w:szCs w:val="24"/>
          <w:u w:val="single"/>
        </w:rPr>
        <w:t xml:space="preserve">    Razi Faisal      .</w:t>
      </w:r>
    </w:p>
    <w:p w14:paraId="737BD4F4" w14:textId="77777777" w:rsidR="00B47A94" w:rsidRPr="00CB056F" w:rsidRDefault="00B47A94" w:rsidP="00B47A94">
      <w:pPr>
        <w:spacing w:after="0" w:line="240" w:lineRule="auto"/>
        <w:ind w:left="4820" w:firstLine="283"/>
        <w:divId w:val="132019385"/>
        <w:rPr>
          <w:color w:val="FFFFFF" w:themeColor="background1"/>
          <w:szCs w:val="24"/>
        </w:rPr>
      </w:pPr>
      <w:r w:rsidRPr="00CB056F">
        <w:rPr>
          <w:color w:val="FFFFFF" w:themeColor="background1"/>
          <w:szCs w:val="24"/>
        </w:rPr>
        <w:t>NIM D11109028</w:t>
      </w:r>
    </w:p>
    <w:p w14:paraId="70A57DD6" w14:textId="77777777" w:rsidR="00B47A94" w:rsidRPr="00CB056F" w:rsidRDefault="00B47A94" w:rsidP="00B47A94">
      <w:pPr>
        <w:spacing w:after="0" w:line="259" w:lineRule="auto"/>
        <w:ind w:firstLine="0"/>
        <w:jc w:val="left"/>
        <w:divId w:val="132019385"/>
        <w:rPr>
          <w:color w:val="FFFFFF" w:themeColor="background1"/>
        </w:rPr>
        <w:sectPr w:rsidR="00B47A94" w:rsidRPr="00CB056F" w:rsidSect="0058609F">
          <w:pgSz w:w="11907" w:h="16839" w:code="9"/>
          <w:pgMar w:top="1701" w:right="1701" w:bottom="1701" w:left="2268" w:header="720" w:footer="720" w:gutter="0"/>
          <w:pgNumType w:fmt="lowerRoman" w:start="1"/>
          <w:cols w:space="720"/>
          <w:docGrid w:linePitch="360"/>
        </w:sectPr>
      </w:pPr>
    </w:p>
    <w:p w14:paraId="17D97BD9" w14:textId="77777777" w:rsidR="00B47A94" w:rsidRPr="00CB056F" w:rsidRDefault="00B47A94" w:rsidP="00B47A94">
      <w:pPr>
        <w:spacing w:after="0"/>
        <w:divId w:val="132019385"/>
        <w:rPr>
          <w:color w:val="FFFFFF" w:themeColor="background1"/>
          <w:sz w:val="10"/>
        </w:rPr>
      </w:pPr>
    </w:p>
    <w:p w14:paraId="0D70E61D" w14:textId="77777777" w:rsidR="00B47A94" w:rsidRPr="00CB056F" w:rsidRDefault="00B47A94" w:rsidP="00B47A94">
      <w:pPr>
        <w:pStyle w:val="Heading1"/>
        <w:spacing w:before="0"/>
        <w:divId w:val="132019385"/>
        <w:rPr>
          <w:color w:val="FFFFFF" w:themeColor="background1"/>
        </w:rPr>
      </w:pPr>
      <w:bookmarkStart w:id="28" w:name="_Toc199165333"/>
      <w:bookmarkStart w:id="29" w:name="_Toc199165380"/>
      <w:bookmarkStart w:id="30" w:name="_Toc199165520"/>
      <w:bookmarkStart w:id="31" w:name="_Toc199165801"/>
      <w:bookmarkStart w:id="32" w:name="_Toc221052171"/>
      <w:bookmarkStart w:id="33" w:name="_Toc221618457"/>
      <w:bookmarkStart w:id="34" w:name="_Toc240583032"/>
      <w:r w:rsidRPr="00CB056F">
        <w:rPr>
          <w:color w:val="FFFFFF" w:themeColor="background1"/>
        </w:rPr>
        <w:t>HALAMAN PENGESAHAN</w:t>
      </w:r>
      <w:bookmarkEnd w:id="28"/>
      <w:bookmarkEnd w:id="29"/>
      <w:bookmarkEnd w:id="30"/>
      <w:bookmarkEnd w:id="31"/>
      <w:bookmarkEnd w:id="32"/>
      <w:bookmarkEnd w:id="33"/>
      <w:bookmarkEnd w:id="34"/>
    </w:p>
    <w:p w14:paraId="3F389571" w14:textId="77777777" w:rsidR="00B47A94" w:rsidRPr="00CB056F" w:rsidRDefault="00B47A94" w:rsidP="00B47A94">
      <w:pPr>
        <w:spacing w:after="0" w:line="240" w:lineRule="auto"/>
        <w:ind w:firstLine="0"/>
        <w:jc w:val="center"/>
        <w:divId w:val="132019385"/>
        <w:rPr>
          <w:caps/>
          <w:color w:val="FFFFFF" w:themeColor="background1"/>
          <w:szCs w:val="24"/>
        </w:rPr>
      </w:pPr>
      <w:r w:rsidRPr="00CB056F">
        <w:rPr>
          <w:caps/>
          <w:color w:val="FFFFFF" w:themeColor="background1"/>
          <w:szCs w:val="24"/>
          <w:rPrChange w:id="35" w:author="razi faisal" w:date="2026-07-19T15:00:00Z" w16du:dateUtc="2026-07-19T08:00:00Z">
            <w:rPr>
              <w:caps/>
              <w:color w:val="FFFFFF" w:themeColor="background1"/>
              <w:szCs w:val="24"/>
              <w:lang w:val="fi-FI"/>
            </w:rPr>
          </w:rPrChange>
        </w:rPr>
        <w:t>Perhitungan Struktur Jembatan Lengkung Rangka Baja Dua Tumpuan Bentang 120 Meter</w:t>
      </w:r>
    </w:p>
    <w:p w14:paraId="78C9DEA6" w14:textId="77777777" w:rsidR="00B47A94" w:rsidRPr="00CB056F" w:rsidRDefault="00B47A94" w:rsidP="00B47A94">
      <w:pPr>
        <w:spacing w:after="0" w:line="240" w:lineRule="auto"/>
        <w:ind w:firstLine="0"/>
        <w:jc w:val="center"/>
        <w:divId w:val="132019385"/>
        <w:rPr>
          <w:color w:val="FFFFFF" w:themeColor="background1"/>
          <w:szCs w:val="24"/>
        </w:rPr>
      </w:pPr>
    </w:p>
    <w:p w14:paraId="736F74E5" w14:textId="77777777" w:rsidR="00B47A94" w:rsidRPr="00CB056F" w:rsidRDefault="00B47A94" w:rsidP="00B47A94">
      <w:pPr>
        <w:spacing w:after="0" w:line="240" w:lineRule="auto"/>
        <w:ind w:firstLine="0"/>
        <w:jc w:val="center"/>
        <w:divId w:val="132019385"/>
        <w:rPr>
          <w:color w:val="FFFFFF" w:themeColor="background1"/>
          <w:szCs w:val="24"/>
        </w:rPr>
      </w:pPr>
      <w:r w:rsidRPr="00CB056F">
        <w:rPr>
          <w:color w:val="FFFFFF" w:themeColor="background1"/>
          <w:szCs w:val="24"/>
        </w:rPr>
        <w:t>Program Studi Teknik Sipil</w:t>
      </w:r>
    </w:p>
    <w:p w14:paraId="15E4794B" w14:textId="77777777" w:rsidR="00B47A94" w:rsidRPr="00CB056F" w:rsidRDefault="00B47A94" w:rsidP="00B47A94">
      <w:pPr>
        <w:spacing w:after="0" w:line="240" w:lineRule="auto"/>
        <w:ind w:firstLine="0"/>
        <w:jc w:val="center"/>
        <w:divId w:val="132019385"/>
        <w:rPr>
          <w:color w:val="FFFFFF" w:themeColor="background1"/>
          <w:szCs w:val="24"/>
        </w:rPr>
      </w:pPr>
      <w:r w:rsidRPr="00CB056F">
        <w:rPr>
          <w:color w:val="FFFFFF" w:themeColor="background1"/>
          <w:szCs w:val="24"/>
        </w:rPr>
        <w:t>Jurusan Teknik Sipil</w:t>
      </w:r>
    </w:p>
    <w:p w14:paraId="790DEEB6" w14:textId="77777777" w:rsidR="00B47A94" w:rsidRPr="00CB056F" w:rsidRDefault="00B47A94" w:rsidP="00B47A94">
      <w:pPr>
        <w:spacing w:after="0" w:line="240" w:lineRule="auto"/>
        <w:ind w:firstLine="0"/>
        <w:jc w:val="center"/>
        <w:divId w:val="132019385"/>
        <w:rPr>
          <w:color w:val="FFFFFF" w:themeColor="background1"/>
          <w:szCs w:val="24"/>
        </w:rPr>
      </w:pPr>
    </w:p>
    <w:p w14:paraId="268BAC5D" w14:textId="77777777" w:rsidR="00B47A94" w:rsidRPr="00CB056F" w:rsidRDefault="00B47A94" w:rsidP="00B47A94">
      <w:pPr>
        <w:spacing w:after="0" w:line="240" w:lineRule="auto"/>
        <w:ind w:firstLine="0"/>
        <w:jc w:val="center"/>
        <w:divId w:val="132019385"/>
        <w:rPr>
          <w:color w:val="FFFFFF" w:themeColor="background1"/>
          <w:szCs w:val="24"/>
        </w:rPr>
      </w:pPr>
      <w:r w:rsidRPr="00CB056F">
        <w:rPr>
          <w:color w:val="FFFFFF" w:themeColor="background1"/>
          <w:szCs w:val="24"/>
        </w:rPr>
        <w:t>Oleh:</w:t>
      </w:r>
    </w:p>
    <w:p w14:paraId="57602328" w14:textId="77777777" w:rsidR="00B47A94" w:rsidRPr="00CB056F" w:rsidRDefault="00B47A94" w:rsidP="00B47A94">
      <w:pPr>
        <w:spacing w:after="0" w:line="240" w:lineRule="auto"/>
        <w:ind w:firstLine="0"/>
        <w:jc w:val="center"/>
        <w:divId w:val="132019385"/>
        <w:rPr>
          <w:caps/>
          <w:color w:val="FFFFFF" w:themeColor="background1"/>
          <w:szCs w:val="24"/>
          <w:rPrChange w:id="36" w:author="razi faisal" w:date="2026-07-19T15:00:00Z" w16du:dateUtc="2026-07-19T08:00:00Z">
            <w:rPr>
              <w:caps/>
              <w:color w:val="FFFFFF" w:themeColor="background1"/>
              <w:szCs w:val="24"/>
              <w:lang w:val="fi-FI"/>
            </w:rPr>
          </w:rPrChange>
        </w:rPr>
      </w:pPr>
      <w:r w:rsidRPr="00CB056F">
        <w:rPr>
          <w:color w:val="FFFFFF" w:themeColor="background1"/>
          <w:szCs w:val="24"/>
        </w:rPr>
        <w:t>Razi Faisal</w:t>
      </w:r>
    </w:p>
    <w:p w14:paraId="1E31984A" w14:textId="77777777" w:rsidR="00B47A94" w:rsidRPr="00CB056F" w:rsidRDefault="00B47A94" w:rsidP="00B47A94">
      <w:pPr>
        <w:spacing w:after="0" w:line="240" w:lineRule="auto"/>
        <w:ind w:firstLine="0"/>
        <w:jc w:val="center"/>
        <w:divId w:val="132019385"/>
        <w:rPr>
          <w:caps/>
          <w:color w:val="FFFFFF" w:themeColor="background1"/>
          <w:szCs w:val="24"/>
          <w:rPrChange w:id="37" w:author="razi faisal" w:date="2026-07-19T15:00:00Z" w16du:dateUtc="2026-07-19T08:00:00Z">
            <w:rPr>
              <w:caps/>
              <w:color w:val="FFFFFF" w:themeColor="background1"/>
              <w:szCs w:val="24"/>
              <w:lang w:val="fi-FI"/>
            </w:rPr>
          </w:rPrChange>
        </w:rPr>
      </w:pPr>
      <w:r w:rsidRPr="00CB056F">
        <w:rPr>
          <w:caps/>
          <w:color w:val="FFFFFF" w:themeColor="background1"/>
          <w:szCs w:val="24"/>
          <w:rPrChange w:id="38" w:author="razi faisal" w:date="2026-07-19T15:00:00Z" w16du:dateUtc="2026-07-19T08:00:00Z">
            <w:rPr>
              <w:caps/>
              <w:color w:val="FFFFFF" w:themeColor="background1"/>
              <w:szCs w:val="24"/>
              <w:lang w:val="fi-FI"/>
            </w:rPr>
          </w:rPrChange>
        </w:rPr>
        <w:t>NIM D11109028</w:t>
      </w:r>
    </w:p>
    <w:p w14:paraId="6FAC11CB" w14:textId="77777777" w:rsidR="00B47A94" w:rsidRPr="00CB056F" w:rsidRDefault="00B47A94" w:rsidP="00B47A94">
      <w:pPr>
        <w:spacing w:after="0" w:line="240" w:lineRule="auto"/>
        <w:ind w:firstLine="0"/>
        <w:jc w:val="center"/>
        <w:divId w:val="132019385"/>
        <w:rPr>
          <w:caps/>
          <w:color w:val="FFFFFF" w:themeColor="background1"/>
          <w:szCs w:val="24"/>
          <w:rPrChange w:id="39" w:author="razi faisal" w:date="2026-07-19T15:00:00Z" w16du:dateUtc="2026-07-19T08:00:00Z">
            <w:rPr>
              <w:caps/>
              <w:color w:val="FFFFFF" w:themeColor="background1"/>
              <w:szCs w:val="24"/>
              <w:lang w:val="fi-FI"/>
            </w:rPr>
          </w:rPrChange>
        </w:rPr>
      </w:pPr>
    </w:p>
    <w:p w14:paraId="37337A74" w14:textId="77777777" w:rsidR="00B47A94" w:rsidRPr="00CB056F" w:rsidRDefault="00B47A94" w:rsidP="00B47A94">
      <w:pPr>
        <w:spacing w:after="0" w:line="240" w:lineRule="auto"/>
        <w:ind w:firstLine="0"/>
        <w:jc w:val="center"/>
        <w:divId w:val="132019385"/>
        <w:rPr>
          <w:color w:val="FFFFFF" w:themeColor="background1"/>
          <w:szCs w:val="24"/>
        </w:rPr>
      </w:pPr>
      <w:r w:rsidRPr="00CB056F">
        <w:rPr>
          <w:color w:val="FFFFFF" w:themeColor="background1"/>
          <w:szCs w:val="24"/>
        </w:rPr>
        <w:t>Telah dipertahankan di depan Penguji Skripsi pada tanggal 04 April 2014</w:t>
      </w:r>
      <w:r w:rsidRPr="00CB056F">
        <w:rPr>
          <w:color w:val="FFFFFF" w:themeColor="background1"/>
          <w:szCs w:val="24"/>
        </w:rPr>
        <w:br/>
        <w:t>dan diterima sebagai salah satu persyaratan untuk memperoleh gelar sarjana.</w:t>
      </w:r>
    </w:p>
    <w:p w14:paraId="4CED8896" w14:textId="77777777" w:rsidR="00B47A94" w:rsidRPr="00CB056F" w:rsidRDefault="00B47A94" w:rsidP="00B47A94">
      <w:pPr>
        <w:spacing w:after="0" w:line="240" w:lineRule="auto"/>
        <w:ind w:firstLine="0"/>
        <w:jc w:val="center"/>
        <w:divId w:val="132019385"/>
        <w:rPr>
          <w:color w:val="FFFFFF" w:themeColor="background1"/>
          <w:szCs w:val="24"/>
        </w:rPr>
      </w:pPr>
    </w:p>
    <w:p w14:paraId="4F9DB12B" w14:textId="77777777" w:rsidR="00B47A94" w:rsidRPr="00CB056F" w:rsidRDefault="00B47A94" w:rsidP="00B47A94">
      <w:pPr>
        <w:spacing w:after="0" w:line="240" w:lineRule="auto"/>
        <w:ind w:firstLine="0"/>
        <w:jc w:val="center"/>
        <w:divId w:val="132019385"/>
        <w:rPr>
          <w:color w:val="FFFFFF" w:themeColor="background1"/>
          <w:szCs w:val="24"/>
          <w:rPrChange w:id="40" w:author="razi faisal" w:date="2026-07-19T15:00:00Z" w16du:dateUtc="2026-07-19T08:00:00Z">
            <w:rPr>
              <w:color w:val="FFFFFF" w:themeColor="background1"/>
              <w:szCs w:val="24"/>
              <w:lang w:val="fi-FI"/>
            </w:rPr>
          </w:rPrChange>
        </w:rPr>
      </w:pPr>
      <w:r w:rsidRPr="00CB056F">
        <w:rPr>
          <w:color w:val="FFFFFF" w:themeColor="background1"/>
          <w:szCs w:val="24"/>
          <w:rPrChange w:id="41" w:author="razi faisal" w:date="2026-07-19T15:00:00Z" w16du:dateUtc="2026-07-19T08:00:00Z">
            <w:rPr>
              <w:color w:val="FFFFFF" w:themeColor="background1"/>
              <w:szCs w:val="24"/>
              <w:lang w:val="fi-FI"/>
            </w:rPr>
          </w:rPrChange>
        </w:rPr>
        <w:t>Susunan Penguji Skripsi:</w:t>
      </w:r>
    </w:p>
    <w:p w14:paraId="6FA28DD1" w14:textId="77777777" w:rsidR="00B47A94" w:rsidRPr="00CB056F" w:rsidRDefault="00B47A94" w:rsidP="00B47A94">
      <w:pPr>
        <w:spacing w:line="240" w:lineRule="auto"/>
        <w:ind w:firstLine="0"/>
        <w:jc w:val="center"/>
        <w:divId w:val="132019385"/>
        <w:rPr>
          <w:color w:val="FFFFFF" w:themeColor="background1"/>
          <w:szCs w:val="24"/>
          <w:rPrChange w:id="42" w:author="razi faisal" w:date="2026-07-19T15:00:00Z" w16du:dateUtc="2026-07-19T08:00:00Z">
            <w:rPr>
              <w:color w:val="FFFFFF" w:themeColor="background1"/>
              <w:szCs w:val="24"/>
              <w:lang w:val="fi-FI"/>
            </w:rPr>
          </w:rPrChange>
        </w:rPr>
      </w:pPr>
    </w:p>
    <w:p w14:paraId="4A278AE7" w14:textId="77777777" w:rsidR="00B47A94" w:rsidRPr="00CB056F" w:rsidRDefault="00B47A94" w:rsidP="00B47A94">
      <w:pPr>
        <w:tabs>
          <w:tab w:val="left" w:pos="4536"/>
        </w:tabs>
        <w:spacing w:after="0" w:line="240" w:lineRule="auto"/>
        <w:divId w:val="132019385"/>
        <w:rPr>
          <w:color w:val="FFFFFF" w:themeColor="background1"/>
          <w:szCs w:val="24"/>
          <w:rPrChange w:id="43" w:author="razi faisal" w:date="2026-07-19T15:00:00Z" w16du:dateUtc="2026-07-19T08:00:00Z">
            <w:rPr>
              <w:color w:val="FFFFFF" w:themeColor="background1"/>
              <w:szCs w:val="24"/>
              <w:lang w:val="fi-FI"/>
            </w:rPr>
          </w:rPrChange>
        </w:rPr>
      </w:pPr>
      <w:r w:rsidRPr="00CB056F">
        <w:rPr>
          <w:color w:val="FFFFFF" w:themeColor="background1"/>
          <w:szCs w:val="24"/>
          <w:rPrChange w:id="44" w:author="razi faisal" w:date="2026-07-19T15:00:00Z" w16du:dateUtc="2026-07-19T08:00:00Z">
            <w:rPr>
              <w:color w:val="FFFFFF" w:themeColor="background1"/>
              <w:szCs w:val="24"/>
              <w:lang w:val="fi-FI"/>
            </w:rPr>
          </w:rPrChange>
        </w:rPr>
        <w:t>Ketua,</w:t>
      </w:r>
      <w:r w:rsidRPr="00CB056F">
        <w:rPr>
          <w:color w:val="FFFFFF" w:themeColor="background1"/>
          <w:szCs w:val="24"/>
          <w:rPrChange w:id="45" w:author="razi faisal" w:date="2026-07-19T15:00:00Z" w16du:dateUtc="2026-07-19T08:00:00Z">
            <w:rPr>
              <w:color w:val="FFFFFF" w:themeColor="background1"/>
              <w:szCs w:val="24"/>
              <w:lang w:val="fi-FI"/>
            </w:rPr>
          </w:rPrChange>
        </w:rPr>
        <w:tab/>
        <w:t>Penguji Utama,</w:t>
      </w:r>
    </w:p>
    <w:p w14:paraId="6A08A30C" w14:textId="77777777" w:rsidR="00B47A94" w:rsidRPr="00CB056F" w:rsidRDefault="00B47A94" w:rsidP="00B47A94">
      <w:pPr>
        <w:tabs>
          <w:tab w:val="left" w:pos="4536"/>
        </w:tabs>
        <w:spacing w:after="0" w:line="240" w:lineRule="auto"/>
        <w:divId w:val="132019385"/>
        <w:rPr>
          <w:color w:val="FFFFFF" w:themeColor="background1"/>
          <w:szCs w:val="24"/>
          <w:rPrChange w:id="46" w:author="razi faisal" w:date="2026-07-19T15:00:00Z" w16du:dateUtc="2026-07-19T08:00:00Z">
            <w:rPr>
              <w:color w:val="FFFFFF" w:themeColor="background1"/>
              <w:szCs w:val="24"/>
              <w:lang w:val="fi-FI"/>
            </w:rPr>
          </w:rPrChange>
        </w:rPr>
      </w:pPr>
    </w:p>
    <w:p w14:paraId="6863E91C" w14:textId="77777777" w:rsidR="00B47A94" w:rsidRPr="00CB056F" w:rsidRDefault="00B47A94" w:rsidP="00B47A94">
      <w:pPr>
        <w:tabs>
          <w:tab w:val="left" w:pos="4536"/>
        </w:tabs>
        <w:spacing w:after="0" w:line="240" w:lineRule="auto"/>
        <w:divId w:val="132019385"/>
        <w:rPr>
          <w:color w:val="FFFFFF" w:themeColor="background1"/>
          <w:szCs w:val="24"/>
          <w:rPrChange w:id="47" w:author="razi faisal" w:date="2026-07-19T15:00:00Z" w16du:dateUtc="2026-07-19T08:00:00Z">
            <w:rPr>
              <w:color w:val="FFFFFF" w:themeColor="background1"/>
              <w:szCs w:val="24"/>
              <w:lang w:val="fi-FI"/>
            </w:rPr>
          </w:rPrChange>
        </w:rPr>
      </w:pPr>
    </w:p>
    <w:p w14:paraId="5BF2CAA3" w14:textId="77777777" w:rsidR="00B47A94" w:rsidRPr="00CB056F" w:rsidRDefault="00B47A94" w:rsidP="00B47A94">
      <w:pPr>
        <w:tabs>
          <w:tab w:val="left" w:pos="4536"/>
        </w:tabs>
        <w:spacing w:after="0" w:line="240" w:lineRule="auto"/>
        <w:divId w:val="132019385"/>
        <w:rPr>
          <w:color w:val="FFFFFF" w:themeColor="background1"/>
          <w:szCs w:val="24"/>
          <w:rPrChange w:id="48" w:author="razi faisal" w:date="2026-07-19T15:00:00Z" w16du:dateUtc="2026-07-19T08:00:00Z">
            <w:rPr>
              <w:color w:val="FFFFFF" w:themeColor="background1"/>
              <w:szCs w:val="24"/>
              <w:lang w:val="fi-FI"/>
            </w:rPr>
          </w:rPrChange>
        </w:rPr>
      </w:pPr>
    </w:p>
    <w:p w14:paraId="0C54A589" w14:textId="77777777" w:rsidR="00B47A94" w:rsidRPr="00CB056F" w:rsidRDefault="00B47A94" w:rsidP="00B47A94">
      <w:pPr>
        <w:tabs>
          <w:tab w:val="left" w:pos="4536"/>
        </w:tabs>
        <w:spacing w:after="0" w:line="240" w:lineRule="auto"/>
        <w:divId w:val="132019385"/>
        <w:rPr>
          <w:color w:val="FFFFFF" w:themeColor="background1"/>
          <w:szCs w:val="24"/>
          <w:rPrChange w:id="49" w:author="razi faisal" w:date="2026-07-19T15:00:00Z" w16du:dateUtc="2026-07-19T08:00:00Z">
            <w:rPr>
              <w:color w:val="FFFFFF" w:themeColor="background1"/>
              <w:szCs w:val="24"/>
              <w:lang w:val="fi-FI"/>
            </w:rPr>
          </w:rPrChange>
        </w:rPr>
      </w:pPr>
    </w:p>
    <w:p w14:paraId="265F35D7" w14:textId="77777777" w:rsidR="00B47A94" w:rsidRPr="00CB056F" w:rsidRDefault="00B47A94" w:rsidP="00B47A94">
      <w:pPr>
        <w:tabs>
          <w:tab w:val="left" w:pos="4536"/>
        </w:tabs>
        <w:spacing w:after="0" w:line="240" w:lineRule="auto"/>
        <w:divId w:val="132019385"/>
        <w:rPr>
          <w:color w:val="FFFFFF" w:themeColor="background1"/>
          <w:szCs w:val="24"/>
          <w:rPrChange w:id="50" w:author="razi faisal" w:date="2026-07-19T15:00:00Z" w16du:dateUtc="2026-07-19T08:00:00Z">
            <w:rPr>
              <w:color w:val="FFFFFF" w:themeColor="background1"/>
              <w:szCs w:val="24"/>
              <w:lang w:val="fi-FI"/>
            </w:rPr>
          </w:rPrChange>
        </w:rPr>
      </w:pPr>
      <w:r w:rsidRPr="00CB056F">
        <w:rPr>
          <w:b/>
          <w:color w:val="FFFFFF" w:themeColor="background1"/>
          <w:kern w:val="0"/>
          <w:u w:val="single"/>
        </w:rPr>
        <w:t>Ir. Bambang Soewarto, M.T.</w:t>
      </w:r>
      <w:r w:rsidRPr="00CB056F">
        <w:rPr>
          <w:color w:val="FFFFFF" w:themeColor="background1"/>
          <w:szCs w:val="24"/>
          <w:rPrChange w:id="51" w:author="razi faisal" w:date="2026-07-19T15:00:00Z" w16du:dateUtc="2026-07-19T08:00:00Z">
            <w:rPr>
              <w:color w:val="FFFFFF" w:themeColor="background1"/>
              <w:szCs w:val="24"/>
              <w:lang w:val="nl-NL"/>
            </w:rPr>
          </w:rPrChange>
        </w:rPr>
        <w:tab/>
      </w:r>
      <w:r w:rsidRPr="00CB056F">
        <w:rPr>
          <w:b/>
          <w:color w:val="FFFFFF" w:themeColor="background1"/>
          <w:kern w:val="0"/>
          <w:u w:val="single"/>
        </w:rPr>
        <w:t>Ir. Andry Alim Lingga, M.T.</w:t>
      </w:r>
    </w:p>
    <w:p w14:paraId="2DA12E02" w14:textId="77777777" w:rsidR="00B47A94" w:rsidRPr="00CB056F" w:rsidRDefault="00B47A94" w:rsidP="00B47A94">
      <w:pPr>
        <w:tabs>
          <w:tab w:val="left" w:pos="4536"/>
        </w:tabs>
        <w:spacing w:line="240" w:lineRule="auto"/>
        <w:divId w:val="132019385"/>
        <w:rPr>
          <w:color w:val="FFFFFF" w:themeColor="background1"/>
          <w:szCs w:val="24"/>
        </w:rPr>
      </w:pPr>
      <w:r w:rsidRPr="00CB056F">
        <w:rPr>
          <w:color w:val="FFFFFF" w:themeColor="background1"/>
          <w:szCs w:val="24"/>
          <w:rPrChange w:id="52" w:author="razi faisal" w:date="2026-07-19T15:00:00Z" w16du:dateUtc="2026-07-19T08:00:00Z">
            <w:rPr>
              <w:color w:val="FFFFFF" w:themeColor="background1"/>
              <w:szCs w:val="24"/>
              <w:lang w:val="fi-FI"/>
            </w:rPr>
          </w:rPrChange>
        </w:rPr>
        <w:t>NIP 19</w:t>
      </w:r>
      <w:r w:rsidRPr="00CB056F">
        <w:rPr>
          <w:color w:val="FFFFFF" w:themeColor="background1"/>
          <w:szCs w:val="24"/>
        </w:rPr>
        <w:t>5412201981031001</w:t>
      </w:r>
      <w:r w:rsidRPr="00CB056F">
        <w:rPr>
          <w:color w:val="FFFFFF" w:themeColor="background1"/>
          <w:szCs w:val="24"/>
          <w:rPrChange w:id="53" w:author="razi faisal" w:date="2026-07-19T15:00:00Z" w16du:dateUtc="2026-07-19T08:00:00Z">
            <w:rPr>
              <w:color w:val="FFFFFF" w:themeColor="background1"/>
              <w:szCs w:val="24"/>
              <w:lang w:val="fi-FI"/>
            </w:rPr>
          </w:rPrChange>
        </w:rPr>
        <w:tab/>
        <w:t>NIP 19</w:t>
      </w:r>
      <w:r w:rsidRPr="00CB056F">
        <w:rPr>
          <w:color w:val="FFFFFF" w:themeColor="background1"/>
          <w:szCs w:val="24"/>
        </w:rPr>
        <w:t>5508151982021006</w:t>
      </w:r>
    </w:p>
    <w:p w14:paraId="1B6EBF59" w14:textId="77777777" w:rsidR="00B47A94" w:rsidRPr="00CB056F" w:rsidRDefault="00B47A94" w:rsidP="00B47A94">
      <w:pPr>
        <w:spacing w:after="0" w:line="240" w:lineRule="auto"/>
        <w:divId w:val="132019385"/>
        <w:rPr>
          <w:color w:val="FFFFFF" w:themeColor="background1"/>
          <w:szCs w:val="24"/>
          <w:rPrChange w:id="54" w:author="razi faisal" w:date="2026-07-19T15:00:00Z" w16du:dateUtc="2026-07-19T08:00:00Z">
            <w:rPr>
              <w:color w:val="FFFFFF" w:themeColor="background1"/>
              <w:szCs w:val="24"/>
              <w:lang w:val="fi-FI"/>
            </w:rPr>
          </w:rPrChange>
        </w:rPr>
      </w:pPr>
    </w:p>
    <w:p w14:paraId="02AF6ACA" w14:textId="77777777" w:rsidR="00B47A94" w:rsidRPr="00CB056F" w:rsidRDefault="00B47A94" w:rsidP="00B47A94">
      <w:pPr>
        <w:spacing w:after="0" w:line="240" w:lineRule="auto"/>
        <w:divId w:val="132019385"/>
        <w:rPr>
          <w:color w:val="FFFFFF" w:themeColor="background1"/>
          <w:szCs w:val="24"/>
          <w:rPrChange w:id="55" w:author="razi faisal" w:date="2026-07-19T15:00:00Z" w16du:dateUtc="2026-07-19T08:00:00Z">
            <w:rPr>
              <w:color w:val="FFFFFF" w:themeColor="background1"/>
              <w:szCs w:val="24"/>
              <w:lang w:val="fi-FI"/>
            </w:rPr>
          </w:rPrChange>
        </w:rPr>
      </w:pPr>
    </w:p>
    <w:p w14:paraId="1EA0765D" w14:textId="77777777" w:rsidR="00B47A94" w:rsidRPr="00CB056F" w:rsidRDefault="00B47A94" w:rsidP="00B47A94">
      <w:pPr>
        <w:spacing w:after="0" w:line="240" w:lineRule="auto"/>
        <w:divId w:val="132019385"/>
        <w:rPr>
          <w:color w:val="FFFFFF" w:themeColor="background1"/>
          <w:szCs w:val="24"/>
          <w:rPrChange w:id="56" w:author="razi faisal" w:date="2026-07-19T15:00:00Z" w16du:dateUtc="2026-07-19T08:00:00Z">
            <w:rPr>
              <w:color w:val="FFFFFF" w:themeColor="background1"/>
              <w:szCs w:val="24"/>
              <w:lang w:val="fi-FI"/>
            </w:rPr>
          </w:rPrChange>
        </w:rPr>
      </w:pPr>
    </w:p>
    <w:p w14:paraId="0CE9A35C" w14:textId="77777777" w:rsidR="00B47A94" w:rsidRPr="00CB056F" w:rsidRDefault="00B47A94" w:rsidP="00B47A94">
      <w:pPr>
        <w:tabs>
          <w:tab w:val="left" w:pos="4536"/>
        </w:tabs>
        <w:spacing w:after="0" w:line="240" w:lineRule="auto"/>
        <w:divId w:val="132019385"/>
        <w:rPr>
          <w:color w:val="FFFFFF" w:themeColor="background1"/>
          <w:szCs w:val="24"/>
          <w:rPrChange w:id="57" w:author="razi faisal" w:date="2026-07-19T15:00:00Z" w16du:dateUtc="2026-07-19T08:00:00Z">
            <w:rPr>
              <w:color w:val="FFFFFF" w:themeColor="background1"/>
              <w:szCs w:val="24"/>
              <w:lang w:val="fi-FI"/>
            </w:rPr>
          </w:rPrChange>
        </w:rPr>
      </w:pPr>
      <w:r w:rsidRPr="00CB056F">
        <w:rPr>
          <w:color w:val="FFFFFF" w:themeColor="background1"/>
          <w:szCs w:val="24"/>
          <w:rPrChange w:id="58" w:author="razi faisal" w:date="2026-07-19T15:00:00Z" w16du:dateUtc="2026-07-19T08:00:00Z">
            <w:rPr>
              <w:color w:val="FFFFFF" w:themeColor="background1"/>
              <w:szCs w:val="24"/>
              <w:lang w:val="fi-FI"/>
            </w:rPr>
          </w:rPrChange>
        </w:rPr>
        <w:t>Sekretaris,</w:t>
      </w:r>
      <w:r w:rsidRPr="00CB056F">
        <w:rPr>
          <w:color w:val="FFFFFF" w:themeColor="background1"/>
          <w:szCs w:val="24"/>
          <w:rPrChange w:id="59" w:author="razi faisal" w:date="2026-07-19T15:00:00Z" w16du:dateUtc="2026-07-19T08:00:00Z">
            <w:rPr>
              <w:color w:val="FFFFFF" w:themeColor="background1"/>
              <w:szCs w:val="24"/>
              <w:lang w:val="fi-FI"/>
            </w:rPr>
          </w:rPrChange>
        </w:rPr>
        <w:tab/>
        <w:t>Penguji Pendamping,</w:t>
      </w:r>
    </w:p>
    <w:p w14:paraId="7A2CB52B" w14:textId="77777777" w:rsidR="00B47A94" w:rsidRPr="00CB056F" w:rsidRDefault="00B47A94" w:rsidP="00B47A94">
      <w:pPr>
        <w:tabs>
          <w:tab w:val="left" w:pos="4536"/>
        </w:tabs>
        <w:spacing w:after="0" w:line="240" w:lineRule="auto"/>
        <w:divId w:val="132019385"/>
        <w:rPr>
          <w:color w:val="FFFFFF" w:themeColor="background1"/>
          <w:szCs w:val="24"/>
          <w:rPrChange w:id="60" w:author="razi faisal" w:date="2026-07-19T15:00:00Z" w16du:dateUtc="2026-07-19T08:00:00Z">
            <w:rPr>
              <w:color w:val="FFFFFF" w:themeColor="background1"/>
              <w:szCs w:val="24"/>
              <w:lang w:val="fi-FI"/>
            </w:rPr>
          </w:rPrChange>
        </w:rPr>
      </w:pPr>
    </w:p>
    <w:p w14:paraId="202F2E08" w14:textId="77777777" w:rsidR="00B47A94" w:rsidRPr="00CB056F" w:rsidRDefault="00B47A94" w:rsidP="00B47A94">
      <w:pPr>
        <w:tabs>
          <w:tab w:val="left" w:pos="4536"/>
        </w:tabs>
        <w:spacing w:after="0" w:line="240" w:lineRule="auto"/>
        <w:divId w:val="132019385"/>
        <w:rPr>
          <w:color w:val="FFFFFF" w:themeColor="background1"/>
          <w:szCs w:val="24"/>
          <w:rPrChange w:id="61" w:author="razi faisal" w:date="2026-07-19T15:00:00Z" w16du:dateUtc="2026-07-19T08:00:00Z">
            <w:rPr>
              <w:color w:val="FFFFFF" w:themeColor="background1"/>
              <w:szCs w:val="24"/>
              <w:lang w:val="fi-FI"/>
            </w:rPr>
          </w:rPrChange>
        </w:rPr>
      </w:pPr>
    </w:p>
    <w:p w14:paraId="4D05A2AD" w14:textId="77777777" w:rsidR="00B47A94" w:rsidRPr="00CB056F" w:rsidRDefault="00B47A94" w:rsidP="00B47A94">
      <w:pPr>
        <w:tabs>
          <w:tab w:val="left" w:pos="4536"/>
        </w:tabs>
        <w:spacing w:after="0" w:line="240" w:lineRule="auto"/>
        <w:divId w:val="132019385"/>
        <w:rPr>
          <w:color w:val="FFFFFF" w:themeColor="background1"/>
          <w:szCs w:val="24"/>
          <w:rPrChange w:id="62" w:author="razi faisal" w:date="2026-07-19T15:00:00Z" w16du:dateUtc="2026-07-19T08:00:00Z">
            <w:rPr>
              <w:color w:val="FFFFFF" w:themeColor="background1"/>
              <w:szCs w:val="24"/>
              <w:lang w:val="fi-FI"/>
            </w:rPr>
          </w:rPrChange>
        </w:rPr>
      </w:pPr>
    </w:p>
    <w:p w14:paraId="6C3EA268" w14:textId="77777777" w:rsidR="00B47A94" w:rsidRPr="00CB056F" w:rsidRDefault="00B47A94" w:rsidP="00B47A94">
      <w:pPr>
        <w:tabs>
          <w:tab w:val="left" w:pos="4536"/>
        </w:tabs>
        <w:spacing w:after="0" w:line="240" w:lineRule="auto"/>
        <w:divId w:val="132019385"/>
        <w:rPr>
          <w:color w:val="FFFFFF" w:themeColor="background1"/>
          <w:szCs w:val="24"/>
          <w:rPrChange w:id="63" w:author="razi faisal" w:date="2026-07-19T15:00:00Z" w16du:dateUtc="2026-07-19T08:00:00Z">
            <w:rPr>
              <w:color w:val="FFFFFF" w:themeColor="background1"/>
              <w:szCs w:val="24"/>
              <w:lang w:val="fi-FI"/>
            </w:rPr>
          </w:rPrChange>
        </w:rPr>
      </w:pPr>
    </w:p>
    <w:p w14:paraId="39E96EA3" w14:textId="77777777" w:rsidR="00B47A94" w:rsidRPr="00CB056F" w:rsidRDefault="00B47A94" w:rsidP="00B47A94">
      <w:pPr>
        <w:tabs>
          <w:tab w:val="left" w:pos="4536"/>
        </w:tabs>
        <w:spacing w:after="0" w:line="240" w:lineRule="auto"/>
        <w:divId w:val="132019385"/>
        <w:rPr>
          <w:color w:val="FFFFFF" w:themeColor="background1"/>
          <w:szCs w:val="24"/>
          <w:rPrChange w:id="64" w:author="razi faisal" w:date="2026-07-19T15:00:00Z" w16du:dateUtc="2026-07-19T08:00:00Z">
            <w:rPr>
              <w:color w:val="FFFFFF" w:themeColor="background1"/>
              <w:szCs w:val="24"/>
              <w:lang w:val="fi-FI"/>
            </w:rPr>
          </w:rPrChange>
        </w:rPr>
      </w:pPr>
      <w:r w:rsidRPr="00CB056F">
        <w:rPr>
          <w:b/>
          <w:color w:val="FFFFFF" w:themeColor="background1"/>
          <w:kern w:val="0"/>
          <w:u w:val="single"/>
        </w:rPr>
        <w:t xml:space="preserve">M. Yusuf, S.T., M.T.       </w:t>
      </w:r>
      <w:r w:rsidRPr="00CB056F">
        <w:rPr>
          <w:color w:val="FFFFFF" w:themeColor="background1"/>
          <w:szCs w:val="24"/>
          <w:rPrChange w:id="65" w:author="razi faisal" w:date="2026-07-19T15:00:00Z" w16du:dateUtc="2026-07-19T08:00:00Z">
            <w:rPr>
              <w:color w:val="FFFFFF" w:themeColor="background1"/>
              <w:szCs w:val="24"/>
              <w:lang w:val="fi-FI"/>
            </w:rPr>
          </w:rPrChange>
        </w:rPr>
        <w:tab/>
      </w:r>
      <w:r w:rsidRPr="00CB056F">
        <w:rPr>
          <w:b/>
          <w:color w:val="FFFFFF" w:themeColor="background1"/>
          <w:kern w:val="0"/>
          <w:u w:val="single"/>
        </w:rPr>
        <w:t>Gatot Setya Budi,S.T., M.T.</w:t>
      </w:r>
    </w:p>
    <w:p w14:paraId="4B462A9F" w14:textId="77777777" w:rsidR="00B47A94" w:rsidRPr="00CB056F" w:rsidRDefault="00B47A94" w:rsidP="00B47A94">
      <w:pPr>
        <w:tabs>
          <w:tab w:val="left" w:pos="4536"/>
        </w:tabs>
        <w:spacing w:after="0" w:line="240" w:lineRule="auto"/>
        <w:divId w:val="132019385"/>
        <w:rPr>
          <w:color w:val="FFFFFF" w:themeColor="background1"/>
          <w:szCs w:val="24"/>
        </w:rPr>
      </w:pPr>
      <w:r w:rsidRPr="00CB056F">
        <w:rPr>
          <w:color w:val="FFFFFF" w:themeColor="background1"/>
          <w:szCs w:val="24"/>
          <w:rPrChange w:id="66" w:author="razi faisal" w:date="2026-07-19T15:00:00Z" w16du:dateUtc="2026-07-19T08:00:00Z">
            <w:rPr>
              <w:color w:val="FFFFFF" w:themeColor="background1"/>
              <w:szCs w:val="24"/>
              <w:lang w:val="fi-FI"/>
            </w:rPr>
          </w:rPrChange>
        </w:rPr>
        <w:t>NIP 19</w:t>
      </w:r>
      <w:r w:rsidRPr="00CB056F">
        <w:rPr>
          <w:color w:val="FFFFFF" w:themeColor="background1"/>
          <w:szCs w:val="24"/>
        </w:rPr>
        <w:t>7005201998021001</w:t>
      </w:r>
      <w:r w:rsidRPr="00CB056F">
        <w:rPr>
          <w:color w:val="FFFFFF" w:themeColor="background1"/>
          <w:szCs w:val="24"/>
          <w:rPrChange w:id="67" w:author="razi faisal" w:date="2026-07-19T15:00:00Z" w16du:dateUtc="2026-07-19T08:00:00Z">
            <w:rPr>
              <w:color w:val="FFFFFF" w:themeColor="background1"/>
              <w:szCs w:val="24"/>
              <w:lang w:val="fi-FI"/>
            </w:rPr>
          </w:rPrChange>
        </w:rPr>
        <w:tab/>
        <w:t>NIP 19</w:t>
      </w:r>
      <w:r w:rsidRPr="00CB056F">
        <w:rPr>
          <w:color w:val="FFFFFF" w:themeColor="background1"/>
          <w:szCs w:val="24"/>
        </w:rPr>
        <w:t>7211242000121002</w:t>
      </w:r>
    </w:p>
    <w:p w14:paraId="5DDDF392" w14:textId="77777777" w:rsidR="00B47A94" w:rsidRPr="00CB056F" w:rsidRDefault="00B47A94" w:rsidP="00B47A94">
      <w:pPr>
        <w:spacing w:after="0" w:line="240" w:lineRule="auto"/>
        <w:divId w:val="132019385"/>
        <w:rPr>
          <w:color w:val="FFFFFF" w:themeColor="background1"/>
          <w:szCs w:val="24"/>
          <w:rPrChange w:id="68" w:author="razi faisal" w:date="2026-07-19T15:00:00Z" w16du:dateUtc="2026-07-19T08:00:00Z">
            <w:rPr>
              <w:color w:val="FFFFFF" w:themeColor="background1"/>
              <w:szCs w:val="24"/>
              <w:lang w:val="es-ES"/>
            </w:rPr>
          </w:rPrChange>
        </w:rPr>
      </w:pPr>
    </w:p>
    <w:p w14:paraId="26D611C4" w14:textId="77777777" w:rsidR="00B47A94" w:rsidRPr="00CB056F" w:rsidRDefault="00B47A94" w:rsidP="00B47A94">
      <w:pPr>
        <w:spacing w:after="0" w:line="240" w:lineRule="auto"/>
        <w:ind w:firstLine="3261"/>
        <w:jc w:val="center"/>
        <w:divId w:val="132019385"/>
        <w:rPr>
          <w:color w:val="FFFFFF" w:themeColor="background1"/>
          <w:szCs w:val="24"/>
          <w:rPrChange w:id="69" w:author="razi faisal" w:date="2026-07-19T15:00:00Z" w16du:dateUtc="2026-07-19T08:00:00Z">
            <w:rPr>
              <w:color w:val="FFFFFF" w:themeColor="background1"/>
              <w:szCs w:val="24"/>
              <w:lang w:val="es-ES"/>
            </w:rPr>
          </w:rPrChange>
        </w:rPr>
      </w:pPr>
      <w:r w:rsidRPr="00CB056F">
        <w:rPr>
          <w:color w:val="FFFFFF" w:themeColor="background1"/>
          <w:szCs w:val="24"/>
          <w:rPrChange w:id="70" w:author="razi faisal" w:date="2026-07-19T15:00:00Z" w16du:dateUtc="2026-07-19T08:00:00Z">
            <w:rPr>
              <w:color w:val="FFFFFF" w:themeColor="background1"/>
              <w:szCs w:val="24"/>
              <w:lang w:val="es-ES"/>
            </w:rPr>
          </w:rPrChange>
        </w:rPr>
        <w:t xml:space="preserve">Pontianak,  </w:t>
      </w:r>
      <w:r w:rsidRPr="00CB056F">
        <w:rPr>
          <w:color w:val="FFFFFF" w:themeColor="background1"/>
          <w:szCs w:val="24"/>
        </w:rPr>
        <w:t>April</w:t>
      </w:r>
      <w:r w:rsidRPr="00CB056F">
        <w:rPr>
          <w:color w:val="FFFFFF" w:themeColor="background1"/>
          <w:szCs w:val="24"/>
          <w:rPrChange w:id="71" w:author="razi faisal" w:date="2026-07-19T15:00:00Z" w16du:dateUtc="2026-07-19T08:00:00Z">
            <w:rPr>
              <w:color w:val="FFFFFF" w:themeColor="background1"/>
              <w:szCs w:val="24"/>
              <w:lang w:val="es-ES"/>
            </w:rPr>
          </w:rPrChange>
        </w:rPr>
        <w:t xml:space="preserve"> 2014</w:t>
      </w:r>
    </w:p>
    <w:p w14:paraId="7D744AFD" w14:textId="77777777" w:rsidR="00B47A94" w:rsidRPr="00CB056F" w:rsidRDefault="00B47A94" w:rsidP="00B47A94">
      <w:pPr>
        <w:spacing w:after="0" w:line="240" w:lineRule="auto"/>
        <w:ind w:firstLine="3261"/>
        <w:jc w:val="center"/>
        <w:divId w:val="132019385"/>
        <w:rPr>
          <w:color w:val="FFFFFF" w:themeColor="background1"/>
          <w:szCs w:val="24"/>
          <w:rPrChange w:id="72" w:author="razi faisal" w:date="2026-07-19T15:00:00Z" w16du:dateUtc="2026-07-19T08:00:00Z">
            <w:rPr>
              <w:color w:val="FFFFFF" w:themeColor="background1"/>
              <w:szCs w:val="24"/>
              <w:lang w:val="es-ES"/>
            </w:rPr>
          </w:rPrChange>
        </w:rPr>
      </w:pPr>
    </w:p>
    <w:p w14:paraId="716DD45A" w14:textId="77777777" w:rsidR="00B47A94" w:rsidRPr="00CB056F" w:rsidRDefault="00B47A94" w:rsidP="00B47A94">
      <w:pPr>
        <w:spacing w:after="0" w:line="240" w:lineRule="auto"/>
        <w:ind w:firstLine="0"/>
        <w:jc w:val="center"/>
        <w:divId w:val="132019385"/>
        <w:rPr>
          <w:color w:val="FFFFFF" w:themeColor="background1"/>
          <w:szCs w:val="24"/>
          <w:rPrChange w:id="73" w:author="razi faisal" w:date="2026-07-19T15:00:00Z" w16du:dateUtc="2026-07-19T08:00:00Z">
            <w:rPr>
              <w:color w:val="FFFFFF" w:themeColor="background1"/>
              <w:szCs w:val="24"/>
              <w:lang w:val="es-ES"/>
            </w:rPr>
          </w:rPrChange>
        </w:rPr>
      </w:pPr>
      <w:r w:rsidRPr="00CB056F">
        <w:rPr>
          <w:color w:val="FFFFFF" w:themeColor="background1"/>
          <w:szCs w:val="24"/>
          <w:rPrChange w:id="74" w:author="razi faisal" w:date="2026-07-19T15:00:00Z" w16du:dateUtc="2026-07-19T08:00:00Z">
            <w:rPr>
              <w:color w:val="FFFFFF" w:themeColor="background1"/>
              <w:szCs w:val="24"/>
              <w:lang w:val="es-ES"/>
            </w:rPr>
          </w:rPrChange>
        </w:rPr>
        <w:t>Dekan,</w:t>
      </w:r>
    </w:p>
    <w:p w14:paraId="1D78780F" w14:textId="77777777" w:rsidR="00B47A94" w:rsidRPr="00CB056F" w:rsidRDefault="00B47A94" w:rsidP="00B47A94">
      <w:pPr>
        <w:spacing w:after="0" w:line="240" w:lineRule="auto"/>
        <w:ind w:firstLine="0"/>
        <w:jc w:val="center"/>
        <w:divId w:val="132019385"/>
        <w:rPr>
          <w:color w:val="FFFFFF" w:themeColor="background1"/>
          <w:szCs w:val="24"/>
          <w:rPrChange w:id="75" w:author="razi faisal" w:date="2026-07-19T15:00:00Z" w16du:dateUtc="2026-07-19T08:00:00Z">
            <w:rPr>
              <w:color w:val="FFFFFF" w:themeColor="background1"/>
              <w:szCs w:val="24"/>
              <w:lang w:val="es-ES"/>
            </w:rPr>
          </w:rPrChange>
        </w:rPr>
      </w:pPr>
    </w:p>
    <w:p w14:paraId="31A29890" w14:textId="77777777" w:rsidR="00B47A94" w:rsidRPr="00CB056F" w:rsidRDefault="00B47A94" w:rsidP="00B47A94">
      <w:pPr>
        <w:spacing w:after="0" w:line="240" w:lineRule="auto"/>
        <w:ind w:firstLine="0"/>
        <w:jc w:val="center"/>
        <w:divId w:val="132019385"/>
        <w:rPr>
          <w:color w:val="FFFFFF" w:themeColor="background1"/>
          <w:szCs w:val="24"/>
          <w:rPrChange w:id="76" w:author="razi faisal" w:date="2026-07-19T15:00:00Z" w16du:dateUtc="2026-07-19T08:00:00Z">
            <w:rPr>
              <w:color w:val="FFFFFF" w:themeColor="background1"/>
              <w:szCs w:val="24"/>
              <w:lang w:val="es-ES"/>
            </w:rPr>
          </w:rPrChange>
        </w:rPr>
      </w:pPr>
    </w:p>
    <w:p w14:paraId="45C3A03B" w14:textId="77777777" w:rsidR="00B47A94" w:rsidRPr="00CB056F" w:rsidRDefault="00B47A94" w:rsidP="00B47A94">
      <w:pPr>
        <w:spacing w:after="0" w:line="240" w:lineRule="auto"/>
        <w:ind w:firstLine="0"/>
        <w:jc w:val="center"/>
        <w:divId w:val="132019385"/>
        <w:rPr>
          <w:color w:val="FFFFFF" w:themeColor="background1"/>
          <w:szCs w:val="24"/>
          <w:rPrChange w:id="77" w:author="razi faisal" w:date="2026-07-19T15:00:00Z" w16du:dateUtc="2026-07-19T08:00:00Z">
            <w:rPr>
              <w:color w:val="FFFFFF" w:themeColor="background1"/>
              <w:szCs w:val="24"/>
              <w:lang w:val="es-ES"/>
            </w:rPr>
          </w:rPrChange>
        </w:rPr>
      </w:pPr>
    </w:p>
    <w:p w14:paraId="7CE6E20E" w14:textId="77777777" w:rsidR="00B47A94" w:rsidRPr="00CB056F" w:rsidRDefault="00B47A94" w:rsidP="00B47A94">
      <w:pPr>
        <w:spacing w:after="0" w:line="240" w:lineRule="auto"/>
        <w:ind w:firstLine="0"/>
        <w:jc w:val="center"/>
        <w:divId w:val="132019385"/>
        <w:rPr>
          <w:color w:val="FFFFFF" w:themeColor="background1"/>
          <w:szCs w:val="24"/>
          <w:rPrChange w:id="78" w:author="razi faisal" w:date="2026-07-19T15:00:00Z" w16du:dateUtc="2026-07-19T08:00:00Z">
            <w:rPr>
              <w:color w:val="FFFFFF" w:themeColor="background1"/>
              <w:szCs w:val="24"/>
              <w:lang w:val="es-ES"/>
            </w:rPr>
          </w:rPrChange>
        </w:rPr>
      </w:pPr>
    </w:p>
    <w:p w14:paraId="407B1F22" w14:textId="77777777" w:rsidR="00B47A94" w:rsidRPr="00CB056F" w:rsidRDefault="00B47A94" w:rsidP="00B47A94">
      <w:pPr>
        <w:spacing w:after="0" w:line="240" w:lineRule="auto"/>
        <w:ind w:firstLine="2694"/>
        <w:jc w:val="left"/>
        <w:divId w:val="132019385"/>
        <w:rPr>
          <w:b/>
          <w:color w:val="FFFFFF" w:themeColor="background1"/>
          <w:szCs w:val="24"/>
          <w:u w:val="single"/>
        </w:rPr>
      </w:pPr>
      <w:r w:rsidRPr="00CB056F">
        <w:rPr>
          <w:b/>
          <w:color w:val="FFFFFF" w:themeColor="background1"/>
          <w:szCs w:val="24"/>
          <w:u w:val="single"/>
        </w:rPr>
        <w:t xml:space="preserve">        </w:t>
      </w:r>
      <w:r w:rsidRPr="00CB056F">
        <w:rPr>
          <w:b/>
          <w:color w:val="FFFFFF" w:themeColor="background1"/>
          <w:szCs w:val="24"/>
          <w:u w:val="single"/>
          <w:rPrChange w:id="79" w:author="razi faisal" w:date="2026-07-19T15:00:00Z" w16du:dateUtc="2026-07-19T08:00:00Z">
            <w:rPr>
              <w:b/>
              <w:color w:val="FFFFFF" w:themeColor="background1"/>
              <w:szCs w:val="24"/>
              <w:u w:val="single"/>
              <w:lang w:val="sv-SE"/>
            </w:rPr>
          </w:rPrChange>
        </w:rPr>
        <w:t>Ir. Junaidi, M.Sc.</w:t>
      </w:r>
      <w:r w:rsidRPr="00CB056F">
        <w:rPr>
          <w:b/>
          <w:color w:val="FFFFFF" w:themeColor="background1"/>
          <w:szCs w:val="24"/>
          <w:u w:val="single"/>
        </w:rPr>
        <w:t xml:space="preserve">      .</w:t>
      </w:r>
    </w:p>
    <w:p w14:paraId="4E66327E" w14:textId="77777777" w:rsidR="00B47A94" w:rsidRPr="00CB056F" w:rsidRDefault="00B47A94" w:rsidP="00B47A94">
      <w:pPr>
        <w:spacing w:after="0" w:line="240" w:lineRule="auto"/>
        <w:ind w:firstLine="0"/>
        <w:jc w:val="center"/>
        <w:divId w:val="132019385"/>
        <w:rPr>
          <w:color w:val="FFFFFF" w:themeColor="background1"/>
        </w:rPr>
      </w:pPr>
      <w:r w:rsidRPr="00CB056F">
        <w:rPr>
          <w:color w:val="FFFFFF" w:themeColor="background1"/>
          <w:szCs w:val="24"/>
        </w:rPr>
        <w:t>NIP 195908281986021001</w:t>
      </w:r>
    </w:p>
    <w:p w14:paraId="41ABEF21" w14:textId="77777777" w:rsidR="00B47A94" w:rsidRPr="00CB056F" w:rsidRDefault="00B47A94" w:rsidP="00B47A94">
      <w:pPr>
        <w:spacing w:after="0"/>
        <w:divId w:val="132019385"/>
        <w:rPr>
          <w:color w:val="FFFFFF" w:themeColor="background1"/>
        </w:rPr>
        <w:sectPr w:rsidR="00B47A94" w:rsidRPr="00CB056F" w:rsidSect="00A853E2">
          <w:headerReference w:type="default" r:id="rId10"/>
          <w:footerReference w:type="default" r:id="rId11"/>
          <w:pgSz w:w="11907" w:h="16839" w:code="9"/>
          <w:pgMar w:top="1701" w:right="1701" w:bottom="1701" w:left="2268" w:header="720" w:footer="720" w:gutter="0"/>
          <w:pgNumType w:fmt="lowerRoman"/>
          <w:cols w:space="720"/>
          <w:docGrid w:linePitch="360"/>
        </w:sectPr>
      </w:pPr>
    </w:p>
    <w:p w14:paraId="7C019947" w14:textId="77777777" w:rsidR="00B47A94" w:rsidRPr="00CB056F" w:rsidRDefault="00B47A94" w:rsidP="00B47A94">
      <w:pPr>
        <w:pStyle w:val="Heading1"/>
        <w:divId w:val="132019385"/>
        <w:rPr>
          <w:color w:val="FFFFFF" w:themeColor="background1"/>
        </w:rPr>
      </w:pPr>
      <w:bookmarkStart w:id="80" w:name="_Toc199165334"/>
      <w:bookmarkStart w:id="81" w:name="_Toc199165381"/>
      <w:bookmarkStart w:id="82" w:name="_Toc199165521"/>
      <w:bookmarkStart w:id="83" w:name="_Toc199165802"/>
      <w:bookmarkStart w:id="84" w:name="_Toc221052172"/>
      <w:bookmarkStart w:id="85" w:name="_Toc240583033"/>
      <w:r w:rsidRPr="00CB056F">
        <w:rPr>
          <w:color w:val="FFFFFF" w:themeColor="background1"/>
        </w:rPr>
        <w:lastRenderedPageBreak/>
        <w:t>ABSTRAK</w:t>
      </w:r>
      <w:bookmarkEnd w:id="80"/>
      <w:bookmarkEnd w:id="81"/>
      <w:bookmarkEnd w:id="82"/>
      <w:bookmarkEnd w:id="83"/>
      <w:bookmarkEnd w:id="84"/>
      <w:bookmarkEnd w:id="85"/>
    </w:p>
    <w:p w14:paraId="64624641" w14:textId="77777777" w:rsidR="00B47A94" w:rsidRPr="00CB056F" w:rsidRDefault="00B47A94" w:rsidP="00B47A94">
      <w:pPr>
        <w:divId w:val="132019385"/>
        <w:rPr>
          <w:color w:val="FFFFFF" w:themeColor="background1"/>
        </w:rPr>
      </w:pPr>
    </w:p>
    <w:p w14:paraId="292E296B" w14:textId="77777777" w:rsidR="00B47A94" w:rsidRPr="00CB056F" w:rsidRDefault="00B47A94" w:rsidP="00B47A94">
      <w:pPr>
        <w:spacing w:after="160" w:line="259" w:lineRule="auto"/>
        <w:ind w:firstLine="0"/>
        <w:jc w:val="left"/>
        <w:divId w:val="132019385"/>
        <w:rPr>
          <w:color w:val="FFFFFF" w:themeColor="background1"/>
        </w:rPr>
      </w:pPr>
      <w:r w:rsidRPr="00CB056F">
        <w:rPr>
          <w:color w:val="FFFFFF" w:themeColor="background1"/>
        </w:rPr>
        <w:br w:type="page"/>
      </w:r>
    </w:p>
    <w:p w14:paraId="6AF7C6BC" w14:textId="77777777" w:rsidR="00B47A94" w:rsidRPr="00CB056F" w:rsidRDefault="00B47A94" w:rsidP="00B47A94">
      <w:pPr>
        <w:pStyle w:val="Heading1"/>
        <w:divId w:val="132019385"/>
      </w:pPr>
      <w:bookmarkStart w:id="86" w:name="_Toc199165335"/>
      <w:bookmarkStart w:id="87" w:name="_Toc199165382"/>
      <w:bookmarkStart w:id="88" w:name="_Toc199165522"/>
      <w:bookmarkStart w:id="89" w:name="_Toc199165803"/>
      <w:bookmarkStart w:id="90" w:name="_Toc240583034"/>
      <w:r w:rsidRPr="00CB056F">
        <w:lastRenderedPageBreak/>
        <w:t>KATA PENGANTAR</w:t>
      </w:r>
      <w:bookmarkEnd w:id="86"/>
      <w:bookmarkEnd w:id="87"/>
      <w:bookmarkEnd w:id="88"/>
      <w:bookmarkEnd w:id="89"/>
      <w:bookmarkEnd w:id="90"/>
    </w:p>
    <w:p w14:paraId="4B5844E1" w14:textId="38926FEC" w:rsidR="00627EBD" w:rsidRPr="00CB056F" w:rsidRDefault="00627EBD" w:rsidP="00627EBD">
      <w:pPr>
        <w:divId w:val="132019385"/>
      </w:pPr>
      <w:r w:rsidRPr="00CB056F">
        <w:t>Puji syukur kehadirat Tuhan Yang Maha Esa, yang atas rahmat, karunia, dan hidayah-Nya, penulis dapat menyelesaikan penyusunan tesis ini dengan judul “</w:t>
      </w:r>
      <w:r w:rsidR="00675371" w:rsidRPr="00CB056F">
        <w:t>ANALISIS SISTEM PEMANENAN AIR HUJAN UNTUK MITIGASI BANJIR DI KAWASAN PERUMAHAN RAJAWALI RESIDENCE</w:t>
      </w:r>
      <w:r w:rsidRPr="00CB056F">
        <w:t>”. Tesis ini disusun sebagai salah satu syarat utama untuk memperoleh gelar Magister Teknik pada Program Studi Teknik Sipil, Fakultas Teknik, Universitas TANJUNGPURA</w:t>
      </w:r>
    </w:p>
    <w:p w14:paraId="72B074F6" w14:textId="77777777" w:rsidR="00627EBD" w:rsidRPr="00CB056F" w:rsidRDefault="00627EBD" w:rsidP="00627EBD">
      <w:pPr>
        <w:divId w:val="132019385"/>
      </w:pPr>
      <w:r w:rsidRPr="00CB056F">
        <w:t>Penelitian ini dilatarbelakangi oleh meningkatnya permasalahan genangan dan risiko banjir di kawasan perkotaan seiring dengan pembangunan yang pesat, yang berdampak pada berkurangnya area resapan air. Melalui studi kasus di Perumahan Rajawali Residence, penulis mencoba merencanakan sebuah sistem drainase terpadu yang tidak hanya mengalirkan air hujan, tetapi juga menampung dan memanfaatkannya kembali melalui kolam retensi dan konsep pemanenan hujan. Pendekatan ini diharapkan dapat menjadi solusi yang berkelanjutan untuk mitigasi banjir skala lokal.</w:t>
      </w:r>
    </w:p>
    <w:p w14:paraId="42EE6CCD" w14:textId="42BAAD42" w:rsidR="00627EBD" w:rsidRPr="00CB056F" w:rsidRDefault="00627EBD" w:rsidP="00627EBD">
      <w:pPr>
        <w:divId w:val="132019385"/>
      </w:pPr>
      <w:r w:rsidRPr="00CB056F">
        <w:t>Dalam proses penyusunan tesis ini, penulis menyadari bahwa semua ini tidak akan terwujud tanpa bimbingan, dukungan, dan doa dari berbagai pihak. Oleh karena itu, dengan segala kerendahan hati, penulis ingin mengucapkan terima kasih yang sebesar-besarnya kepada :</w:t>
      </w:r>
    </w:p>
    <w:p w14:paraId="1E376589" w14:textId="27AA4828" w:rsidR="00627EBD" w:rsidRPr="00CB056F" w:rsidRDefault="00627EBD" w:rsidP="00627EBD">
      <w:pPr>
        <w:pStyle w:val="ListParagraph"/>
        <w:numPr>
          <w:ilvl w:val="0"/>
          <w:numId w:val="32"/>
        </w:numPr>
        <w:ind w:left="426"/>
        <w:divId w:val="132019385"/>
      </w:pPr>
      <w:r w:rsidRPr="00CB056F">
        <w:t>Ibu Dr. Ir. Siti Mayuni, M.T, IPM  selaku Dosen Pengajar Mata Kuliah Metodologi Penelitian.</w:t>
      </w:r>
    </w:p>
    <w:p w14:paraId="09011893" w14:textId="08A12A16" w:rsidR="00627EBD" w:rsidRPr="00CB056F" w:rsidRDefault="00627EBD" w:rsidP="00627EBD">
      <w:pPr>
        <w:pStyle w:val="ListParagraph"/>
        <w:numPr>
          <w:ilvl w:val="0"/>
          <w:numId w:val="32"/>
        </w:numPr>
        <w:ind w:left="426"/>
        <w:divId w:val="132019385"/>
      </w:pPr>
      <w:r w:rsidRPr="00CB056F">
        <w:t>Dr. Nurhayati, S.T., M.T. selaku Dosen Pengajar Mata Kuliah Metodologi Penelitian.</w:t>
      </w:r>
    </w:p>
    <w:p w14:paraId="4052A399" w14:textId="2310ECAC" w:rsidR="00627EBD" w:rsidRPr="00CB056F" w:rsidRDefault="00627EBD" w:rsidP="00627EBD">
      <w:pPr>
        <w:pStyle w:val="ListParagraph"/>
        <w:numPr>
          <w:ilvl w:val="0"/>
          <w:numId w:val="32"/>
        </w:numPr>
        <w:ind w:left="426"/>
        <w:divId w:val="132019385"/>
      </w:pPr>
      <w:r w:rsidRPr="00CB056F">
        <w:t>Dr. Eti Sulandari, S.T., MT. selaku Dosen Pengajar Mata Kuliah Metodologi Penelitian.</w:t>
      </w:r>
    </w:p>
    <w:p w14:paraId="0EC71245" w14:textId="20AA5AFB" w:rsidR="00627EBD" w:rsidRPr="00CB056F" w:rsidRDefault="00627EBD" w:rsidP="00627EBD">
      <w:pPr>
        <w:pStyle w:val="ListParagraph"/>
        <w:numPr>
          <w:ilvl w:val="0"/>
          <w:numId w:val="32"/>
        </w:numPr>
        <w:ind w:left="426"/>
        <w:divId w:val="132019385"/>
      </w:pPr>
      <w:r w:rsidRPr="00CB056F">
        <w:t>Pihak manajemen Perumahan Rajawali Residence yang telah memberikan izin dan data yang diperlukan untuk kelancaran studi kasus dalam penelitian ini</w:t>
      </w:r>
    </w:p>
    <w:p w14:paraId="61C74C25" w14:textId="2C36E7BC" w:rsidR="002A5D9E" w:rsidRPr="00CB056F" w:rsidRDefault="002A5D9E" w:rsidP="00627EBD">
      <w:pPr>
        <w:pStyle w:val="ListParagraph"/>
        <w:numPr>
          <w:ilvl w:val="0"/>
          <w:numId w:val="32"/>
        </w:numPr>
        <w:ind w:left="426"/>
        <w:divId w:val="132019385"/>
      </w:pPr>
      <w:r w:rsidRPr="00CB056F">
        <w:lastRenderedPageBreak/>
        <w:t>Sahabat dan rekan-rekan seperjuangan, mahasiswa  magister Teknik Sipil angkatan 2024 atas segala kebersamaan, semangat, dan diskusi yang bermanfaat selama masa perkuliahan</w:t>
      </w:r>
    </w:p>
    <w:p w14:paraId="25676136" w14:textId="5DA33BBB" w:rsidR="002A5D9E" w:rsidRPr="00CB056F" w:rsidRDefault="002A5D9E" w:rsidP="002A5D9E">
      <w:pPr>
        <w:divId w:val="132019385"/>
      </w:pPr>
      <w:r w:rsidRPr="00CB056F">
        <w:t>Penulis menyadari bahwa tesis ini masih jauh dari kata sempurna. Oleh karena itu, segala bentuk kritik dan saran yang membangun akan penulis terima dengan lapang dada demi perbaikan di masa mendatang. Akhir kata, semoga tesis ini dapat memberikan manfaat dan kontribusi positif bagi pengembangan ilmu pengetahuan, khususnya di bidang rekayasa sumber daya air.</w:t>
      </w:r>
    </w:p>
    <w:p w14:paraId="34098BDC" w14:textId="77777777" w:rsidR="002A5D9E" w:rsidRPr="00CB056F" w:rsidRDefault="002A5D9E" w:rsidP="002A5D9E">
      <w:pPr>
        <w:divId w:val="132019385"/>
      </w:pPr>
    </w:p>
    <w:p w14:paraId="62C727F6" w14:textId="77777777" w:rsidR="002A5D9E" w:rsidRPr="00CB056F" w:rsidRDefault="002A5D9E" w:rsidP="002A5D9E">
      <w:pPr>
        <w:divId w:val="132019385"/>
      </w:pPr>
    </w:p>
    <w:tbl>
      <w:tblPr>
        <w:tblStyle w:val="TableGrid0"/>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02"/>
      </w:tblGrid>
      <w:tr w:rsidR="002A5D9E" w:rsidRPr="00CB056F" w14:paraId="73959592" w14:textId="77777777" w:rsidTr="002A5D9E">
        <w:trPr>
          <w:divId w:val="132019385"/>
          <w:trHeight w:val="341"/>
          <w:jc w:val="right"/>
        </w:trPr>
        <w:tc>
          <w:tcPr>
            <w:tcW w:w="3502" w:type="dxa"/>
          </w:tcPr>
          <w:p w14:paraId="6BB0AACE" w14:textId="649EA58C" w:rsidR="002A5D9E" w:rsidRPr="00CB056F" w:rsidRDefault="002A5D9E" w:rsidP="002A5D9E">
            <w:pPr>
              <w:spacing w:after="0" w:line="240" w:lineRule="auto"/>
              <w:ind w:firstLine="0"/>
              <w:jc w:val="center"/>
              <w:rPr>
                <w:rFonts w:ascii="Times New Roman" w:hAnsi="Times New Roman" w:cs="Times New Roman"/>
                <w:sz w:val="24"/>
                <w:szCs w:val="24"/>
              </w:rPr>
            </w:pPr>
            <w:r w:rsidRPr="00CB056F">
              <w:rPr>
                <w:rFonts w:ascii="Times New Roman" w:hAnsi="Times New Roman" w:cs="Times New Roman"/>
                <w:sz w:val="24"/>
                <w:szCs w:val="24"/>
              </w:rPr>
              <w:t>Pontianak,    Juni 2025</w:t>
            </w:r>
          </w:p>
        </w:tc>
      </w:tr>
      <w:tr w:rsidR="002A5D9E" w:rsidRPr="00CB056F" w14:paraId="7E9AD644" w14:textId="77777777" w:rsidTr="002A5D9E">
        <w:trPr>
          <w:divId w:val="132019385"/>
          <w:trHeight w:val="770"/>
          <w:jc w:val="right"/>
        </w:trPr>
        <w:tc>
          <w:tcPr>
            <w:tcW w:w="3502" w:type="dxa"/>
          </w:tcPr>
          <w:p w14:paraId="4C98023E" w14:textId="77777777" w:rsidR="002A5D9E" w:rsidRPr="00CB056F" w:rsidRDefault="002A5D9E" w:rsidP="002A5D9E">
            <w:pPr>
              <w:spacing w:after="0" w:line="240" w:lineRule="auto"/>
              <w:ind w:firstLine="0"/>
              <w:jc w:val="center"/>
              <w:rPr>
                <w:rFonts w:ascii="Times New Roman" w:hAnsi="Times New Roman" w:cs="Times New Roman"/>
                <w:sz w:val="24"/>
                <w:szCs w:val="24"/>
              </w:rPr>
            </w:pPr>
          </w:p>
        </w:tc>
      </w:tr>
      <w:tr w:rsidR="002A5D9E" w:rsidRPr="00CB056F" w14:paraId="464620DA" w14:textId="77777777" w:rsidTr="002A5D9E">
        <w:trPr>
          <w:divId w:val="132019385"/>
          <w:trHeight w:val="349"/>
          <w:jc w:val="right"/>
        </w:trPr>
        <w:tc>
          <w:tcPr>
            <w:tcW w:w="3502" w:type="dxa"/>
          </w:tcPr>
          <w:p w14:paraId="151AF56D" w14:textId="77777777" w:rsidR="002A5D9E" w:rsidRPr="00CB056F" w:rsidRDefault="002A5D9E" w:rsidP="002A5D9E">
            <w:pPr>
              <w:spacing w:after="0" w:line="240" w:lineRule="auto"/>
              <w:ind w:firstLine="0"/>
              <w:jc w:val="center"/>
              <w:rPr>
                <w:rFonts w:ascii="Times New Roman" w:hAnsi="Times New Roman" w:cs="Times New Roman"/>
                <w:sz w:val="24"/>
                <w:szCs w:val="24"/>
              </w:rPr>
            </w:pPr>
            <w:r w:rsidRPr="00CB056F">
              <w:rPr>
                <w:rFonts w:ascii="Times New Roman" w:hAnsi="Times New Roman" w:cs="Times New Roman"/>
                <w:sz w:val="24"/>
                <w:szCs w:val="24"/>
              </w:rPr>
              <w:t>Razi Faisal</w:t>
            </w:r>
          </w:p>
        </w:tc>
      </w:tr>
      <w:tr w:rsidR="002A5D9E" w:rsidRPr="00CB056F" w14:paraId="0F0D3B8F" w14:textId="77777777" w:rsidTr="002A5D9E">
        <w:trPr>
          <w:divId w:val="132019385"/>
          <w:trHeight w:val="341"/>
          <w:jc w:val="right"/>
        </w:trPr>
        <w:tc>
          <w:tcPr>
            <w:tcW w:w="3502" w:type="dxa"/>
          </w:tcPr>
          <w:p w14:paraId="0B672543" w14:textId="0AE1F137" w:rsidR="002A5D9E" w:rsidRPr="00CB056F" w:rsidRDefault="002A5D9E" w:rsidP="002A5D9E">
            <w:pPr>
              <w:spacing w:after="0" w:line="240" w:lineRule="auto"/>
              <w:ind w:firstLine="0"/>
              <w:jc w:val="center"/>
              <w:rPr>
                <w:rFonts w:ascii="Times New Roman" w:hAnsi="Times New Roman" w:cs="Times New Roman"/>
                <w:sz w:val="24"/>
                <w:szCs w:val="24"/>
              </w:rPr>
            </w:pPr>
            <w:r w:rsidRPr="00CB056F">
              <w:rPr>
                <w:rFonts w:ascii="Times New Roman" w:hAnsi="Times New Roman" w:cs="Times New Roman"/>
                <w:sz w:val="24"/>
                <w:szCs w:val="24"/>
              </w:rPr>
              <w:t>D2071241011</w:t>
            </w:r>
          </w:p>
        </w:tc>
      </w:tr>
    </w:tbl>
    <w:p w14:paraId="0D685211" w14:textId="77777777" w:rsidR="002A5D9E" w:rsidRPr="00CB056F" w:rsidRDefault="002A5D9E" w:rsidP="002A5D9E">
      <w:pPr>
        <w:divId w:val="132019385"/>
      </w:pPr>
    </w:p>
    <w:p w14:paraId="3E900478" w14:textId="77777777" w:rsidR="00B47A94" w:rsidRPr="00CB056F" w:rsidRDefault="00B47A94" w:rsidP="00B47A94">
      <w:pPr>
        <w:divId w:val="132019385"/>
        <w:rPr>
          <w:color w:val="FFFFFF" w:themeColor="background1"/>
        </w:rPr>
      </w:pPr>
    </w:p>
    <w:p w14:paraId="36085845" w14:textId="77777777" w:rsidR="00B47A94" w:rsidRPr="00CB056F" w:rsidRDefault="00B47A94" w:rsidP="00B47A94">
      <w:pPr>
        <w:divId w:val="132019385"/>
        <w:rPr>
          <w:color w:val="FFFFFF" w:themeColor="background1"/>
        </w:rPr>
      </w:pPr>
      <w:r w:rsidRPr="00CB056F">
        <w:rPr>
          <w:color w:val="FFFFFF" w:themeColor="background1"/>
        </w:rPr>
        <w:t xml:space="preserve">Puji dan syukur selalu kita panjatkan kehadirat Allah SWT karena hanya berkat rahmat dan hidayah-Nya lah Penulis dapat menyelesaikan Tugas Akhir yang Berjudul </w:t>
      </w:r>
      <w:r w:rsidRPr="00CB056F">
        <w:rPr>
          <w:b/>
          <w:i/>
          <w:color w:val="FFFFFF" w:themeColor="background1"/>
        </w:rPr>
        <w:t>Perhitungan Struktur Jembatan Lengkung Rangka Baja Dua Tumpuan Bentang 120 Meter</w:t>
      </w:r>
      <w:r w:rsidRPr="00CB056F">
        <w:rPr>
          <w:color w:val="FFFFFF" w:themeColor="background1"/>
        </w:rPr>
        <w:t xml:space="preserve"> sebagai syarat menempuh sidang Sarjana pada Fakultas Teknik Jurusan Sipil Universitas Tanjungpura Pontianak.</w:t>
      </w:r>
    </w:p>
    <w:p w14:paraId="792F1F63" w14:textId="77777777" w:rsidR="00B47A94" w:rsidRPr="00CB056F" w:rsidRDefault="00B47A94" w:rsidP="00B47A94">
      <w:pPr>
        <w:divId w:val="132019385"/>
        <w:rPr>
          <w:color w:val="FFFFFF" w:themeColor="background1"/>
        </w:rPr>
      </w:pPr>
      <w:r w:rsidRPr="00CB056F">
        <w:rPr>
          <w:color w:val="FFFFFF" w:themeColor="background1"/>
        </w:rPr>
        <w:t>Penulis menyadari bahwa materi dari Tugas Akhir ini terdapat kekurangan, baik dari segi dasar teori maupun dari segi penyampaiannya. Hal ini tidak terlepas dari kodrat kita sebagai manusia yang tidak dapat mencapai kesempurnaan. Tetapi sebaiknya tidak menghambat usaha kita untuk menghasilkan suatu karya yang maksimal. Begitu juga usaha penulis untuk memberikan suatu Laporan Tugas Akhir yang maksimal.</w:t>
      </w:r>
    </w:p>
    <w:p w14:paraId="1FD40E61" w14:textId="77777777" w:rsidR="00B47A94" w:rsidRPr="00CB056F" w:rsidRDefault="00B47A94" w:rsidP="00B47A94">
      <w:pPr>
        <w:divId w:val="132019385"/>
        <w:rPr>
          <w:color w:val="FFFFFF" w:themeColor="background1"/>
        </w:rPr>
      </w:pPr>
      <w:r w:rsidRPr="00CB056F">
        <w:rPr>
          <w:color w:val="FFFFFF" w:themeColor="background1"/>
        </w:rPr>
        <w:lastRenderedPageBreak/>
        <w:t>Dalam penyusunan Tugas Akhir ini, Penulis mendapat banyak bantuan dari berbagai pihak. Oleh karena itu, dalam kesempatan ini penulis ingin menyampaikan rasa terima kasih yang sebesar-besarnya kepada :</w:t>
      </w:r>
    </w:p>
    <w:p w14:paraId="25386AFE" w14:textId="77777777" w:rsidR="00B47A94" w:rsidRPr="00CB056F" w:rsidRDefault="00B47A94" w:rsidP="00B47A94">
      <w:pPr>
        <w:pStyle w:val="ListParagraph"/>
        <w:numPr>
          <w:ilvl w:val="0"/>
          <w:numId w:val="2"/>
        </w:numPr>
        <w:divId w:val="132019385"/>
        <w:rPr>
          <w:color w:val="FFFFFF" w:themeColor="background1"/>
        </w:rPr>
      </w:pPr>
      <w:r w:rsidRPr="00CB056F">
        <w:rPr>
          <w:color w:val="FFFFFF" w:themeColor="background1"/>
        </w:rPr>
        <w:t>Bapak Ir. Junaidi, M.Sc, selaku Dekan Fakultas Teknik Universitas Tanjungpura</w:t>
      </w:r>
    </w:p>
    <w:p w14:paraId="006D5E41" w14:textId="77777777" w:rsidR="00B47A94" w:rsidRPr="00CB056F" w:rsidRDefault="00B47A94" w:rsidP="00B47A94">
      <w:pPr>
        <w:pStyle w:val="ListParagraph"/>
        <w:numPr>
          <w:ilvl w:val="0"/>
          <w:numId w:val="2"/>
        </w:numPr>
        <w:divId w:val="132019385"/>
        <w:rPr>
          <w:color w:val="FFFFFF" w:themeColor="background1"/>
        </w:rPr>
      </w:pPr>
      <w:r w:rsidRPr="00CB056F">
        <w:rPr>
          <w:color w:val="FFFFFF" w:themeColor="background1"/>
        </w:rPr>
        <w:t>Ibu Siti Mayuni, S.T, M.T., selaku Ketua Jurusan Teknik Sipil Fakultas Teknik Universitas Tanjungpura</w:t>
      </w:r>
    </w:p>
    <w:p w14:paraId="7EC59E21" w14:textId="77777777" w:rsidR="00B47A94" w:rsidRPr="00CB056F" w:rsidRDefault="00B47A94" w:rsidP="00B47A94">
      <w:pPr>
        <w:pStyle w:val="ListParagraph"/>
        <w:numPr>
          <w:ilvl w:val="0"/>
          <w:numId w:val="2"/>
        </w:numPr>
        <w:divId w:val="132019385"/>
        <w:rPr>
          <w:color w:val="FFFFFF" w:themeColor="background1"/>
        </w:rPr>
      </w:pPr>
      <w:r w:rsidRPr="00CB056F">
        <w:rPr>
          <w:color w:val="FFFFFF" w:themeColor="background1"/>
        </w:rPr>
        <w:t>Bapak Ir. Bambang Soewarto, M.T, selaku Dosen Pembimbing Utama Tugas Akhir ini</w:t>
      </w:r>
    </w:p>
    <w:p w14:paraId="7E5052DE" w14:textId="77777777" w:rsidR="00B47A94" w:rsidRPr="00CB056F" w:rsidRDefault="00B47A94" w:rsidP="00B47A94">
      <w:pPr>
        <w:pStyle w:val="ListParagraph"/>
        <w:numPr>
          <w:ilvl w:val="0"/>
          <w:numId w:val="2"/>
        </w:numPr>
        <w:divId w:val="132019385"/>
        <w:rPr>
          <w:color w:val="FFFFFF" w:themeColor="background1"/>
        </w:rPr>
      </w:pPr>
      <w:r w:rsidRPr="00CB056F">
        <w:rPr>
          <w:color w:val="FFFFFF" w:themeColor="background1"/>
        </w:rPr>
        <w:t>Bapak M. Yusuf, S.T, M.T. selaku Dosen Pembimbing Pembantu Tugas Akhir ini</w:t>
      </w:r>
    </w:p>
    <w:p w14:paraId="6A881631" w14:textId="77777777" w:rsidR="00B47A94" w:rsidRPr="00CB056F" w:rsidRDefault="00B47A94" w:rsidP="00B47A94">
      <w:pPr>
        <w:pStyle w:val="ListParagraph"/>
        <w:numPr>
          <w:ilvl w:val="0"/>
          <w:numId w:val="2"/>
        </w:numPr>
        <w:divId w:val="132019385"/>
        <w:rPr>
          <w:color w:val="FFFFFF" w:themeColor="background1"/>
        </w:rPr>
      </w:pPr>
      <w:r w:rsidRPr="00CB056F">
        <w:rPr>
          <w:color w:val="FFFFFF" w:themeColor="background1"/>
        </w:rPr>
        <w:t>Bapak Ir. Andry Alim Lingga, M.T, selaku Dosen Penguji Utama Tugas Akhir ini</w:t>
      </w:r>
    </w:p>
    <w:p w14:paraId="01C84646" w14:textId="77777777" w:rsidR="00B47A94" w:rsidRPr="00CB056F" w:rsidRDefault="00B47A94" w:rsidP="00B47A94">
      <w:pPr>
        <w:pStyle w:val="ListParagraph"/>
        <w:numPr>
          <w:ilvl w:val="0"/>
          <w:numId w:val="2"/>
        </w:numPr>
        <w:divId w:val="132019385"/>
        <w:rPr>
          <w:color w:val="FFFFFF" w:themeColor="background1"/>
        </w:rPr>
      </w:pPr>
      <w:r w:rsidRPr="00CB056F">
        <w:rPr>
          <w:color w:val="FFFFFF" w:themeColor="background1"/>
        </w:rPr>
        <w:t>Bapak Gatot Setya Budi,S.T,M.T, selaku Dosen Penguji Pembantu Tugas Akhir ini</w:t>
      </w:r>
    </w:p>
    <w:p w14:paraId="7B3C9131" w14:textId="77777777" w:rsidR="00B47A94" w:rsidRPr="00CB056F" w:rsidRDefault="00B47A94" w:rsidP="00B47A94">
      <w:pPr>
        <w:pStyle w:val="ListParagraph"/>
        <w:numPr>
          <w:ilvl w:val="0"/>
          <w:numId w:val="2"/>
        </w:numPr>
        <w:divId w:val="132019385"/>
        <w:rPr>
          <w:color w:val="FFFFFF" w:themeColor="background1"/>
        </w:rPr>
      </w:pPr>
      <w:r w:rsidRPr="00CB056F">
        <w:rPr>
          <w:color w:val="FFFFFF" w:themeColor="background1"/>
        </w:rPr>
        <w:t>Para Dosen dan seluruh staf administrasi Fakultas Teknik Universitas Tanjungpura</w:t>
      </w:r>
    </w:p>
    <w:p w14:paraId="5D9AF39F" w14:textId="77777777" w:rsidR="00B47A94" w:rsidRPr="00CB056F" w:rsidRDefault="00B47A94" w:rsidP="00B47A94">
      <w:pPr>
        <w:pStyle w:val="ListParagraph"/>
        <w:numPr>
          <w:ilvl w:val="0"/>
          <w:numId w:val="2"/>
        </w:numPr>
        <w:divId w:val="132019385"/>
        <w:rPr>
          <w:color w:val="FFFFFF" w:themeColor="background1"/>
        </w:rPr>
      </w:pPr>
      <w:r w:rsidRPr="00CB056F">
        <w:rPr>
          <w:color w:val="FFFFFF" w:themeColor="background1"/>
        </w:rPr>
        <w:t>Rekan-rekan mahasiswa dan semua pihak yang telah memberikan dukungannya yang tidak dapat disebutkan satu persatu.</w:t>
      </w:r>
    </w:p>
    <w:p w14:paraId="1C80FE0B" w14:textId="77777777" w:rsidR="00B47A94" w:rsidRPr="00CB056F" w:rsidRDefault="00B47A94" w:rsidP="00B47A94">
      <w:pPr>
        <w:divId w:val="132019385"/>
        <w:rPr>
          <w:color w:val="FFFFFF" w:themeColor="background1"/>
        </w:rPr>
      </w:pPr>
    </w:p>
    <w:p w14:paraId="1B9EB953" w14:textId="77777777" w:rsidR="00B47A94" w:rsidRPr="00CB056F" w:rsidRDefault="00B47A94" w:rsidP="00B47A94">
      <w:pPr>
        <w:divId w:val="132019385"/>
        <w:rPr>
          <w:color w:val="FFFFFF" w:themeColor="background1"/>
        </w:rPr>
      </w:pPr>
      <w:r w:rsidRPr="00CB056F">
        <w:rPr>
          <w:color w:val="FFFFFF" w:themeColor="background1"/>
        </w:rPr>
        <w:t>Akhir kata, penulis berharap semoga Tugas Akhir ini dapat berguna bagi kita semua.</w:t>
      </w:r>
    </w:p>
    <w:tbl>
      <w:tblPr>
        <w:tblStyle w:val="TableGrid0"/>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02"/>
      </w:tblGrid>
      <w:tr w:rsidR="00C74D78" w:rsidRPr="00CB056F" w14:paraId="1647CC29" w14:textId="77777777" w:rsidTr="00B47A94">
        <w:trPr>
          <w:divId w:val="132019385"/>
          <w:trHeight w:val="341"/>
          <w:jc w:val="right"/>
        </w:trPr>
        <w:tc>
          <w:tcPr>
            <w:tcW w:w="3502" w:type="dxa"/>
          </w:tcPr>
          <w:p w14:paraId="33386A03" w14:textId="77777777" w:rsidR="00B47A94" w:rsidRPr="00CB056F" w:rsidRDefault="00B47A94" w:rsidP="00C866D4">
            <w:pPr>
              <w:ind w:firstLine="0"/>
              <w:jc w:val="center"/>
              <w:rPr>
                <w:rFonts w:ascii="Times New Roman" w:hAnsi="Times New Roman" w:cs="Times New Roman"/>
                <w:color w:val="FFFFFF" w:themeColor="background1"/>
                <w:sz w:val="24"/>
                <w:szCs w:val="24"/>
              </w:rPr>
            </w:pPr>
            <w:r w:rsidRPr="00CB056F">
              <w:rPr>
                <w:rFonts w:ascii="Times New Roman" w:hAnsi="Times New Roman" w:cs="Times New Roman"/>
                <w:color w:val="FFFFFF" w:themeColor="background1"/>
                <w:sz w:val="24"/>
                <w:szCs w:val="24"/>
              </w:rPr>
              <w:t>Pontianak,    Maret 2014</w:t>
            </w:r>
          </w:p>
        </w:tc>
      </w:tr>
      <w:tr w:rsidR="00C74D78" w:rsidRPr="00CB056F" w14:paraId="71606DC9" w14:textId="77777777" w:rsidTr="00B47A94">
        <w:trPr>
          <w:divId w:val="132019385"/>
          <w:trHeight w:val="770"/>
          <w:jc w:val="right"/>
        </w:trPr>
        <w:tc>
          <w:tcPr>
            <w:tcW w:w="3502" w:type="dxa"/>
          </w:tcPr>
          <w:p w14:paraId="5B6FF6EB" w14:textId="77777777" w:rsidR="00B47A94" w:rsidRPr="00CB056F" w:rsidRDefault="00B47A94" w:rsidP="00C866D4">
            <w:pPr>
              <w:ind w:firstLine="0"/>
              <w:jc w:val="center"/>
              <w:rPr>
                <w:rFonts w:ascii="Times New Roman" w:hAnsi="Times New Roman" w:cs="Times New Roman"/>
                <w:color w:val="FFFFFF" w:themeColor="background1"/>
                <w:sz w:val="24"/>
                <w:szCs w:val="24"/>
              </w:rPr>
            </w:pPr>
          </w:p>
        </w:tc>
      </w:tr>
      <w:tr w:rsidR="00C74D78" w:rsidRPr="00CB056F" w14:paraId="64B6E06C" w14:textId="77777777" w:rsidTr="00B47A94">
        <w:trPr>
          <w:divId w:val="132019385"/>
          <w:trHeight w:val="349"/>
          <w:jc w:val="right"/>
        </w:trPr>
        <w:tc>
          <w:tcPr>
            <w:tcW w:w="3502" w:type="dxa"/>
          </w:tcPr>
          <w:p w14:paraId="1B609EC0" w14:textId="77777777" w:rsidR="00B47A94" w:rsidRPr="00CB056F" w:rsidRDefault="00B47A94" w:rsidP="00C866D4">
            <w:pPr>
              <w:ind w:firstLine="0"/>
              <w:jc w:val="center"/>
              <w:rPr>
                <w:rFonts w:ascii="Times New Roman" w:hAnsi="Times New Roman" w:cs="Times New Roman"/>
                <w:color w:val="FFFFFF" w:themeColor="background1"/>
                <w:sz w:val="24"/>
                <w:szCs w:val="24"/>
                <w:u w:val="single"/>
              </w:rPr>
            </w:pPr>
            <w:r w:rsidRPr="00CB056F">
              <w:rPr>
                <w:rFonts w:ascii="Times New Roman" w:hAnsi="Times New Roman" w:cs="Times New Roman"/>
                <w:color w:val="FFFFFF" w:themeColor="background1"/>
                <w:sz w:val="24"/>
                <w:szCs w:val="24"/>
                <w:u w:val="single"/>
              </w:rPr>
              <w:t>Razi Faisal</w:t>
            </w:r>
          </w:p>
        </w:tc>
      </w:tr>
      <w:tr w:rsidR="00C74D78" w:rsidRPr="00CB056F" w14:paraId="7EE441A9" w14:textId="77777777" w:rsidTr="00B47A94">
        <w:trPr>
          <w:divId w:val="132019385"/>
          <w:trHeight w:val="341"/>
          <w:jc w:val="right"/>
        </w:trPr>
        <w:tc>
          <w:tcPr>
            <w:tcW w:w="3502" w:type="dxa"/>
          </w:tcPr>
          <w:p w14:paraId="56CC83AC" w14:textId="77777777" w:rsidR="00B47A94" w:rsidRPr="00CB056F" w:rsidRDefault="00B47A94" w:rsidP="00C866D4">
            <w:pPr>
              <w:ind w:firstLine="0"/>
              <w:jc w:val="center"/>
              <w:rPr>
                <w:rFonts w:ascii="Times New Roman" w:hAnsi="Times New Roman" w:cs="Times New Roman"/>
                <w:color w:val="FFFFFF" w:themeColor="background1"/>
                <w:sz w:val="24"/>
                <w:szCs w:val="24"/>
              </w:rPr>
            </w:pPr>
            <w:r w:rsidRPr="00CB056F">
              <w:rPr>
                <w:rFonts w:ascii="Times New Roman" w:hAnsi="Times New Roman" w:cs="Times New Roman"/>
                <w:color w:val="FFFFFF" w:themeColor="background1"/>
                <w:sz w:val="24"/>
                <w:szCs w:val="24"/>
              </w:rPr>
              <w:t>D11109028</w:t>
            </w:r>
          </w:p>
        </w:tc>
      </w:tr>
    </w:tbl>
    <w:p w14:paraId="15B7EAFB" w14:textId="77777777" w:rsidR="00B47A94" w:rsidRPr="00CB056F" w:rsidRDefault="00B47A94" w:rsidP="00B47A94">
      <w:pPr>
        <w:spacing w:after="160" w:line="259" w:lineRule="auto"/>
        <w:ind w:firstLine="0"/>
        <w:jc w:val="left"/>
        <w:divId w:val="132019385"/>
        <w:rPr>
          <w:rFonts w:eastAsiaTheme="majorEastAsia" w:cstheme="majorBidi"/>
          <w:b/>
          <w:color w:val="FFFFFF" w:themeColor="background1"/>
          <w:sz w:val="32"/>
          <w:szCs w:val="32"/>
        </w:rPr>
      </w:pPr>
    </w:p>
    <w:p w14:paraId="4BBE58F4" w14:textId="77777777" w:rsidR="00B47A94" w:rsidRPr="00CB056F" w:rsidRDefault="00B47A94" w:rsidP="00B47A94">
      <w:pPr>
        <w:divId w:val="132019385"/>
        <w:rPr>
          <w:color w:val="FFFFFF" w:themeColor="background1"/>
        </w:rPr>
      </w:pPr>
      <w:r w:rsidRPr="00CB056F">
        <w:rPr>
          <w:color w:val="FFFFFF" w:themeColor="background1"/>
        </w:rPr>
        <w:br w:type="page"/>
      </w:r>
    </w:p>
    <w:p w14:paraId="60676434" w14:textId="3EC35C02" w:rsidR="00B47A94" w:rsidRPr="00CB056F" w:rsidRDefault="00B47A94" w:rsidP="006F6C9C">
      <w:pPr>
        <w:pStyle w:val="Heading1"/>
        <w:divId w:val="132019385"/>
      </w:pPr>
      <w:bookmarkStart w:id="91" w:name="_Toc199165336"/>
      <w:bookmarkStart w:id="92" w:name="_Toc199165383"/>
      <w:bookmarkStart w:id="93" w:name="_Toc199165523"/>
      <w:bookmarkStart w:id="94" w:name="_Toc199165804"/>
      <w:bookmarkStart w:id="95" w:name="_Toc240583035"/>
      <w:r w:rsidRPr="00CB056F">
        <w:lastRenderedPageBreak/>
        <w:t>DAFTAR ISI</w:t>
      </w:r>
      <w:bookmarkEnd w:id="91"/>
      <w:bookmarkEnd w:id="92"/>
      <w:bookmarkEnd w:id="93"/>
      <w:bookmarkEnd w:id="94"/>
      <w:bookmarkEnd w:id="95"/>
    </w:p>
    <w:p w14:paraId="0AAB54C1" w14:textId="77777777" w:rsidR="00FF5483" w:rsidRPr="00CB056F" w:rsidRDefault="00FF5483" w:rsidP="009B4E0E">
      <w:pPr>
        <w:ind w:firstLine="0"/>
        <w:divId w:val="132019385"/>
      </w:pPr>
    </w:p>
    <w:sdt>
      <w:sdtPr>
        <w:rPr>
          <w:rFonts w:ascii="Times New Roman" w:eastAsiaTheme="minorHAnsi" w:hAnsi="Times New Roman" w:cstheme="minorBidi"/>
          <w:b w:val="0"/>
          <w:bCs w:val="0"/>
          <w:color w:val="auto"/>
          <w:kern w:val="2"/>
          <w:sz w:val="24"/>
          <w:szCs w:val="22"/>
        </w:rPr>
        <w:id w:val="-1028337920"/>
        <w:docPartObj>
          <w:docPartGallery w:val="Table of Contents"/>
          <w:docPartUnique/>
        </w:docPartObj>
      </w:sdtPr>
      <w:sdtEndPr>
        <w:rPr>
          <w:rFonts w:cs="Times New Roman"/>
          <w:noProof/>
          <w:szCs w:val="24"/>
        </w:rPr>
      </w:sdtEndPr>
      <w:sdtContent>
        <w:p w14:paraId="2BB6ACFD" w14:textId="3B5959CF" w:rsidR="005F1A14" w:rsidRPr="00CB056F" w:rsidRDefault="005F1A14" w:rsidP="000676DC">
          <w:pPr>
            <w:pStyle w:val="TOCHeading"/>
            <w:spacing w:before="0"/>
            <w:rPr>
              <w:rFonts w:ascii="Times New Roman" w:hAnsi="Times New Roman" w:cs="Times New Roman"/>
              <w:sz w:val="24"/>
              <w:szCs w:val="24"/>
            </w:rPr>
          </w:pPr>
        </w:p>
        <w:p w14:paraId="7009E1FA" w14:textId="25104218" w:rsidR="005A3043" w:rsidRPr="000C4A80" w:rsidRDefault="005F1A14">
          <w:pPr>
            <w:pStyle w:val="TOC1"/>
            <w:rPr>
              <w:rFonts w:ascii="Times New Roman" w:eastAsiaTheme="minorEastAsia" w:hAnsi="Times New Roman" w:cs="Times New Roman"/>
              <w:b w:val="0"/>
              <w:bCs w:val="0"/>
              <w:i w:val="0"/>
              <w:iCs w:val="0"/>
              <w:noProof/>
              <w:lang w:val="en-ID"/>
              <w14:ligatures w14:val="standardContextual"/>
            </w:rPr>
          </w:pPr>
          <w:r w:rsidRPr="000C4A80">
            <w:rPr>
              <w:rFonts w:ascii="Times New Roman" w:hAnsi="Times New Roman" w:cs="Times New Roman"/>
            </w:rPr>
            <w:fldChar w:fldCharType="begin"/>
          </w:r>
          <w:r w:rsidRPr="000C4A80">
            <w:rPr>
              <w:rFonts w:ascii="Times New Roman" w:hAnsi="Times New Roman" w:cs="Times New Roman"/>
            </w:rPr>
            <w:instrText xml:space="preserve"> TOC \o "1-4" \f \h \z \u </w:instrText>
          </w:r>
          <w:r w:rsidRPr="000C4A80">
            <w:rPr>
              <w:rFonts w:ascii="Times New Roman" w:hAnsi="Times New Roman" w:cs="Times New Roman"/>
            </w:rPr>
            <w:fldChar w:fldCharType="separate"/>
          </w:r>
          <w:hyperlink w:anchor="_Toc240583031" w:history="1">
            <w:r w:rsidR="005A3043" w:rsidRPr="000C4A80">
              <w:rPr>
                <w:rStyle w:val="Hyperlink"/>
                <w:rFonts w:ascii="Times New Roman" w:hAnsi="Times New Roman" w:cs="Times New Roman"/>
                <w:noProof/>
              </w:rPr>
              <w:t>HALAMAN PERNYATAAN</w:t>
            </w:r>
            <w:r w:rsidR="005A3043" w:rsidRPr="000C4A80">
              <w:rPr>
                <w:rFonts w:ascii="Times New Roman" w:hAnsi="Times New Roman" w:cs="Times New Roman"/>
                <w:noProof/>
                <w:webHidden/>
              </w:rPr>
              <w:tab/>
            </w:r>
            <w:r w:rsidR="005A3043" w:rsidRPr="000C4A80">
              <w:rPr>
                <w:rFonts w:ascii="Times New Roman" w:hAnsi="Times New Roman" w:cs="Times New Roman"/>
                <w:noProof/>
                <w:webHidden/>
              </w:rPr>
              <w:fldChar w:fldCharType="begin"/>
            </w:r>
            <w:r w:rsidR="005A3043" w:rsidRPr="000C4A80">
              <w:rPr>
                <w:rFonts w:ascii="Times New Roman" w:hAnsi="Times New Roman" w:cs="Times New Roman"/>
                <w:noProof/>
                <w:webHidden/>
              </w:rPr>
              <w:instrText xml:space="preserve"> PAGEREF _Toc240583031 \h </w:instrText>
            </w:r>
            <w:r w:rsidR="005A3043" w:rsidRPr="000C4A80">
              <w:rPr>
                <w:rFonts w:ascii="Times New Roman" w:hAnsi="Times New Roman" w:cs="Times New Roman"/>
                <w:noProof/>
                <w:webHidden/>
              </w:rPr>
            </w:r>
            <w:r w:rsidR="005A3043" w:rsidRPr="000C4A80">
              <w:rPr>
                <w:rFonts w:ascii="Times New Roman" w:hAnsi="Times New Roman" w:cs="Times New Roman"/>
                <w:noProof/>
                <w:webHidden/>
              </w:rPr>
              <w:fldChar w:fldCharType="separate"/>
            </w:r>
            <w:r w:rsidR="005A3043" w:rsidRPr="000C4A80">
              <w:rPr>
                <w:rFonts w:ascii="Times New Roman" w:hAnsi="Times New Roman" w:cs="Times New Roman"/>
                <w:noProof/>
                <w:webHidden/>
              </w:rPr>
              <w:t>ii</w:t>
            </w:r>
            <w:r w:rsidR="005A3043" w:rsidRPr="000C4A80">
              <w:rPr>
                <w:rFonts w:ascii="Times New Roman" w:hAnsi="Times New Roman" w:cs="Times New Roman"/>
                <w:noProof/>
                <w:webHidden/>
              </w:rPr>
              <w:fldChar w:fldCharType="end"/>
            </w:r>
          </w:hyperlink>
        </w:p>
        <w:p w14:paraId="462F3512" w14:textId="37BC702F" w:rsidR="005A3043" w:rsidRPr="000C4A80" w:rsidRDefault="005A3043">
          <w:pPr>
            <w:pStyle w:val="TOC1"/>
            <w:rPr>
              <w:rFonts w:ascii="Times New Roman" w:eastAsiaTheme="minorEastAsia" w:hAnsi="Times New Roman" w:cs="Times New Roman"/>
              <w:b w:val="0"/>
              <w:bCs w:val="0"/>
              <w:i w:val="0"/>
              <w:iCs w:val="0"/>
              <w:noProof/>
              <w:lang w:val="en-ID"/>
              <w14:ligatures w14:val="standardContextual"/>
            </w:rPr>
          </w:pPr>
          <w:hyperlink w:anchor="_Toc240583032" w:history="1">
            <w:r w:rsidRPr="000C4A80">
              <w:rPr>
                <w:rStyle w:val="Hyperlink"/>
                <w:rFonts w:ascii="Times New Roman" w:hAnsi="Times New Roman" w:cs="Times New Roman"/>
                <w:noProof/>
              </w:rPr>
              <w:t>HALAMAN PENGESAHAN</w:t>
            </w:r>
            <w:r w:rsidRPr="000C4A80">
              <w:rPr>
                <w:rFonts w:ascii="Times New Roman" w:hAnsi="Times New Roman" w:cs="Times New Roman"/>
                <w:noProof/>
                <w:webHidden/>
              </w:rPr>
              <w:tab/>
            </w:r>
            <w:r w:rsidRPr="000C4A80">
              <w:rPr>
                <w:rFonts w:ascii="Times New Roman" w:hAnsi="Times New Roman" w:cs="Times New Roman"/>
                <w:noProof/>
                <w:webHidden/>
              </w:rPr>
              <w:fldChar w:fldCharType="begin"/>
            </w:r>
            <w:r w:rsidRPr="000C4A80">
              <w:rPr>
                <w:rFonts w:ascii="Times New Roman" w:hAnsi="Times New Roman" w:cs="Times New Roman"/>
                <w:noProof/>
                <w:webHidden/>
              </w:rPr>
              <w:instrText xml:space="preserve"> PAGEREF _Toc240583032 \h </w:instrText>
            </w:r>
            <w:r w:rsidRPr="000C4A80">
              <w:rPr>
                <w:rFonts w:ascii="Times New Roman" w:hAnsi="Times New Roman" w:cs="Times New Roman"/>
                <w:noProof/>
                <w:webHidden/>
              </w:rPr>
            </w:r>
            <w:r w:rsidRPr="000C4A80">
              <w:rPr>
                <w:rFonts w:ascii="Times New Roman" w:hAnsi="Times New Roman" w:cs="Times New Roman"/>
                <w:noProof/>
                <w:webHidden/>
              </w:rPr>
              <w:fldChar w:fldCharType="separate"/>
            </w:r>
            <w:r w:rsidRPr="000C4A80">
              <w:rPr>
                <w:rFonts w:ascii="Times New Roman" w:hAnsi="Times New Roman" w:cs="Times New Roman"/>
                <w:noProof/>
                <w:webHidden/>
              </w:rPr>
              <w:t>iii</w:t>
            </w:r>
            <w:r w:rsidRPr="000C4A80">
              <w:rPr>
                <w:rFonts w:ascii="Times New Roman" w:hAnsi="Times New Roman" w:cs="Times New Roman"/>
                <w:noProof/>
                <w:webHidden/>
              </w:rPr>
              <w:fldChar w:fldCharType="end"/>
            </w:r>
          </w:hyperlink>
        </w:p>
        <w:p w14:paraId="1C13DA1E" w14:textId="574D2206" w:rsidR="005A3043" w:rsidRPr="000C4A80" w:rsidRDefault="005A3043">
          <w:pPr>
            <w:pStyle w:val="TOC1"/>
            <w:rPr>
              <w:rFonts w:ascii="Times New Roman" w:eastAsiaTheme="minorEastAsia" w:hAnsi="Times New Roman" w:cs="Times New Roman"/>
              <w:b w:val="0"/>
              <w:bCs w:val="0"/>
              <w:i w:val="0"/>
              <w:iCs w:val="0"/>
              <w:noProof/>
              <w:lang w:val="en-ID"/>
              <w14:ligatures w14:val="standardContextual"/>
            </w:rPr>
          </w:pPr>
          <w:hyperlink w:anchor="_Toc240583033" w:history="1">
            <w:r w:rsidRPr="000C4A80">
              <w:rPr>
                <w:rStyle w:val="Hyperlink"/>
                <w:rFonts w:ascii="Times New Roman" w:hAnsi="Times New Roman" w:cs="Times New Roman"/>
                <w:noProof/>
              </w:rPr>
              <w:t>ABSTRAK</w:t>
            </w:r>
            <w:r w:rsidRPr="000C4A80">
              <w:rPr>
                <w:rFonts w:ascii="Times New Roman" w:hAnsi="Times New Roman" w:cs="Times New Roman"/>
                <w:noProof/>
                <w:webHidden/>
              </w:rPr>
              <w:tab/>
            </w:r>
            <w:r w:rsidRPr="000C4A80">
              <w:rPr>
                <w:rFonts w:ascii="Times New Roman" w:hAnsi="Times New Roman" w:cs="Times New Roman"/>
                <w:noProof/>
                <w:webHidden/>
              </w:rPr>
              <w:fldChar w:fldCharType="begin"/>
            </w:r>
            <w:r w:rsidRPr="000C4A80">
              <w:rPr>
                <w:rFonts w:ascii="Times New Roman" w:hAnsi="Times New Roman" w:cs="Times New Roman"/>
                <w:noProof/>
                <w:webHidden/>
              </w:rPr>
              <w:instrText xml:space="preserve"> PAGEREF _Toc240583033 \h </w:instrText>
            </w:r>
            <w:r w:rsidRPr="000C4A80">
              <w:rPr>
                <w:rFonts w:ascii="Times New Roman" w:hAnsi="Times New Roman" w:cs="Times New Roman"/>
                <w:noProof/>
                <w:webHidden/>
              </w:rPr>
            </w:r>
            <w:r w:rsidRPr="000C4A80">
              <w:rPr>
                <w:rFonts w:ascii="Times New Roman" w:hAnsi="Times New Roman" w:cs="Times New Roman"/>
                <w:noProof/>
                <w:webHidden/>
              </w:rPr>
              <w:fldChar w:fldCharType="separate"/>
            </w:r>
            <w:r w:rsidRPr="000C4A80">
              <w:rPr>
                <w:rFonts w:ascii="Times New Roman" w:hAnsi="Times New Roman" w:cs="Times New Roman"/>
                <w:noProof/>
                <w:webHidden/>
              </w:rPr>
              <w:t>iv</w:t>
            </w:r>
            <w:r w:rsidRPr="000C4A80">
              <w:rPr>
                <w:rFonts w:ascii="Times New Roman" w:hAnsi="Times New Roman" w:cs="Times New Roman"/>
                <w:noProof/>
                <w:webHidden/>
              </w:rPr>
              <w:fldChar w:fldCharType="end"/>
            </w:r>
          </w:hyperlink>
        </w:p>
        <w:p w14:paraId="40A37DED" w14:textId="55E83B78" w:rsidR="005A3043" w:rsidRPr="000C4A80" w:rsidRDefault="005A3043">
          <w:pPr>
            <w:pStyle w:val="TOC1"/>
            <w:rPr>
              <w:rFonts w:ascii="Times New Roman" w:eastAsiaTheme="minorEastAsia" w:hAnsi="Times New Roman" w:cs="Times New Roman"/>
              <w:b w:val="0"/>
              <w:bCs w:val="0"/>
              <w:i w:val="0"/>
              <w:iCs w:val="0"/>
              <w:noProof/>
              <w:lang w:val="en-ID"/>
              <w14:ligatures w14:val="standardContextual"/>
            </w:rPr>
          </w:pPr>
          <w:hyperlink w:anchor="_Toc240583034" w:history="1">
            <w:r w:rsidRPr="000C4A80">
              <w:rPr>
                <w:rStyle w:val="Hyperlink"/>
                <w:rFonts w:ascii="Times New Roman" w:hAnsi="Times New Roman" w:cs="Times New Roman"/>
                <w:noProof/>
              </w:rPr>
              <w:t>KATA PENGANTAR</w:t>
            </w:r>
            <w:r w:rsidRPr="000C4A80">
              <w:rPr>
                <w:rFonts w:ascii="Times New Roman" w:hAnsi="Times New Roman" w:cs="Times New Roman"/>
                <w:noProof/>
                <w:webHidden/>
              </w:rPr>
              <w:tab/>
            </w:r>
            <w:r w:rsidRPr="000C4A80">
              <w:rPr>
                <w:rFonts w:ascii="Times New Roman" w:hAnsi="Times New Roman" w:cs="Times New Roman"/>
                <w:noProof/>
                <w:webHidden/>
              </w:rPr>
              <w:fldChar w:fldCharType="begin"/>
            </w:r>
            <w:r w:rsidRPr="000C4A80">
              <w:rPr>
                <w:rFonts w:ascii="Times New Roman" w:hAnsi="Times New Roman" w:cs="Times New Roman"/>
                <w:noProof/>
                <w:webHidden/>
              </w:rPr>
              <w:instrText xml:space="preserve"> PAGEREF _Toc240583034 \h </w:instrText>
            </w:r>
            <w:r w:rsidRPr="000C4A80">
              <w:rPr>
                <w:rFonts w:ascii="Times New Roman" w:hAnsi="Times New Roman" w:cs="Times New Roman"/>
                <w:noProof/>
                <w:webHidden/>
              </w:rPr>
            </w:r>
            <w:r w:rsidRPr="000C4A80">
              <w:rPr>
                <w:rFonts w:ascii="Times New Roman" w:hAnsi="Times New Roman" w:cs="Times New Roman"/>
                <w:noProof/>
                <w:webHidden/>
              </w:rPr>
              <w:fldChar w:fldCharType="separate"/>
            </w:r>
            <w:r w:rsidRPr="000C4A80">
              <w:rPr>
                <w:rFonts w:ascii="Times New Roman" w:hAnsi="Times New Roman" w:cs="Times New Roman"/>
                <w:noProof/>
                <w:webHidden/>
              </w:rPr>
              <w:t>v</w:t>
            </w:r>
            <w:r w:rsidRPr="000C4A80">
              <w:rPr>
                <w:rFonts w:ascii="Times New Roman" w:hAnsi="Times New Roman" w:cs="Times New Roman"/>
                <w:noProof/>
                <w:webHidden/>
              </w:rPr>
              <w:fldChar w:fldCharType="end"/>
            </w:r>
          </w:hyperlink>
        </w:p>
        <w:p w14:paraId="5B22BC72" w14:textId="76B71244" w:rsidR="005A3043" w:rsidRPr="000C4A80" w:rsidRDefault="005A3043">
          <w:pPr>
            <w:pStyle w:val="TOC1"/>
            <w:rPr>
              <w:rFonts w:ascii="Times New Roman" w:eastAsiaTheme="minorEastAsia" w:hAnsi="Times New Roman" w:cs="Times New Roman"/>
              <w:b w:val="0"/>
              <w:bCs w:val="0"/>
              <w:i w:val="0"/>
              <w:iCs w:val="0"/>
              <w:noProof/>
              <w:lang w:val="en-ID"/>
              <w14:ligatures w14:val="standardContextual"/>
            </w:rPr>
          </w:pPr>
          <w:hyperlink w:anchor="_Toc240583035" w:history="1">
            <w:r w:rsidRPr="000C4A80">
              <w:rPr>
                <w:rStyle w:val="Hyperlink"/>
                <w:rFonts w:ascii="Times New Roman" w:hAnsi="Times New Roman" w:cs="Times New Roman"/>
                <w:noProof/>
              </w:rPr>
              <w:t>DAFTAR ISI</w:t>
            </w:r>
            <w:r w:rsidRPr="000C4A80">
              <w:rPr>
                <w:rFonts w:ascii="Times New Roman" w:hAnsi="Times New Roman" w:cs="Times New Roman"/>
                <w:noProof/>
                <w:webHidden/>
              </w:rPr>
              <w:tab/>
            </w:r>
            <w:r w:rsidRPr="000C4A80">
              <w:rPr>
                <w:rFonts w:ascii="Times New Roman" w:hAnsi="Times New Roman" w:cs="Times New Roman"/>
                <w:noProof/>
                <w:webHidden/>
              </w:rPr>
              <w:fldChar w:fldCharType="begin"/>
            </w:r>
            <w:r w:rsidRPr="000C4A80">
              <w:rPr>
                <w:rFonts w:ascii="Times New Roman" w:hAnsi="Times New Roman" w:cs="Times New Roman"/>
                <w:noProof/>
                <w:webHidden/>
              </w:rPr>
              <w:instrText xml:space="preserve"> PAGEREF _Toc240583035 \h </w:instrText>
            </w:r>
            <w:r w:rsidRPr="000C4A80">
              <w:rPr>
                <w:rFonts w:ascii="Times New Roman" w:hAnsi="Times New Roman" w:cs="Times New Roman"/>
                <w:noProof/>
                <w:webHidden/>
              </w:rPr>
            </w:r>
            <w:r w:rsidRPr="000C4A80">
              <w:rPr>
                <w:rFonts w:ascii="Times New Roman" w:hAnsi="Times New Roman" w:cs="Times New Roman"/>
                <w:noProof/>
                <w:webHidden/>
              </w:rPr>
              <w:fldChar w:fldCharType="separate"/>
            </w:r>
            <w:r w:rsidRPr="000C4A80">
              <w:rPr>
                <w:rFonts w:ascii="Times New Roman" w:hAnsi="Times New Roman" w:cs="Times New Roman"/>
                <w:noProof/>
                <w:webHidden/>
              </w:rPr>
              <w:t>viii</w:t>
            </w:r>
            <w:r w:rsidRPr="000C4A80">
              <w:rPr>
                <w:rFonts w:ascii="Times New Roman" w:hAnsi="Times New Roman" w:cs="Times New Roman"/>
                <w:noProof/>
                <w:webHidden/>
              </w:rPr>
              <w:fldChar w:fldCharType="end"/>
            </w:r>
          </w:hyperlink>
        </w:p>
        <w:p w14:paraId="5EA448F7" w14:textId="2F6CEBE9" w:rsidR="005A3043" w:rsidRPr="000C4A80" w:rsidRDefault="005A3043">
          <w:pPr>
            <w:pStyle w:val="TOC1"/>
            <w:rPr>
              <w:rFonts w:ascii="Times New Roman" w:eastAsiaTheme="minorEastAsia" w:hAnsi="Times New Roman" w:cs="Times New Roman"/>
              <w:b w:val="0"/>
              <w:bCs w:val="0"/>
              <w:i w:val="0"/>
              <w:iCs w:val="0"/>
              <w:noProof/>
              <w:lang w:val="en-ID"/>
              <w14:ligatures w14:val="standardContextual"/>
            </w:rPr>
          </w:pPr>
          <w:hyperlink w:anchor="_Toc240583036" w:history="1">
            <w:r w:rsidRPr="000C4A80">
              <w:rPr>
                <w:rStyle w:val="Hyperlink"/>
                <w:rFonts w:ascii="Times New Roman" w:hAnsi="Times New Roman" w:cs="Times New Roman"/>
                <w:noProof/>
              </w:rPr>
              <w:t>DAFTAR TABEL</w:t>
            </w:r>
            <w:r w:rsidRPr="000C4A80">
              <w:rPr>
                <w:rFonts w:ascii="Times New Roman" w:hAnsi="Times New Roman" w:cs="Times New Roman"/>
                <w:noProof/>
                <w:webHidden/>
              </w:rPr>
              <w:tab/>
            </w:r>
            <w:r w:rsidRPr="000C4A80">
              <w:rPr>
                <w:rFonts w:ascii="Times New Roman" w:hAnsi="Times New Roman" w:cs="Times New Roman"/>
                <w:noProof/>
                <w:webHidden/>
              </w:rPr>
              <w:fldChar w:fldCharType="begin"/>
            </w:r>
            <w:r w:rsidRPr="000C4A80">
              <w:rPr>
                <w:rFonts w:ascii="Times New Roman" w:hAnsi="Times New Roman" w:cs="Times New Roman"/>
                <w:noProof/>
                <w:webHidden/>
              </w:rPr>
              <w:instrText xml:space="preserve"> PAGEREF _Toc240583036 \h </w:instrText>
            </w:r>
            <w:r w:rsidRPr="000C4A80">
              <w:rPr>
                <w:rFonts w:ascii="Times New Roman" w:hAnsi="Times New Roman" w:cs="Times New Roman"/>
                <w:noProof/>
                <w:webHidden/>
              </w:rPr>
            </w:r>
            <w:r w:rsidRPr="000C4A80">
              <w:rPr>
                <w:rFonts w:ascii="Times New Roman" w:hAnsi="Times New Roman" w:cs="Times New Roman"/>
                <w:noProof/>
                <w:webHidden/>
              </w:rPr>
              <w:fldChar w:fldCharType="separate"/>
            </w:r>
            <w:r w:rsidRPr="000C4A80">
              <w:rPr>
                <w:rFonts w:ascii="Times New Roman" w:hAnsi="Times New Roman" w:cs="Times New Roman"/>
                <w:noProof/>
                <w:webHidden/>
              </w:rPr>
              <w:t>x</w:t>
            </w:r>
            <w:r w:rsidRPr="000C4A80">
              <w:rPr>
                <w:rFonts w:ascii="Times New Roman" w:hAnsi="Times New Roman" w:cs="Times New Roman"/>
                <w:noProof/>
                <w:webHidden/>
              </w:rPr>
              <w:fldChar w:fldCharType="end"/>
            </w:r>
          </w:hyperlink>
        </w:p>
        <w:p w14:paraId="5F90069E" w14:textId="0A1725F1" w:rsidR="005A3043" w:rsidRPr="000C4A80" w:rsidRDefault="005A3043">
          <w:pPr>
            <w:pStyle w:val="TOC1"/>
            <w:rPr>
              <w:rFonts w:ascii="Times New Roman" w:eastAsiaTheme="minorEastAsia" w:hAnsi="Times New Roman" w:cs="Times New Roman"/>
              <w:b w:val="0"/>
              <w:bCs w:val="0"/>
              <w:i w:val="0"/>
              <w:iCs w:val="0"/>
              <w:noProof/>
              <w:lang w:val="en-ID"/>
              <w14:ligatures w14:val="standardContextual"/>
            </w:rPr>
          </w:pPr>
          <w:hyperlink w:anchor="_Toc240583037" w:history="1">
            <w:r w:rsidRPr="000C4A80">
              <w:rPr>
                <w:rStyle w:val="Hyperlink"/>
                <w:rFonts w:ascii="Times New Roman" w:hAnsi="Times New Roman" w:cs="Times New Roman"/>
                <w:noProof/>
              </w:rPr>
              <w:t>DAFTAR GAMBAR</w:t>
            </w:r>
            <w:r w:rsidRPr="000C4A80">
              <w:rPr>
                <w:rFonts w:ascii="Times New Roman" w:hAnsi="Times New Roman" w:cs="Times New Roman"/>
                <w:noProof/>
                <w:webHidden/>
              </w:rPr>
              <w:tab/>
            </w:r>
            <w:r w:rsidRPr="000C4A80">
              <w:rPr>
                <w:rFonts w:ascii="Times New Roman" w:hAnsi="Times New Roman" w:cs="Times New Roman"/>
                <w:noProof/>
                <w:webHidden/>
              </w:rPr>
              <w:fldChar w:fldCharType="begin"/>
            </w:r>
            <w:r w:rsidRPr="000C4A80">
              <w:rPr>
                <w:rFonts w:ascii="Times New Roman" w:hAnsi="Times New Roman" w:cs="Times New Roman"/>
                <w:noProof/>
                <w:webHidden/>
              </w:rPr>
              <w:instrText xml:space="preserve"> PAGEREF _Toc240583037 \h </w:instrText>
            </w:r>
            <w:r w:rsidRPr="000C4A80">
              <w:rPr>
                <w:rFonts w:ascii="Times New Roman" w:hAnsi="Times New Roman" w:cs="Times New Roman"/>
                <w:noProof/>
                <w:webHidden/>
              </w:rPr>
            </w:r>
            <w:r w:rsidRPr="000C4A80">
              <w:rPr>
                <w:rFonts w:ascii="Times New Roman" w:hAnsi="Times New Roman" w:cs="Times New Roman"/>
                <w:noProof/>
                <w:webHidden/>
              </w:rPr>
              <w:fldChar w:fldCharType="separate"/>
            </w:r>
            <w:r w:rsidRPr="000C4A80">
              <w:rPr>
                <w:rFonts w:ascii="Times New Roman" w:hAnsi="Times New Roman" w:cs="Times New Roman"/>
                <w:noProof/>
                <w:webHidden/>
              </w:rPr>
              <w:t>xi</w:t>
            </w:r>
            <w:r w:rsidRPr="000C4A80">
              <w:rPr>
                <w:rFonts w:ascii="Times New Roman" w:hAnsi="Times New Roman" w:cs="Times New Roman"/>
                <w:noProof/>
                <w:webHidden/>
              </w:rPr>
              <w:fldChar w:fldCharType="end"/>
            </w:r>
          </w:hyperlink>
        </w:p>
        <w:p w14:paraId="3BCD80FA" w14:textId="14998E9E" w:rsidR="005A3043" w:rsidRPr="009B4E0E" w:rsidRDefault="005A3043" w:rsidP="009B4E0E">
          <w:pPr>
            <w:pStyle w:val="TOC2"/>
            <w:tabs>
              <w:tab w:val="right" w:leader="underscore" w:pos="7928"/>
            </w:tabs>
            <w:rPr>
              <w:rFonts w:ascii="Times New Roman" w:eastAsiaTheme="minorEastAsia" w:hAnsi="Times New Roman" w:cs="Times New Roman"/>
              <w:b w:val="0"/>
              <w:bCs w:val="0"/>
              <w:noProof/>
              <w:sz w:val="24"/>
              <w:szCs w:val="24"/>
              <w:lang w:val="en-ID"/>
              <w14:ligatures w14:val="standardContextual"/>
            </w:rPr>
          </w:pPr>
          <w:hyperlink w:anchor="_Toc240583038" w:history="1">
            <w:r w:rsidRPr="000C4A80">
              <w:rPr>
                <w:rStyle w:val="Hyperlink"/>
                <w:rFonts w:ascii="Times New Roman" w:hAnsi="Times New Roman" w:cs="Times New Roman"/>
                <w:noProof/>
                <w:sz w:val="24"/>
                <w:szCs w:val="24"/>
              </w:rPr>
              <w:t>BAB I PENDAHULUAN</w:t>
            </w:r>
            <w:r w:rsidRPr="000C4A80">
              <w:rPr>
                <w:rFonts w:ascii="Times New Roman" w:hAnsi="Times New Roman" w:cs="Times New Roman"/>
                <w:noProof/>
                <w:webHidden/>
                <w:sz w:val="24"/>
                <w:szCs w:val="24"/>
              </w:rPr>
              <w:tab/>
            </w:r>
            <w:r w:rsidRPr="000C4A80">
              <w:rPr>
                <w:rFonts w:ascii="Times New Roman" w:hAnsi="Times New Roman" w:cs="Times New Roman"/>
                <w:noProof/>
                <w:webHidden/>
                <w:sz w:val="24"/>
                <w:szCs w:val="24"/>
              </w:rPr>
              <w:fldChar w:fldCharType="begin"/>
            </w:r>
            <w:r w:rsidRPr="000C4A80">
              <w:rPr>
                <w:rFonts w:ascii="Times New Roman" w:hAnsi="Times New Roman" w:cs="Times New Roman"/>
                <w:noProof/>
                <w:webHidden/>
                <w:sz w:val="24"/>
                <w:szCs w:val="24"/>
              </w:rPr>
              <w:instrText xml:space="preserve"> PAGEREF _Toc240583038 \h </w:instrText>
            </w:r>
            <w:r w:rsidRPr="000C4A80">
              <w:rPr>
                <w:rFonts w:ascii="Times New Roman" w:hAnsi="Times New Roman" w:cs="Times New Roman"/>
                <w:noProof/>
                <w:webHidden/>
                <w:sz w:val="24"/>
                <w:szCs w:val="24"/>
              </w:rPr>
            </w:r>
            <w:r w:rsidRPr="000C4A80">
              <w:rPr>
                <w:rFonts w:ascii="Times New Roman" w:hAnsi="Times New Roman" w:cs="Times New Roman"/>
                <w:noProof/>
                <w:webHidden/>
                <w:sz w:val="24"/>
                <w:szCs w:val="24"/>
              </w:rPr>
              <w:fldChar w:fldCharType="separate"/>
            </w:r>
            <w:r w:rsidRPr="000C4A80">
              <w:rPr>
                <w:rFonts w:ascii="Times New Roman" w:hAnsi="Times New Roman" w:cs="Times New Roman"/>
                <w:noProof/>
                <w:webHidden/>
                <w:sz w:val="24"/>
                <w:szCs w:val="24"/>
              </w:rPr>
              <w:t>1</w:t>
            </w:r>
            <w:r w:rsidRPr="000C4A80">
              <w:rPr>
                <w:rFonts w:ascii="Times New Roman" w:hAnsi="Times New Roman" w:cs="Times New Roman"/>
                <w:noProof/>
                <w:webHidden/>
                <w:sz w:val="24"/>
                <w:szCs w:val="24"/>
              </w:rPr>
              <w:fldChar w:fldCharType="end"/>
            </w:r>
          </w:hyperlink>
        </w:p>
        <w:p w14:paraId="55D9CA4A" w14:textId="59CE9F94" w:rsidR="005A3043" w:rsidRPr="000C4A80" w:rsidRDefault="005A3043">
          <w:pPr>
            <w:pStyle w:val="TOC4"/>
            <w:tabs>
              <w:tab w:val="left" w:pos="1920"/>
              <w:tab w:val="right" w:leader="underscore" w:pos="7928"/>
            </w:tabs>
            <w:rPr>
              <w:rFonts w:ascii="Times New Roman" w:eastAsiaTheme="minorEastAsia" w:hAnsi="Times New Roman" w:cs="Times New Roman"/>
              <w:noProof/>
              <w:sz w:val="24"/>
              <w:szCs w:val="24"/>
              <w:lang w:val="en-ID"/>
              <w14:ligatures w14:val="standardContextual"/>
            </w:rPr>
          </w:pPr>
          <w:hyperlink w:anchor="_Toc240583040" w:history="1">
            <w:r w:rsidRPr="000C4A80">
              <w:rPr>
                <w:rStyle w:val="Hyperlink"/>
                <w:rFonts w:ascii="Times New Roman" w:hAnsi="Times New Roman" w:cs="Times New Roman"/>
                <w:noProof/>
                <w:sz w:val="24"/>
                <w:szCs w:val="24"/>
              </w:rPr>
              <w:t>1.1</w:t>
            </w:r>
            <w:r w:rsidRPr="000C4A80">
              <w:rPr>
                <w:rFonts w:ascii="Times New Roman" w:eastAsiaTheme="minorEastAsia" w:hAnsi="Times New Roman" w:cs="Times New Roman"/>
                <w:noProof/>
                <w:sz w:val="24"/>
                <w:szCs w:val="24"/>
                <w:lang w:val="en-ID"/>
                <w14:ligatures w14:val="standardContextual"/>
              </w:rPr>
              <w:tab/>
            </w:r>
            <w:r w:rsidRPr="000C4A80">
              <w:rPr>
                <w:rStyle w:val="Hyperlink"/>
                <w:rFonts w:ascii="Times New Roman" w:hAnsi="Times New Roman" w:cs="Times New Roman"/>
                <w:noProof/>
                <w:sz w:val="24"/>
                <w:szCs w:val="24"/>
              </w:rPr>
              <w:t>Latar Belakang</w:t>
            </w:r>
            <w:r w:rsidRPr="000C4A80">
              <w:rPr>
                <w:rFonts w:ascii="Times New Roman" w:hAnsi="Times New Roman" w:cs="Times New Roman"/>
                <w:noProof/>
                <w:webHidden/>
                <w:sz w:val="24"/>
                <w:szCs w:val="24"/>
              </w:rPr>
              <w:tab/>
            </w:r>
            <w:r w:rsidRPr="000C4A80">
              <w:rPr>
                <w:rFonts w:ascii="Times New Roman" w:hAnsi="Times New Roman" w:cs="Times New Roman"/>
                <w:noProof/>
                <w:webHidden/>
                <w:sz w:val="24"/>
                <w:szCs w:val="24"/>
              </w:rPr>
              <w:fldChar w:fldCharType="begin"/>
            </w:r>
            <w:r w:rsidRPr="000C4A80">
              <w:rPr>
                <w:rFonts w:ascii="Times New Roman" w:hAnsi="Times New Roman" w:cs="Times New Roman"/>
                <w:noProof/>
                <w:webHidden/>
                <w:sz w:val="24"/>
                <w:szCs w:val="24"/>
              </w:rPr>
              <w:instrText xml:space="preserve"> PAGEREF _Toc240583040 \h </w:instrText>
            </w:r>
            <w:r w:rsidRPr="000C4A80">
              <w:rPr>
                <w:rFonts w:ascii="Times New Roman" w:hAnsi="Times New Roman" w:cs="Times New Roman"/>
                <w:noProof/>
                <w:webHidden/>
                <w:sz w:val="24"/>
                <w:szCs w:val="24"/>
              </w:rPr>
            </w:r>
            <w:r w:rsidRPr="000C4A80">
              <w:rPr>
                <w:rFonts w:ascii="Times New Roman" w:hAnsi="Times New Roman" w:cs="Times New Roman"/>
                <w:noProof/>
                <w:webHidden/>
                <w:sz w:val="24"/>
                <w:szCs w:val="24"/>
              </w:rPr>
              <w:fldChar w:fldCharType="separate"/>
            </w:r>
            <w:r w:rsidRPr="000C4A80">
              <w:rPr>
                <w:rFonts w:ascii="Times New Roman" w:hAnsi="Times New Roman" w:cs="Times New Roman"/>
                <w:noProof/>
                <w:webHidden/>
                <w:sz w:val="24"/>
                <w:szCs w:val="24"/>
              </w:rPr>
              <w:t>1</w:t>
            </w:r>
            <w:r w:rsidRPr="000C4A80">
              <w:rPr>
                <w:rFonts w:ascii="Times New Roman" w:hAnsi="Times New Roman" w:cs="Times New Roman"/>
                <w:noProof/>
                <w:webHidden/>
                <w:sz w:val="24"/>
                <w:szCs w:val="24"/>
              </w:rPr>
              <w:fldChar w:fldCharType="end"/>
            </w:r>
          </w:hyperlink>
        </w:p>
        <w:p w14:paraId="1F326010" w14:textId="5A6883C3" w:rsidR="005A3043" w:rsidRPr="000C4A80" w:rsidRDefault="005A3043">
          <w:pPr>
            <w:pStyle w:val="TOC4"/>
            <w:tabs>
              <w:tab w:val="left" w:pos="1920"/>
              <w:tab w:val="right" w:leader="underscore" w:pos="7928"/>
            </w:tabs>
            <w:rPr>
              <w:rFonts w:ascii="Times New Roman" w:eastAsiaTheme="minorEastAsia" w:hAnsi="Times New Roman" w:cs="Times New Roman"/>
              <w:noProof/>
              <w:sz w:val="24"/>
              <w:szCs w:val="24"/>
              <w:lang w:val="en-ID"/>
              <w14:ligatures w14:val="standardContextual"/>
            </w:rPr>
          </w:pPr>
          <w:hyperlink w:anchor="_Toc240583041" w:history="1">
            <w:r w:rsidRPr="000C4A80">
              <w:rPr>
                <w:rStyle w:val="Hyperlink"/>
                <w:rFonts w:ascii="Times New Roman" w:hAnsi="Times New Roman" w:cs="Times New Roman"/>
                <w:noProof/>
                <w:sz w:val="24"/>
                <w:szCs w:val="24"/>
              </w:rPr>
              <w:t>1.2</w:t>
            </w:r>
            <w:r w:rsidRPr="000C4A80">
              <w:rPr>
                <w:rFonts w:ascii="Times New Roman" w:eastAsiaTheme="minorEastAsia" w:hAnsi="Times New Roman" w:cs="Times New Roman"/>
                <w:noProof/>
                <w:sz w:val="24"/>
                <w:szCs w:val="24"/>
                <w:lang w:val="en-ID"/>
                <w14:ligatures w14:val="standardContextual"/>
              </w:rPr>
              <w:tab/>
            </w:r>
            <w:r w:rsidRPr="000C4A80">
              <w:rPr>
                <w:rStyle w:val="Hyperlink"/>
                <w:rFonts w:ascii="Times New Roman" w:hAnsi="Times New Roman" w:cs="Times New Roman"/>
                <w:noProof/>
                <w:sz w:val="24"/>
                <w:szCs w:val="24"/>
              </w:rPr>
              <w:t>Perumusan Masalah</w:t>
            </w:r>
            <w:r w:rsidRPr="000C4A80">
              <w:rPr>
                <w:rFonts w:ascii="Times New Roman" w:hAnsi="Times New Roman" w:cs="Times New Roman"/>
                <w:noProof/>
                <w:webHidden/>
                <w:sz w:val="24"/>
                <w:szCs w:val="24"/>
              </w:rPr>
              <w:tab/>
            </w:r>
            <w:r w:rsidRPr="000C4A80">
              <w:rPr>
                <w:rFonts w:ascii="Times New Roman" w:hAnsi="Times New Roman" w:cs="Times New Roman"/>
                <w:noProof/>
                <w:webHidden/>
                <w:sz w:val="24"/>
                <w:szCs w:val="24"/>
              </w:rPr>
              <w:fldChar w:fldCharType="begin"/>
            </w:r>
            <w:r w:rsidRPr="000C4A80">
              <w:rPr>
                <w:rFonts w:ascii="Times New Roman" w:hAnsi="Times New Roman" w:cs="Times New Roman"/>
                <w:noProof/>
                <w:webHidden/>
                <w:sz w:val="24"/>
                <w:szCs w:val="24"/>
              </w:rPr>
              <w:instrText xml:space="preserve"> PAGEREF _Toc240583041 \h </w:instrText>
            </w:r>
            <w:r w:rsidRPr="000C4A80">
              <w:rPr>
                <w:rFonts w:ascii="Times New Roman" w:hAnsi="Times New Roman" w:cs="Times New Roman"/>
                <w:noProof/>
                <w:webHidden/>
                <w:sz w:val="24"/>
                <w:szCs w:val="24"/>
              </w:rPr>
            </w:r>
            <w:r w:rsidRPr="000C4A80">
              <w:rPr>
                <w:rFonts w:ascii="Times New Roman" w:hAnsi="Times New Roman" w:cs="Times New Roman"/>
                <w:noProof/>
                <w:webHidden/>
                <w:sz w:val="24"/>
                <w:szCs w:val="24"/>
              </w:rPr>
              <w:fldChar w:fldCharType="separate"/>
            </w:r>
            <w:r w:rsidRPr="000C4A80">
              <w:rPr>
                <w:rFonts w:ascii="Times New Roman" w:hAnsi="Times New Roman" w:cs="Times New Roman"/>
                <w:noProof/>
                <w:webHidden/>
                <w:sz w:val="24"/>
                <w:szCs w:val="24"/>
              </w:rPr>
              <w:t>5</w:t>
            </w:r>
            <w:r w:rsidRPr="000C4A80">
              <w:rPr>
                <w:rFonts w:ascii="Times New Roman" w:hAnsi="Times New Roman" w:cs="Times New Roman"/>
                <w:noProof/>
                <w:webHidden/>
                <w:sz w:val="24"/>
                <w:szCs w:val="24"/>
              </w:rPr>
              <w:fldChar w:fldCharType="end"/>
            </w:r>
          </w:hyperlink>
        </w:p>
        <w:p w14:paraId="6A9BFDDB" w14:textId="1CC408A6" w:rsidR="005A3043" w:rsidRPr="000C4A80" w:rsidRDefault="005A3043">
          <w:pPr>
            <w:pStyle w:val="TOC4"/>
            <w:tabs>
              <w:tab w:val="left" w:pos="1920"/>
              <w:tab w:val="right" w:leader="underscore" w:pos="7928"/>
            </w:tabs>
            <w:rPr>
              <w:rFonts w:ascii="Times New Roman" w:eastAsiaTheme="minorEastAsia" w:hAnsi="Times New Roman" w:cs="Times New Roman"/>
              <w:noProof/>
              <w:sz w:val="24"/>
              <w:szCs w:val="24"/>
              <w:lang w:val="en-ID"/>
              <w14:ligatures w14:val="standardContextual"/>
            </w:rPr>
          </w:pPr>
          <w:hyperlink w:anchor="_Toc240583042" w:history="1">
            <w:r w:rsidRPr="000C4A80">
              <w:rPr>
                <w:rStyle w:val="Hyperlink"/>
                <w:rFonts w:ascii="Times New Roman" w:hAnsi="Times New Roman" w:cs="Times New Roman"/>
                <w:noProof/>
                <w:sz w:val="24"/>
                <w:szCs w:val="24"/>
              </w:rPr>
              <w:t>1.3</w:t>
            </w:r>
            <w:r w:rsidRPr="000C4A80">
              <w:rPr>
                <w:rFonts w:ascii="Times New Roman" w:eastAsiaTheme="minorEastAsia" w:hAnsi="Times New Roman" w:cs="Times New Roman"/>
                <w:noProof/>
                <w:sz w:val="24"/>
                <w:szCs w:val="24"/>
                <w:lang w:val="en-ID"/>
                <w14:ligatures w14:val="standardContextual"/>
              </w:rPr>
              <w:tab/>
            </w:r>
            <w:r w:rsidRPr="000C4A80">
              <w:rPr>
                <w:rStyle w:val="Hyperlink"/>
                <w:rFonts w:ascii="Times New Roman" w:hAnsi="Times New Roman" w:cs="Times New Roman"/>
                <w:noProof/>
                <w:sz w:val="24"/>
                <w:szCs w:val="24"/>
              </w:rPr>
              <w:t>Tujuan Penelitian</w:t>
            </w:r>
            <w:r w:rsidRPr="000C4A80">
              <w:rPr>
                <w:rFonts w:ascii="Times New Roman" w:hAnsi="Times New Roman" w:cs="Times New Roman"/>
                <w:noProof/>
                <w:webHidden/>
                <w:sz w:val="24"/>
                <w:szCs w:val="24"/>
              </w:rPr>
              <w:tab/>
            </w:r>
            <w:r w:rsidRPr="000C4A80">
              <w:rPr>
                <w:rFonts w:ascii="Times New Roman" w:hAnsi="Times New Roman" w:cs="Times New Roman"/>
                <w:noProof/>
                <w:webHidden/>
                <w:sz w:val="24"/>
                <w:szCs w:val="24"/>
              </w:rPr>
              <w:fldChar w:fldCharType="begin"/>
            </w:r>
            <w:r w:rsidRPr="000C4A80">
              <w:rPr>
                <w:rFonts w:ascii="Times New Roman" w:hAnsi="Times New Roman" w:cs="Times New Roman"/>
                <w:noProof/>
                <w:webHidden/>
                <w:sz w:val="24"/>
                <w:szCs w:val="24"/>
              </w:rPr>
              <w:instrText xml:space="preserve"> PAGEREF _Toc240583042 \h </w:instrText>
            </w:r>
            <w:r w:rsidRPr="000C4A80">
              <w:rPr>
                <w:rFonts w:ascii="Times New Roman" w:hAnsi="Times New Roman" w:cs="Times New Roman"/>
                <w:noProof/>
                <w:webHidden/>
                <w:sz w:val="24"/>
                <w:szCs w:val="24"/>
              </w:rPr>
            </w:r>
            <w:r w:rsidRPr="000C4A80">
              <w:rPr>
                <w:rFonts w:ascii="Times New Roman" w:hAnsi="Times New Roman" w:cs="Times New Roman"/>
                <w:noProof/>
                <w:webHidden/>
                <w:sz w:val="24"/>
                <w:szCs w:val="24"/>
              </w:rPr>
              <w:fldChar w:fldCharType="separate"/>
            </w:r>
            <w:r w:rsidRPr="000C4A80">
              <w:rPr>
                <w:rFonts w:ascii="Times New Roman" w:hAnsi="Times New Roman" w:cs="Times New Roman"/>
                <w:noProof/>
                <w:webHidden/>
                <w:sz w:val="24"/>
                <w:szCs w:val="24"/>
              </w:rPr>
              <w:t>6</w:t>
            </w:r>
            <w:r w:rsidRPr="000C4A80">
              <w:rPr>
                <w:rFonts w:ascii="Times New Roman" w:hAnsi="Times New Roman" w:cs="Times New Roman"/>
                <w:noProof/>
                <w:webHidden/>
                <w:sz w:val="24"/>
                <w:szCs w:val="24"/>
              </w:rPr>
              <w:fldChar w:fldCharType="end"/>
            </w:r>
          </w:hyperlink>
        </w:p>
        <w:p w14:paraId="7D66B5AA" w14:textId="55A8DFFB" w:rsidR="005A3043" w:rsidRPr="000C4A80" w:rsidRDefault="005A3043">
          <w:pPr>
            <w:pStyle w:val="TOC4"/>
            <w:tabs>
              <w:tab w:val="left" w:pos="1920"/>
              <w:tab w:val="right" w:leader="underscore" w:pos="7928"/>
            </w:tabs>
            <w:rPr>
              <w:rFonts w:ascii="Times New Roman" w:eastAsiaTheme="minorEastAsia" w:hAnsi="Times New Roman" w:cs="Times New Roman"/>
              <w:noProof/>
              <w:sz w:val="24"/>
              <w:szCs w:val="24"/>
              <w:lang w:val="en-ID"/>
              <w14:ligatures w14:val="standardContextual"/>
            </w:rPr>
          </w:pPr>
          <w:hyperlink w:anchor="_Toc240583043" w:history="1">
            <w:r w:rsidRPr="000C4A80">
              <w:rPr>
                <w:rStyle w:val="Hyperlink"/>
                <w:rFonts w:ascii="Times New Roman" w:hAnsi="Times New Roman" w:cs="Times New Roman"/>
                <w:noProof/>
                <w:sz w:val="24"/>
                <w:szCs w:val="24"/>
              </w:rPr>
              <w:t>1.4</w:t>
            </w:r>
            <w:r w:rsidRPr="000C4A80">
              <w:rPr>
                <w:rFonts w:ascii="Times New Roman" w:eastAsiaTheme="minorEastAsia" w:hAnsi="Times New Roman" w:cs="Times New Roman"/>
                <w:noProof/>
                <w:sz w:val="24"/>
                <w:szCs w:val="24"/>
                <w:lang w:val="en-ID"/>
                <w14:ligatures w14:val="standardContextual"/>
              </w:rPr>
              <w:tab/>
            </w:r>
            <w:r w:rsidRPr="000C4A80">
              <w:rPr>
                <w:rStyle w:val="Hyperlink"/>
                <w:rFonts w:ascii="Times New Roman" w:hAnsi="Times New Roman" w:cs="Times New Roman"/>
                <w:noProof/>
                <w:sz w:val="24"/>
                <w:szCs w:val="24"/>
              </w:rPr>
              <w:t>Batasan Masalah</w:t>
            </w:r>
            <w:r w:rsidRPr="000C4A80">
              <w:rPr>
                <w:rFonts w:ascii="Times New Roman" w:hAnsi="Times New Roman" w:cs="Times New Roman"/>
                <w:noProof/>
                <w:webHidden/>
                <w:sz w:val="24"/>
                <w:szCs w:val="24"/>
              </w:rPr>
              <w:tab/>
            </w:r>
            <w:r w:rsidRPr="000C4A80">
              <w:rPr>
                <w:rFonts w:ascii="Times New Roman" w:hAnsi="Times New Roman" w:cs="Times New Roman"/>
                <w:noProof/>
                <w:webHidden/>
                <w:sz w:val="24"/>
                <w:szCs w:val="24"/>
              </w:rPr>
              <w:fldChar w:fldCharType="begin"/>
            </w:r>
            <w:r w:rsidRPr="000C4A80">
              <w:rPr>
                <w:rFonts w:ascii="Times New Roman" w:hAnsi="Times New Roman" w:cs="Times New Roman"/>
                <w:noProof/>
                <w:webHidden/>
                <w:sz w:val="24"/>
                <w:szCs w:val="24"/>
              </w:rPr>
              <w:instrText xml:space="preserve"> PAGEREF _Toc240583043 \h </w:instrText>
            </w:r>
            <w:r w:rsidRPr="000C4A80">
              <w:rPr>
                <w:rFonts w:ascii="Times New Roman" w:hAnsi="Times New Roman" w:cs="Times New Roman"/>
                <w:noProof/>
                <w:webHidden/>
                <w:sz w:val="24"/>
                <w:szCs w:val="24"/>
              </w:rPr>
            </w:r>
            <w:r w:rsidRPr="000C4A80">
              <w:rPr>
                <w:rFonts w:ascii="Times New Roman" w:hAnsi="Times New Roman" w:cs="Times New Roman"/>
                <w:noProof/>
                <w:webHidden/>
                <w:sz w:val="24"/>
                <w:szCs w:val="24"/>
              </w:rPr>
              <w:fldChar w:fldCharType="separate"/>
            </w:r>
            <w:r w:rsidRPr="000C4A80">
              <w:rPr>
                <w:rFonts w:ascii="Times New Roman" w:hAnsi="Times New Roman" w:cs="Times New Roman"/>
                <w:noProof/>
                <w:webHidden/>
                <w:sz w:val="24"/>
                <w:szCs w:val="24"/>
              </w:rPr>
              <w:t>6</w:t>
            </w:r>
            <w:r w:rsidRPr="000C4A80">
              <w:rPr>
                <w:rFonts w:ascii="Times New Roman" w:hAnsi="Times New Roman" w:cs="Times New Roman"/>
                <w:noProof/>
                <w:webHidden/>
                <w:sz w:val="24"/>
                <w:szCs w:val="24"/>
              </w:rPr>
              <w:fldChar w:fldCharType="end"/>
            </w:r>
          </w:hyperlink>
        </w:p>
        <w:p w14:paraId="7F280669" w14:textId="3C696D90" w:rsidR="005A3043" w:rsidRPr="009B4E0E" w:rsidRDefault="005A3043" w:rsidP="009B4E0E">
          <w:pPr>
            <w:pStyle w:val="TOC2"/>
            <w:tabs>
              <w:tab w:val="right" w:leader="underscore" w:pos="7928"/>
            </w:tabs>
            <w:rPr>
              <w:rFonts w:ascii="Times New Roman" w:eastAsiaTheme="minorEastAsia" w:hAnsi="Times New Roman" w:cs="Times New Roman"/>
              <w:b w:val="0"/>
              <w:bCs w:val="0"/>
              <w:noProof/>
              <w:sz w:val="24"/>
              <w:szCs w:val="24"/>
              <w:lang w:val="en-ID"/>
              <w14:ligatures w14:val="standardContextual"/>
            </w:rPr>
          </w:pPr>
          <w:hyperlink w:anchor="_Toc240583044" w:history="1">
            <w:r w:rsidRPr="000C4A80">
              <w:rPr>
                <w:rStyle w:val="Hyperlink"/>
                <w:rFonts w:ascii="Times New Roman" w:hAnsi="Times New Roman" w:cs="Times New Roman"/>
                <w:noProof/>
                <w:sz w:val="24"/>
                <w:szCs w:val="24"/>
              </w:rPr>
              <w:t>BAB II TINJAUAN PUSTAKA</w:t>
            </w:r>
            <w:r w:rsidRPr="000C4A80">
              <w:rPr>
                <w:rFonts w:ascii="Times New Roman" w:hAnsi="Times New Roman" w:cs="Times New Roman"/>
                <w:noProof/>
                <w:webHidden/>
                <w:sz w:val="24"/>
                <w:szCs w:val="24"/>
              </w:rPr>
              <w:tab/>
            </w:r>
            <w:r w:rsidRPr="000C4A80">
              <w:rPr>
                <w:rFonts w:ascii="Times New Roman" w:hAnsi="Times New Roman" w:cs="Times New Roman"/>
                <w:noProof/>
                <w:webHidden/>
                <w:sz w:val="24"/>
                <w:szCs w:val="24"/>
              </w:rPr>
              <w:fldChar w:fldCharType="begin"/>
            </w:r>
            <w:r w:rsidRPr="000C4A80">
              <w:rPr>
                <w:rFonts w:ascii="Times New Roman" w:hAnsi="Times New Roman" w:cs="Times New Roman"/>
                <w:noProof/>
                <w:webHidden/>
                <w:sz w:val="24"/>
                <w:szCs w:val="24"/>
              </w:rPr>
              <w:instrText xml:space="preserve"> PAGEREF _Toc240583044 \h </w:instrText>
            </w:r>
            <w:r w:rsidRPr="000C4A80">
              <w:rPr>
                <w:rFonts w:ascii="Times New Roman" w:hAnsi="Times New Roman" w:cs="Times New Roman"/>
                <w:noProof/>
                <w:webHidden/>
                <w:sz w:val="24"/>
                <w:szCs w:val="24"/>
              </w:rPr>
            </w:r>
            <w:r w:rsidRPr="000C4A80">
              <w:rPr>
                <w:rFonts w:ascii="Times New Roman" w:hAnsi="Times New Roman" w:cs="Times New Roman"/>
                <w:noProof/>
                <w:webHidden/>
                <w:sz w:val="24"/>
                <w:szCs w:val="24"/>
              </w:rPr>
              <w:fldChar w:fldCharType="separate"/>
            </w:r>
            <w:r w:rsidRPr="000C4A80">
              <w:rPr>
                <w:rFonts w:ascii="Times New Roman" w:hAnsi="Times New Roman" w:cs="Times New Roman"/>
                <w:noProof/>
                <w:webHidden/>
                <w:sz w:val="24"/>
                <w:szCs w:val="24"/>
              </w:rPr>
              <w:t>8</w:t>
            </w:r>
            <w:r w:rsidRPr="000C4A80">
              <w:rPr>
                <w:rFonts w:ascii="Times New Roman" w:hAnsi="Times New Roman" w:cs="Times New Roman"/>
                <w:noProof/>
                <w:webHidden/>
                <w:sz w:val="24"/>
                <w:szCs w:val="24"/>
              </w:rPr>
              <w:fldChar w:fldCharType="end"/>
            </w:r>
          </w:hyperlink>
        </w:p>
        <w:p w14:paraId="3D8AEB9F" w14:textId="56A971D0" w:rsidR="005A3043" w:rsidRPr="000C4A80" w:rsidRDefault="005A3043">
          <w:pPr>
            <w:pStyle w:val="TOC4"/>
            <w:tabs>
              <w:tab w:val="left" w:pos="1920"/>
              <w:tab w:val="right" w:leader="underscore" w:pos="7928"/>
            </w:tabs>
            <w:rPr>
              <w:rFonts w:ascii="Times New Roman" w:eastAsiaTheme="minorEastAsia" w:hAnsi="Times New Roman" w:cs="Times New Roman"/>
              <w:noProof/>
              <w:sz w:val="24"/>
              <w:szCs w:val="24"/>
              <w:lang w:val="en-ID"/>
              <w14:ligatures w14:val="standardContextual"/>
            </w:rPr>
          </w:pPr>
          <w:hyperlink w:anchor="_Toc240583046" w:history="1">
            <w:r w:rsidRPr="000C4A80">
              <w:rPr>
                <w:rStyle w:val="Hyperlink"/>
                <w:rFonts w:ascii="Times New Roman" w:hAnsi="Times New Roman" w:cs="Times New Roman"/>
                <w:noProof/>
                <w:sz w:val="24"/>
                <w:szCs w:val="24"/>
              </w:rPr>
              <w:t>2.1</w:t>
            </w:r>
            <w:r w:rsidRPr="000C4A80">
              <w:rPr>
                <w:rFonts w:ascii="Times New Roman" w:eastAsiaTheme="minorEastAsia" w:hAnsi="Times New Roman" w:cs="Times New Roman"/>
                <w:noProof/>
                <w:sz w:val="24"/>
                <w:szCs w:val="24"/>
                <w:lang w:val="en-ID"/>
                <w14:ligatures w14:val="standardContextual"/>
              </w:rPr>
              <w:tab/>
            </w:r>
            <w:r w:rsidRPr="000C4A80">
              <w:rPr>
                <w:rStyle w:val="Hyperlink"/>
                <w:rFonts w:ascii="Times New Roman" w:hAnsi="Times New Roman" w:cs="Times New Roman"/>
                <w:noProof/>
                <w:sz w:val="24"/>
                <w:szCs w:val="24"/>
              </w:rPr>
              <w:t>Tinjauan Umum</w:t>
            </w:r>
            <w:r w:rsidRPr="000C4A80">
              <w:rPr>
                <w:rFonts w:ascii="Times New Roman" w:hAnsi="Times New Roman" w:cs="Times New Roman"/>
                <w:noProof/>
                <w:webHidden/>
                <w:sz w:val="24"/>
                <w:szCs w:val="24"/>
              </w:rPr>
              <w:tab/>
            </w:r>
            <w:r w:rsidRPr="000C4A80">
              <w:rPr>
                <w:rFonts w:ascii="Times New Roman" w:hAnsi="Times New Roman" w:cs="Times New Roman"/>
                <w:noProof/>
                <w:webHidden/>
                <w:sz w:val="24"/>
                <w:szCs w:val="24"/>
              </w:rPr>
              <w:fldChar w:fldCharType="begin"/>
            </w:r>
            <w:r w:rsidRPr="000C4A80">
              <w:rPr>
                <w:rFonts w:ascii="Times New Roman" w:hAnsi="Times New Roman" w:cs="Times New Roman"/>
                <w:noProof/>
                <w:webHidden/>
                <w:sz w:val="24"/>
                <w:szCs w:val="24"/>
              </w:rPr>
              <w:instrText xml:space="preserve"> PAGEREF _Toc240583046 \h </w:instrText>
            </w:r>
            <w:r w:rsidRPr="000C4A80">
              <w:rPr>
                <w:rFonts w:ascii="Times New Roman" w:hAnsi="Times New Roman" w:cs="Times New Roman"/>
                <w:noProof/>
                <w:webHidden/>
                <w:sz w:val="24"/>
                <w:szCs w:val="24"/>
              </w:rPr>
            </w:r>
            <w:r w:rsidRPr="000C4A80">
              <w:rPr>
                <w:rFonts w:ascii="Times New Roman" w:hAnsi="Times New Roman" w:cs="Times New Roman"/>
                <w:noProof/>
                <w:webHidden/>
                <w:sz w:val="24"/>
                <w:szCs w:val="24"/>
              </w:rPr>
              <w:fldChar w:fldCharType="separate"/>
            </w:r>
            <w:r w:rsidRPr="000C4A80">
              <w:rPr>
                <w:rFonts w:ascii="Times New Roman" w:hAnsi="Times New Roman" w:cs="Times New Roman"/>
                <w:noProof/>
                <w:webHidden/>
                <w:sz w:val="24"/>
                <w:szCs w:val="24"/>
              </w:rPr>
              <w:t>8</w:t>
            </w:r>
            <w:r w:rsidRPr="000C4A80">
              <w:rPr>
                <w:rFonts w:ascii="Times New Roman" w:hAnsi="Times New Roman" w:cs="Times New Roman"/>
                <w:noProof/>
                <w:webHidden/>
                <w:sz w:val="24"/>
                <w:szCs w:val="24"/>
              </w:rPr>
              <w:fldChar w:fldCharType="end"/>
            </w:r>
          </w:hyperlink>
        </w:p>
        <w:p w14:paraId="157E07CF" w14:textId="795C7C66" w:rsidR="005A3043" w:rsidRPr="000C4A80" w:rsidRDefault="005A3043">
          <w:pPr>
            <w:pStyle w:val="TOC4"/>
            <w:tabs>
              <w:tab w:val="left" w:pos="1920"/>
              <w:tab w:val="right" w:leader="underscore" w:pos="7928"/>
            </w:tabs>
            <w:rPr>
              <w:rFonts w:ascii="Times New Roman" w:eastAsiaTheme="minorEastAsia" w:hAnsi="Times New Roman" w:cs="Times New Roman"/>
              <w:noProof/>
              <w:sz w:val="24"/>
              <w:szCs w:val="24"/>
              <w:lang w:val="en-ID"/>
              <w14:ligatures w14:val="standardContextual"/>
            </w:rPr>
          </w:pPr>
          <w:hyperlink w:anchor="_Toc240583047" w:history="1">
            <w:r w:rsidRPr="000C4A80">
              <w:rPr>
                <w:rStyle w:val="Hyperlink"/>
                <w:rFonts w:ascii="Times New Roman" w:hAnsi="Times New Roman" w:cs="Times New Roman"/>
                <w:noProof/>
                <w:sz w:val="24"/>
                <w:szCs w:val="24"/>
              </w:rPr>
              <w:t>2.2</w:t>
            </w:r>
            <w:r w:rsidRPr="000C4A80">
              <w:rPr>
                <w:rFonts w:ascii="Times New Roman" w:eastAsiaTheme="minorEastAsia" w:hAnsi="Times New Roman" w:cs="Times New Roman"/>
                <w:noProof/>
                <w:sz w:val="24"/>
                <w:szCs w:val="24"/>
                <w:lang w:val="en-ID"/>
                <w14:ligatures w14:val="standardContextual"/>
              </w:rPr>
              <w:tab/>
            </w:r>
            <w:r w:rsidRPr="000C4A80">
              <w:rPr>
                <w:rStyle w:val="Hyperlink"/>
                <w:rFonts w:ascii="Times New Roman" w:hAnsi="Times New Roman" w:cs="Times New Roman"/>
                <w:noProof/>
                <w:sz w:val="24"/>
                <w:szCs w:val="24"/>
              </w:rPr>
              <w:t>Kolam Retensi dan Pemanenan Air Hujan</w:t>
            </w:r>
            <w:r w:rsidRPr="000C4A80">
              <w:rPr>
                <w:rFonts w:ascii="Times New Roman" w:hAnsi="Times New Roman" w:cs="Times New Roman"/>
                <w:noProof/>
                <w:webHidden/>
                <w:sz w:val="24"/>
                <w:szCs w:val="24"/>
              </w:rPr>
              <w:tab/>
            </w:r>
            <w:r w:rsidRPr="000C4A80">
              <w:rPr>
                <w:rFonts w:ascii="Times New Roman" w:hAnsi="Times New Roman" w:cs="Times New Roman"/>
                <w:noProof/>
                <w:webHidden/>
                <w:sz w:val="24"/>
                <w:szCs w:val="24"/>
              </w:rPr>
              <w:fldChar w:fldCharType="begin"/>
            </w:r>
            <w:r w:rsidRPr="000C4A80">
              <w:rPr>
                <w:rFonts w:ascii="Times New Roman" w:hAnsi="Times New Roman" w:cs="Times New Roman"/>
                <w:noProof/>
                <w:webHidden/>
                <w:sz w:val="24"/>
                <w:szCs w:val="24"/>
              </w:rPr>
              <w:instrText xml:space="preserve"> PAGEREF _Toc240583047 \h </w:instrText>
            </w:r>
            <w:r w:rsidRPr="000C4A80">
              <w:rPr>
                <w:rFonts w:ascii="Times New Roman" w:hAnsi="Times New Roman" w:cs="Times New Roman"/>
                <w:noProof/>
                <w:webHidden/>
                <w:sz w:val="24"/>
                <w:szCs w:val="24"/>
              </w:rPr>
            </w:r>
            <w:r w:rsidRPr="000C4A80">
              <w:rPr>
                <w:rFonts w:ascii="Times New Roman" w:hAnsi="Times New Roman" w:cs="Times New Roman"/>
                <w:noProof/>
                <w:webHidden/>
                <w:sz w:val="24"/>
                <w:szCs w:val="24"/>
              </w:rPr>
              <w:fldChar w:fldCharType="separate"/>
            </w:r>
            <w:r w:rsidRPr="000C4A80">
              <w:rPr>
                <w:rFonts w:ascii="Times New Roman" w:hAnsi="Times New Roman" w:cs="Times New Roman"/>
                <w:noProof/>
                <w:webHidden/>
                <w:sz w:val="24"/>
                <w:szCs w:val="24"/>
              </w:rPr>
              <w:t>8</w:t>
            </w:r>
            <w:r w:rsidRPr="000C4A80">
              <w:rPr>
                <w:rFonts w:ascii="Times New Roman" w:hAnsi="Times New Roman" w:cs="Times New Roman"/>
                <w:noProof/>
                <w:webHidden/>
                <w:sz w:val="24"/>
                <w:szCs w:val="24"/>
              </w:rPr>
              <w:fldChar w:fldCharType="end"/>
            </w:r>
          </w:hyperlink>
        </w:p>
        <w:p w14:paraId="1EFE49E5" w14:textId="3D9028D0" w:rsidR="005A3043" w:rsidRPr="000C4A80" w:rsidRDefault="005A3043">
          <w:pPr>
            <w:pStyle w:val="TOC4"/>
            <w:tabs>
              <w:tab w:val="left" w:pos="1920"/>
              <w:tab w:val="right" w:leader="underscore" w:pos="7928"/>
            </w:tabs>
            <w:rPr>
              <w:rFonts w:ascii="Times New Roman" w:eastAsiaTheme="minorEastAsia" w:hAnsi="Times New Roman" w:cs="Times New Roman"/>
              <w:noProof/>
              <w:sz w:val="24"/>
              <w:szCs w:val="24"/>
              <w:lang w:val="en-ID"/>
              <w14:ligatures w14:val="standardContextual"/>
            </w:rPr>
          </w:pPr>
          <w:hyperlink w:anchor="_Toc240583048" w:history="1">
            <w:r w:rsidRPr="000C4A80">
              <w:rPr>
                <w:rStyle w:val="Hyperlink"/>
                <w:rFonts w:ascii="Times New Roman" w:hAnsi="Times New Roman" w:cs="Times New Roman"/>
                <w:noProof/>
                <w:sz w:val="24"/>
                <w:szCs w:val="24"/>
              </w:rPr>
              <w:t>2.3</w:t>
            </w:r>
            <w:r w:rsidRPr="000C4A80">
              <w:rPr>
                <w:rFonts w:ascii="Times New Roman" w:eastAsiaTheme="minorEastAsia" w:hAnsi="Times New Roman" w:cs="Times New Roman"/>
                <w:noProof/>
                <w:sz w:val="24"/>
                <w:szCs w:val="24"/>
                <w:lang w:val="en-ID"/>
                <w14:ligatures w14:val="standardContextual"/>
              </w:rPr>
              <w:tab/>
            </w:r>
            <w:r w:rsidRPr="000C4A80">
              <w:rPr>
                <w:rStyle w:val="Hyperlink"/>
                <w:rFonts w:ascii="Times New Roman" w:hAnsi="Times New Roman" w:cs="Times New Roman"/>
                <w:noProof/>
                <w:sz w:val="24"/>
                <w:szCs w:val="24"/>
              </w:rPr>
              <w:t>Analisis Curah Hujan dan Debit Limpasan</w:t>
            </w:r>
            <w:r w:rsidRPr="000C4A80">
              <w:rPr>
                <w:rFonts w:ascii="Times New Roman" w:hAnsi="Times New Roman" w:cs="Times New Roman"/>
                <w:noProof/>
                <w:webHidden/>
                <w:sz w:val="24"/>
                <w:szCs w:val="24"/>
              </w:rPr>
              <w:tab/>
            </w:r>
            <w:r w:rsidRPr="000C4A80">
              <w:rPr>
                <w:rFonts w:ascii="Times New Roman" w:hAnsi="Times New Roman" w:cs="Times New Roman"/>
                <w:noProof/>
                <w:webHidden/>
                <w:sz w:val="24"/>
                <w:szCs w:val="24"/>
              </w:rPr>
              <w:fldChar w:fldCharType="begin"/>
            </w:r>
            <w:r w:rsidRPr="000C4A80">
              <w:rPr>
                <w:rFonts w:ascii="Times New Roman" w:hAnsi="Times New Roman" w:cs="Times New Roman"/>
                <w:noProof/>
                <w:webHidden/>
                <w:sz w:val="24"/>
                <w:szCs w:val="24"/>
              </w:rPr>
              <w:instrText xml:space="preserve"> PAGEREF _Toc240583048 \h </w:instrText>
            </w:r>
            <w:r w:rsidRPr="000C4A80">
              <w:rPr>
                <w:rFonts w:ascii="Times New Roman" w:hAnsi="Times New Roman" w:cs="Times New Roman"/>
                <w:noProof/>
                <w:webHidden/>
                <w:sz w:val="24"/>
                <w:szCs w:val="24"/>
              </w:rPr>
            </w:r>
            <w:r w:rsidRPr="000C4A80">
              <w:rPr>
                <w:rFonts w:ascii="Times New Roman" w:hAnsi="Times New Roman" w:cs="Times New Roman"/>
                <w:noProof/>
                <w:webHidden/>
                <w:sz w:val="24"/>
                <w:szCs w:val="24"/>
              </w:rPr>
              <w:fldChar w:fldCharType="separate"/>
            </w:r>
            <w:r w:rsidRPr="000C4A80">
              <w:rPr>
                <w:rFonts w:ascii="Times New Roman" w:hAnsi="Times New Roman" w:cs="Times New Roman"/>
                <w:noProof/>
                <w:webHidden/>
                <w:sz w:val="24"/>
                <w:szCs w:val="24"/>
              </w:rPr>
              <w:t>10</w:t>
            </w:r>
            <w:r w:rsidRPr="000C4A80">
              <w:rPr>
                <w:rFonts w:ascii="Times New Roman" w:hAnsi="Times New Roman" w:cs="Times New Roman"/>
                <w:noProof/>
                <w:webHidden/>
                <w:sz w:val="24"/>
                <w:szCs w:val="24"/>
              </w:rPr>
              <w:fldChar w:fldCharType="end"/>
            </w:r>
          </w:hyperlink>
        </w:p>
        <w:p w14:paraId="1C65AACA" w14:textId="1BA9DB75" w:rsidR="005A3043" w:rsidRPr="000C4A80" w:rsidRDefault="005A3043">
          <w:pPr>
            <w:pStyle w:val="TOC4"/>
            <w:tabs>
              <w:tab w:val="left" w:pos="1920"/>
              <w:tab w:val="right" w:leader="underscore" w:pos="7928"/>
            </w:tabs>
            <w:rPr>
              <w:rFonts w:ascii="Times New Roman" w:eastAsiaTheme="minorEastAsia" w:hAnsi="Times New Roman" w:cs="Times New Roman"/>
              <w:noProof/>
              <w:sz w:val="24"/>
              <w:szCs w:val="24"/>
              <w:lang w:val="en-ID"/>
              <w14:ligatures w14:val="standardContextual"/>
            </w:rPr>
          </w:pPr>
          <w:hyperlink w:anchor="_Toc240583049" w:history="1">
            <w:r w:rsidRPr="000C4A80">
              <w:rPr>
                <w:rStyle w:val="Hyperlink"/>
                <w:rFonts w:ascii="Times New Roman" w:eastAsia="Times New Roman" w:hAnsi="Times New Roman" w:cs="Times New Roman"/>
                <w:noProof/>
                <w:sz w:val="24"/>
                <w:szCs w:val="24"/>
              </w:rPr>
              <w:t>2.4</w:t>
            </w:r>
            <w:r w:rsidRPr="000C4A80">
              <w:rPr>
                <w:rFonts w:ascii="Times New Roman" w:eastAsiaTheme="minorEastAsia" w:hAnsi="Times New Roman" w:cs="Times New Roman"/>
                <w:noProof/>
                <w:sz w:val="24"/>
                <w:szCs w:val="24"/>
                <w:lang w:val="en-ID"/>
                <w14:ligatures w14:val="standardContextual"/>
              </w:rPr>
              <w:tab/>
            </w:r>
            <w:r w:rsidRPr="000C4A80">
              <w:rPr>
                <w:rStyle w:val="Hyperlink"/>
                <w:rFonts w:ascii="Times New Roman" w:eastAsia="Times New Roman" w:hAnsi="Times New Roman" w:cs="Times New Roman"/>
                <w:noProof/>
                <w:sz w:val="24"/>
                <w:szCs w:val="24"/>
              </w:rPr>
              <w:t>Analisis Neraca Air (Water Balance)</w:t>
            </w:r>
            <w:r w:rsidRPr="000C4A80">
              <w:rPr>
                <w:rFonts w:ascii="Times New Roman" w:hAnsi="Times New Roman" w:cs="Times New Roman"/>
                <w:noProof/>
                <w:webHidden/>
                <w:sz w:val="24"/>
                <w:szCs w:val="24"/>
              </w:rPr>
              <w:tab/>
            </w:r>
            <w:r w:rsidRPr="000C4A80">
              <w:rPr>
                <w:rFonts w:ascii="Times New Roman" w:hAnsi="Times New Roman" w:cs="Times New Roman"/>
                <w:noProof/>
                <w:webHidden/>
                <w:sz w:val="24"/>
                <w:szCs w:val="24"/>
              </w:rPr>
              <w:fldChar w:fldCharType="begin"/>
            </w:r>
            <w:r w:rsidRPr="000C4A80">
              <w:rPr>
                <w:rFonts w:ascii="Times New Roman" w:hAnsi="Times New Roman" w:cs="Times New Roman"/>
                <w:noProof/>
                <w:webHidden/>
                <w:sz w:val="24"/>
                <w:szCs w:val="24"/>
              </w:rPr>
              <w:instrText xml:space="preserve"> PAGEREF _Toc240583049 \h </w:instrText>
            </w:r>
            <w:r w:rsidRPr="000C4A80">
              <w:rPr>
                <w:rFonts w:ascii="Times New Roman" w:hAnsi="Times New Roman" w:cs="Times New Roman"/>
                <w:noProof/>
                <w:webHidden/>
                <w:sz w:val="24"/>
                <w:szCs w:val="24"/>
              </w:rPr>
            </w:r>
            <w:r w:rsidRPr="000C4A80">
              <w:rPr>
                <w:rFonts w:ascii="Times New Roman" w:hAnsi="Times New Roman" w:cs="Times New Roman"/>
                <w:noProof/>
                <w:webHidden/>
                <w:sz w:val="24"/>
                <w:szCs w:val="24"/>
              </w:rPr>
              <w:fldChar w:fldCharType="separate"/>
            </w:r>
            <w:r w:rsidRPr="000C4A80">
              <w:rPr>
                <w:rFonts w:ascii="Times New Roman" w:hAnsi="Times New Roman" w:cs="Times New Roman"/>
                <w:noProof/>
                <w:webHidden/>
                <w:sz w:val="24"/>
                <w:szCs w:val="24"/>
              </w:rPr>
              <w:t>22</w:t>
            </w:r>
            <w:r w:rsidRPr="000C4A80">
              <w:rPr>
                <w:rFonts w:ascii="Times New Roman" w:hAnsi="Times New Roman" w:cs="Times New Roman"/>
                <w:noProof/>
                <w:webHidden/>
                <w:sz w:val="24"/>
                <w:szCs w:val="24"/>
              </w:rPr>
              <w:fldChar w:fldCharType="end"/>
            </w:r>
          </w:hyperlink>
        </w:p>
        <w:p w14:paraId="0355BDA3" w14:textId="7A06A24B" w:rsidR="005A3043" w:rsidRPr="000C4A80" w:rsidRDefault="005A3043">
          <w:pPr>
            <w:pStyle w:val="TOC4"/>
            <w:tabs>
              <w:tab w:val="left" w:pos="1920"/>
              <w:tab w:val="right" w:leader="underscore" w:pos="7928"/>
            </w:tabs>
            <w:rPr>
              <w:rFonts w:ascii="Times New Roman" w:eastAsiaTheme="minorEastAsia" w:hAnsi="Times New Roman" w:cs="Times New Roman"/>
              <w:noProof/>
              <w:sz w:val="24"/>
              <w:szCs w:val="24"/>
              <w:lang w:val="en-ID"/>
              <w14:ligatures w14:val="standardContextual"/>
            </w:rPr>
          </w:pPr>
          <w:hyperlink w:anchor="_Toc240583050" w:history="1">
            <w:r w:rsidRPr="000C4A80">
              <w:rPr>
                <w:rStyle w:val="Hyperlink"/>
                <w:rFonts w:ascii="Times New Roman" w:hAnsi="Times New Roman" w:cs="Times New Roman"/>
                <w:noProof/>
                <w:sz w:val="24"/>
                <w:szCs w:val="24"/>
              </w:rPr>
              <w:t>2.5</w:t>
            </w:r>
            <w:r w:rsidRPr="000C4A80">
              <w:rPr>
                <w:rFonts w:ascii="Times New Roman" w:eastAsiaTheme="minorEastAsia" w:hAnsi="Times New Roman" w:cs="Times New Roman"/>
                <w:noProof/>
                <w:sz w:val="24"/>
                <w:szCs w:val="24"/>
                <w:lang w:val="en-ID"/>
                <w14:ligatures w14:val="standardContextual"/>
              </w:rPr>
              <w:tab/>
            </w:r>
            <w:r w:rsidRPr="000C4A80">
              <w:rPr>
                <w:rStyle w:val="Hyperlink"/>
                <w:rFonts w:ascii="Times New Roman" w:hAnsi="Times New Roman" w:cs="Times New Roman"/>
                <w:noProof/>
                <w:sz w:val="24"/>
                <w:szCs w:val="24"/>
              </w:rPr>
              <w:t>Analisis Hidrolika Pipa</w:t>
            </w:r>
            <w:r w:rsidRPr="000C4A80">
              <w:rPr>
                <w:rFonts w:ascii="Times New Roman" w:hAnsi="Times New Roman" w:cs="Times New Roman"/>
                <w:noProof/>
                <w:webHidden/>
                <w:sz w:val="24"/>
                <w:szCs w:val="24"/>
              </w:rPr>
              <w:tab/>
            </w:r>
            <w:r w:rsidRPr="000C4A80">
              <w:rPr>
                <w:rFonts w:ascii="Times New Roman" w:hAnsi="Times New Roman" w:cs="Times New Roman"/>
                <w:noProof/>
                <w:webHidden/>
                <w:sz w:val="24"/>
                <w:szCs w:val="24"/>
              </w:rPr>
              <w:fldChar w:fldCharType="begin"/>
            </w:r>
            <w:r w:rsidRPr="000C4A80">
              <w:rPr>
                <w:rFonts w:ascii="Times New Roman" w:hAnsi="Times New Roman" w:cs="Times New Roman"/>
                <w:noProof/>
                <w:webHidden/>
                <w:sz w:val="24"/>
                <w:szCs w:val="24"/>
              </w:rPr>
              <w:instrText xml:space="preserve"> PAGEREF _Toc240583050 \h </w:instrText>
            </w:r>
            <w:r w:rsidRPr="000C4A80">
              <w:rPr>
                <w:rFonts w:ascii="Times New Roman" w:hAnsi="Times New Roman" w:cs="Times New Roman"/>
                <w:noProof/>
                <w:webHidden/>
                <w:sz w:val="24"/>
                <w:szCs w:val="24"/>
              </w:rPr>
            </w:r>
            <w:r w:rsidRPr="000C4A80">
              <w:rPr>
                <w:rFonts w:ascii="Times New Roman" w:hAnsi="Times New Roman" w:cs="Times New Roman"/>
                <w:noProof/>
                <w:webHidden/>
                <w:sz w:val="24"/>
                <w:szCs w:val="24"/>
              </w:rPr>
              <w:fldChar w:fldCharType="separate"/>
            </w:r>
            <w:r w:rsidRPr="000C4A80">
              <w:rPr>
                <w:rFonts w:ascii="Times New Roman" w:hAnsi="Times New Roman" w:cs="Times New Roman"/>
                <w:noProof/>
                <w:webHidden/>
                <w:sz w:val="24"/>
                <w:szCs w:val="24"/>
              </w:rPr>
              <w:t>24</w:t>
            </w:r>
            <w:r w:rsidRPr="000C4A80">
              <w:rPr>
                <w:rFonts w:ascii="Times New Roman" w:hAnsi="Times New Roman" w:cs="Times New Roman"/>
                <w:noProof/>
                <w:webHidden/>
                <w:sz w:val="24"/>
                <w:szCs w:val="24"/>
              </w:rPr>
              <w:fldChar w:fldCharType="end"/>
            </w:r>
          </w:hyperlink>
        </w:p>
        <w:p w14:paraId="0B58B6D0" w14:textId="209B1393" w:rsidR="005A3043" w:rsidRPr="000C4A80" w:rsidRDefault="005A3043">
          <w:pPr>
            <w:pStyle w:val="TOC4"/>
            <w:tabs>
              <w:tab w:val="left" w:pos="1920"/>
              <w:tab w:val="right" w:leader="underscore" w:pos="7928"/>
            </w:tabs>
            <w:rPr>
              <w:rFonts w:ascii="Times New Roman" w:eastAsiaTheme="minorEastAsia" w:hAnsi="Times New Roman" w:cs="Times New Roman"/>
              <w:noProof/>
              <w:sz w:val="24"/>
              <w:szCs w:val="24"/>
              <w:lang w:val="en-ID"/>
              <w14:ligatures w14:val="standardContextual"/>
            </w:rPr>
          </w:pPr>
          <w:hyperlink w:anchor="_Toc240583051" w:history="1">
            <w:r w:rsidRPr="000C4A80">
              <w:rPr>
                <w:rStyle w:val="Hyperlink"/>
                <w:rFonts w:ascii="Times New Roman" w:hAnsi="Times New Roman" w:cs="Times New Roman"/>
                <w:noProof/>
                <w:sz w:val="24"/>
                <w:szCs w:val="24"/>
              </w:rPr>
              <w:t>2.6</w:t>
            </w:r>
            <w:r w:rsidRPr="000C4A80">
              <w:rPr>
                <w:rFonts w:ascii="Times New Roman" w:eastAsiaTheme="minorEastAsia" w:hAnsi="Times New Roman" w:cs="Times New Roman"/>
                <w:noProof/>
                <w:sz w:val="24"/>
                <w:szCs w:val="24"/>
                <w:lang w:val="en-ID"/>
                <w14:ligatures w14:val="standardContextual"/>
              </w:rPr>
              <w:tab/>
            </w:r>
            <w:r w:rsidRPr="000C4A80">
              <w:rPr>
                <w:rStyle w:val="Hyperlink"/>
                <w:rFonts w:ascii="Times New Roman" w:hAnsi="Times New Roman" w:cs="Times New Roman"/>
                <w:noProof/>
                <w:sz w:val="24"/>
                <w:szCs w:val="24"/>
              </w:rPr>
              <w:t>Analisis Volume Kolam</w:t>
            </w:r>
            <w:r w:rsidRPr="000C4A80">
              <w:rPr>
                <w:rFonts w:ascii="Times New Roman" w:hAnsi="Times New Roman" w:cs="Times New Roman"/>
                <w:noProof/>
                <w:webHidden/>
                <w:sz w:val="24"/>
                <w:szCs w:val="24"/>
              </w:rPr>
              <w:tab/>
            </w:r>
            <w:r w:rsidRPr="000C4A80">
              <w:rPr>
                <w:rFonts w:ascii="Times New Roman" w:hAnsi="Times New Roman" w:cs="Times New Roman"/>
                <w:noProof/>
                <w:webHidden/>
                <w:sz w:val="24"/>
                <w:szCs w:val="24"/>
              </w:rPr>
              <w:fldChar w:fldCharType="begin"/>
            </w:r>
            <w:r w:rsidRPr="000C4A80">
              <w:rPr>
                <w:rFonts w:ascii="Times New Roman" w:hAnsi="Times New Roman" w:cs="Times New Roman"/>
                <w:noProof/>
                <w:webHidden/>
                <w:sz w:val="24"/>
                <w:szCs w:val="24"/>
              </w:rPr>
              <w:instrText xml:space="preserve"> PAGEREF _Toc240583051 \h </w:instrText>
            </w:r>
            <w:r w:rsidRPr="000C4A80">
              <w:rPr>
                <w:rFonts w:ascii="Times New Roman" w:hAnsi="Times New Roman" w:cs="Times New Roman"/>
                <w:noProof/>
                <w:webHidden/>
                <w:sz w:val="24"/>
                <w:szCs w:val="24"/>
              </w:rPr>
            </w:r>
            <w:r w:rsidRPr="000C4A80">
              <w:rPr>
                <w:rFonts w:ascii="Times New Roman" w:hAnsi="Times New Roman" w:cs="Times New Roman"/>
                <w:noProof/>
                <w:webHidden/>
                <w:sz w:val="24"/>
                <w:szCs w:val="24"/>
              </w:rPr>
              <w:fldChar w:fldCharType="separate"/>
            </w:r>
            <w:r w:rsidRPr="000C4A80">
              <w:rPr>
                <w:rFonts w:ascii="Times New Roman" w:hAnsi="Times New Roman" w:cs="Times New Roman"/>
                <w:noProof/>
                <w:webHidden/>
                <w:sz w:val="24"/>
                <w:szCs w:val="24"/>
              </w:rPr>
              <w:t>25</w:t>
            </w:r>
            <w:r w:rsidRPr="000C4A80">
              <w:rPr>
                <w:rFonts w:ascii="Times New Roman" w:hAnsi="Times New Roman" w:cs="Times New Roman"/>
                <w:noProof/>
                <w:webHidden/>
                <w:sz w:val="24"/>
                <w:szCs w:val="24"/>
              </w:rPr>
              <w:fldChar w:fldCharType="end"/>
            </w:r>
          </w:hyperlink>
        </w:p>
        <w:p w14:paraId="6569FD90" w14:textId="669D9374" w:rsidR="005A3043" w:rsidRPr="000C4A80" w:rsidRDefault="005A3043">
          <w:pPr>
            <w:pStyle w:val="TOC4"/>
            <w:tabs>
              <w:tab w:val="left" w:pos="1920"/>
              <w:tab w:val="right" w:leader="underscore" w:pos="7928"/>
            </w:tabs>
            <w:rPr>
              <w:rFonts w:ascii="Times New Roman" w:eastAsiaTheme="minorEastAsia" w:hAnsi="Times New Roman" w:cs="Times New Roman"/>
              <w:noProof/>
              <w:sz w:val="24"/>
              <w:szCs w:val="24"/>
              <w:lang w:val="en-ID"/>
              <w14:ligatures w14:val="standardContextual"/>
            </w:rPr>
          </w:pPr>
          <w:hyperlink w:anchor="_Toc240583052" w:history="1">
            <w:r w:rsidRPr="000C4A80">
              <w:rPr>
                <w:rStyle w:val="Hyperlink"/>
                <w:rFonts w:ascii="Times New Roman" w:hAnsi="Times New Roman" w:cs="Times New Roman"/>
                <w:noProof/>
                <w:sz w:val="24"/>
                <w:szCs w:val="24"/>
              </w:rPr>
              <w:t>2.7</w:t>
            </w:r>
            <w:r w:rsidRPr="000C4A80">
              <w:rPr>
                <w:rFonts w:ascii="Times New Roman" w:eastAsiaTheme="minorEastAsia" w:hAnsi="Times New Roman" w:cs="Times New Roman"/>
                <w:noProof/>
                <w:sz w:val="24"/>
                <w:szCs w:val="24"/>
                <w:lang w:val="en-ID"/>
                <w14:ligatures w14:val="standardContextual"/>
              </w:rPr>
              <w:tab/>
            </w:r>
            <w:r w:rsidRPr="000C4A80">
              <w:rPr>
                <w:rStyle w:val="Hyperlink"/>
                <w:rFonts w:ascii="Times New Roman" w:hAnsi="Times New Roman" w:cs="Times New Roman"/>
                <w:noProof/>
                <w:sz w:val="24"/>
                <w:szCs w:val="24"/>
              </w:rPr>
              <w:t>Dimensi Kolam Retensi dan Tinggi Jagaan (</w:t>
            </w:r>
            <w:r w:rsidRPr="000C4A80">
              <w:rPr>
                <w:rStyle w:val="Hyperlink"/>
                <w:rFonts w:ascii="Times New Roman" w:hAnsi="Times New Roman" w:cs="Times New Roman"/>
                <w:i/>
                <w:iCs/>
                <w:noProof/>
                <w:sz w:val="24"/>
                <w:szCs w:val="24"/>
              </w:rPr>
              <w:t>Freeboard</w:t>
            </w:r>
            <w:r w:rsidRPr="000C4A80">
              <w:rPr>
                <w:rStyle w:val="Hyperlink"/>
                <w:rFonts w:ascii="Times New Roman" w:hAnsi="Times New Roman" w:cs="Times New Roman"/>
                <w:noProof/>
                <w:sz w:val="24"/>
                <w:szCs w:val="24"/>
              </w:rPr>
              <w:t>)</w:t>
            </w:r>
            <w:r w:rsidRPr="000C4A80">
              <w:rPr>
                <w:rFonts w:ascii="Times New Roman" w:hAnsi="Times New Roman" w:cs="Times New Roman"/>
                <w:noProof/>
                <w:webHidden/>
                <w:sz w:val="24"/>
                <w:szCs w:val="24"/>
              </w:rPr>
              <w:tab/>
            </w:r>
            <w:r w:rsidRPr="000C4A80">
              <w:rPr>
                <w:rFonts w:ascii="Times New Roman" w:hAnsi="Times New Roman" w:cs="Times New Roman"/>
                <w:noProof/>
                <w:webHidden/>
                <w:sz w:val="24"/>
                <w:szCs w:val="24"/>
              </w:rPr>
              <w:fldChar w:fldCharType="begin"/>
            </w:r>
            <w:r w:rsidRPr="000C4A80">
              <w:rPr>
                <w:rFonts w:ascii="Times New Roman" w:hAnsi="Times New Roman" w:cs="Times New Roman"/>
                <w:noProof/>
                <w:webHidden/>
                <w:sz w:val="24"/>
                <w:szCs w:val="24"/>
              </w:rPr>
              <w:instrText xml:space="preserve"> PAGEREF _Toc240583052 \h </w:instrText>
            </w:r>
            <w:r w:rsidRPr="000C4A80">
              <w:rPr>
                <w:rFonts w:ascii="Times New Roman" w:hAnsi="Times New Roman" w:cs="Times New Roman"/>
                <w:noProof/>
                <w:webHidden/>
                <w:sz w:val="24"/>
                <w:szCs w:val="24"/>
              </w:rPr>
            </w:r>
            <w:r w:rsidRPr="000C4A80">
              <w:rPr>
                <w:rFonts w:ascii="Times New Roman" w:hAnsi="Times New Roman" w:cs="Times New Roman"/>
                <w:noProof/>
                <w:webHidden/>
                <w:sz w:val="24"/>
                <w:szCs w:val="24"/>
              </w:rPr>
              <w:fldChar w:fldCharType="separate"/>
            </w:r>
            <w:r w:rsidRPr="000C4A80">
              <w:rPr>
                <w:rFonts w:ascii="Times New Roman" w:hAnsi="Times New Roman" w:cs="Times New Roman"/>
                <w:noProof/>
                <w:webHidden/>
                <w:sz w:val="24"/>
                <w:szCs w:val="24"/>
              </w:rPr>
              <w:t>26</w:t>
            </w:r>
            <w:r w:rsidRPr="000C4A80">
              <w:rPr>
                <w:rFonts w:ascii="Times New Roman" w:hAnsi="Times New Roman" w:cs="Times New Roman"/>
                <w:noProof/>
                <w:webHidden/>
                <w:sz w:val="24"/>
                <w:szCs w:val="24"/>
              </w:rPr>
              <w:fldChar w:fldCharType="end"/>
            </w:r>
          </w:hyperlink>
        </w:p>
        <w:p w14:paraId="363F80F6" w14:textId="610FFBF6" w:rsidR="005A3043" w:rsidRPr="009B4E0E" w:rsidRDefault="005A3043" w:rsidP="009B4E0E">
          <w:pPr>
            <w:pStyle w:val="TOC2"/>
            <w:tabs>
              <w:tab w:val="right" w:leader="underscore" w:pos="7928"/>
            </w:tabs>
            <w:rPr>
              <w:rFonts w:ascii="Times New Roman" w:eastAsiaTheme="minorEastAsia" w:hAnsi="Times New Roman" w:cs="Times New Roman"/>
              <w:b w:val="0"/>
              <w:bCs w:val="0"/>
              <w:noProof/>
              <w:sz w:val="24"/>
              <w:szCs w:val="24"/>
              <w:lang w:val="en-ID"/>
              <w14:ligatures w14:val="standardContextual"/>
            </w:rPr>
          </w:pPr>
          <w:hyperlink w:anchor="_Toc240583053" w:history="1">
            <w:r w:rsidRPr="000C4A80">
              <w:rPr>
                <w:rStyle w:val="Hyperlink"/>
                <w:rFonts w:ascii="Times New Roman" w:hAnsi="Times New Roman" w:cs="Times New Roman"/>
                <w:noProof/>
                <w:sz w:val="24"/>
                <w:szCs w:val="24"/>
              </w:rPr>
              <w:t>BAB III METODOLOGI</w:t>
            </w:r>
            <w:r w:rsidRPr="000C4A80">
              <w:rPr>
                <w:rFonts w:ascii="Times New Roman" w:hAnsi="Times New Roman" w:cs="Times New Roman"/>
                <w:noProof/>
                <w:webHidden/>
                <w:sz w:val="24"/>
                <w:szCs w:val="24"/>
              </w:rPr>
              <w:tab/>
            </w:r>
            <w:r w:rsidRPr="000C4A80">
              <w:rPr>
                <w:rFonts w:ascii="Times New Roman" w:hAnsi="Times New Roman" w:cs="Times New Roman"/>
                <w:noProof/>
                <w:webHidden/>
                <w:sz w:val="24"/>
                <w:szCs w:val="24"/>
              </w:rPr>
              <w:fldChar w:fldCharType="begin"/>
            </w:r>
            <w:r w:rsidRPr="000C4A80">
              <w:rPr>
                <w:rFonts w:ascii="Times New Roman" w:hAnsi="Times New Roman" w:cs="Times New Roman"/>
                <w:noProof/>
                <w:webHidden/>
                <w:sz w:val="24"/>
                <w:szCs w:val="24"/>
              </w:rPr>
              <w:instrText xml:space="preserve"> PAGEREF _Toc240583053 \h </w:instrText>
            </w:r>
            <w:r w:rsidRPr="000C4A80">
              <w:rPr>
                <w:rFonts w:ascii="Times New Roman" w:hAnsi="Times New Roman" w:cs="Times New Roman"/>
                <w:noProof/>
                <w:webHidden/>
                <w:sz w:val="24"/>
                <w:szCs w:val="24"/>
              </w:rPr>
            </w:r>
            <w:r w:rsidRPr="000C4A80">
              <w:rPr>
                <w:rFonts w:ascii="Times New Roman" w:hAnsi="Times New Roman" w:cs="Times New Roman"/>
                <w:noProof/>
                <w:webHidden/>
                <w:sz w:val="24"/>
                <w:szCs w:val="24"/>
              </w:rPr>
              <w:fldChar w:fldCharType="separate"/>
            </w:r>
            <w:r w:rsidRPr="000C4A80">
              <w:rPr>
                <w:rFonts w:ascii="Times New Roman" w:hAnsi="Times New Roman" w:cs="Times New Roman"/>
                <w:noProof/>
                <w:webHidden/>
                <w:sz w:val="24"/>
                <w:szCs w:val="24"/>
              </w:rPr>
              <w:t>28</w:t>
            </w:r>
            <w:r w:rsidRPr="000C4A80">
              <w:rPr>
                <w:rFonts w:ascii="Times New Roman" w:hAnsi="Times New Roman" w:cs="Times New Roman"/>
                <w:noProof/>
                <w:webHidden/>
                <w:sz w:val="24"/>
                <w:szCs w:val="24"/>
              </w:rPr>
              <w:fldChar w:fldCharType="end"/>
            </w:r>
          </w:hyperlink>
        </w:p>
        <w:p w14:paraId="3D432E37" w14:textId="3FA40791" w:rsidR="005A3043" w:rsidRPr="000C4A80" w:rsidRDefault="005A3043">
          <w:pPr>
            <w:pStyle w:val="TOC4"/>
            <w:tabs>
              <w:tab w:val="left" w:pos="1920"/>
              <w:tab w:val="right" w:leader="underscore" w:pos="7928"/>
            </w:tabs>
            <w:rPr>
              <w:rFonts w:ascii="Times New Roman" w:eastAsiaTheme="minorEastAsia" w:hAnsi="Times New Roman" w:cs="Times New Roman"/>
              <w:noProof/>
              <w:sz w:val="24"/>
              <w:szCs w:val="24"/>
              <w:lang w:val="en-ID"/>
              <w14:ligatures w14:val="standardContextual"/>
            </w:rPr>
          </w:pPr>
          <w:hyperlink w:anchor="_Toc240583055" w:history="1">
            <w:r w:rsidRPr="000C4A80">
              <w:rPr>
                <w:rStyle w:val="Hyperlink"/>
                <w:rFonts w:ascii="Times New Roman" w:hAnsi="Times New Roman" w:cs="Times New Roman"/>
                <w:noProof/>
                <w:sz w:val="24"/>
                <w:szCs w:val="24"/>
              </w:rPr>
              <w:t>3.1</w:t>
            </w:r>
            <w:r w:rsidRPr="000C4A80">
              <w:rPr>
                <w:rFonts w:ascii="Times New Roman" w:eastAsiaTheme="minorEastAsia" w:hAnsi="Times New Roman" w:cs="Times New Roman"/>
                <w:noProof/>
                <w:sz w:val="24"/>
                <w:szCs w:val="24"/>
                <w:lang w:val="en-ID"/>
                <w14:ligatures w14:val="standardContextual"/>
              </w:rPr>
              <w:tab/>
            </w:r>
            <w:r w:rsidRPr="000C4A80">
              <w:rPr>
                <w:rStyle w:val="Hyperlink"/>
                <w:rFonts w:ascii="Times New Roman" w:hAnsi="Times New Roman" w:cs="Times New Roman"/>
                <w:noProof/>
                <w:sz w:val="24"/>
                <w:szCs w:val="24"/>
              </w:rPr>
              <w:t>Jenis Penelitian</w:t>
            </w:r>
            <w:r w:rsidRPr="000C4A80">
              <w:rPr>
                <w:rFonts w:ascii="Times New Roman" w:hAnsi="Times New Roman" w:cs="Times New Roman"/>
                <w:noProof/>
                <w:webHidden/>
                <w:sz w:val="24"/>
                <w:szCs w:val="24"/>
              </w:rPr>
              <w:tab/>
            </w:r>
            <w:r w:rsidRPr="000C4A80">
              <w:rPr>
                <w:rFonts w:ascii="Times New Roman" w:hAnsi="Times New Roman" w:cs="Times New Roman"/>
                <w:noProof/>
                <w:webHidden/>
                <w:sz w:val="24"/>
                <w:szCs w:val="24"/>
              </w:rPr>
              <w:fldChar w:fldCharType="begin"/>
            </w:r>
            <w:r w:rsidRPr="000C4A80">
              <w:rPr>
                <w:rFonts w:ascii="Times New Roman" w:hAnsi="Times New Roman" w:cs="Times New Roman"/>
                <w:noProof/>
                <w:webHidden/>
                <w:sz w:val="24"/>
                <w:szCs w:val="24"/>
              </w:rPr>
              <w:instrText xml:space="preserve"> PAGEREF _Toc240583055 \h </w:instrText>
            </w:r>
            <w:r w:rsidRPr="000C4A80">
              <w:rPr>
                <w:rFonts w:ascii="Times New Roman" w:hAnsi="Times New Roman" w:cs="Times New Roman"/>
                <w:noProof/>
                <w:webHidden/>
                <w:sz w:val="24"/>
                <w:szCs w:val="24"/>
              </w:rPr>
            </w:r>
            <w:r w:rsidRPr="000C4A80">
              <w:rPr>
                <w:rFonts w:ascii="Times New Roman" w:hAnsi="Times New Roman" w:cs="Times New Roman"/>
                <w:noProof/>
                <w:webHidden/>
                <w:sz w:val="24"/>
                <w:szCs w:val="24"/>
              </w:rPr>
              <w:fldChar w:fldCharType="separate"/>
            </w:r>
            <w:r w:rsidRPr="000C4A80">
              <w:rPr>
                <w:rFonts w:ascii="Times New Roman" w:hAnsi="Times New Roman" w:cs="Times New Roman"/>
                <w:noProof/>
                <w:webHidden/>
                <w:sz w:val="24"/>
                <w:szCs w:val="24"/>
              </w:rPr>
              <w:t>28</w:t>
            </w:r>
            <w:r w:rsidRPr="000C4A80">
              <w:rPr>
                <w:rFonts w:ascii="Times New Roman" w:hAnsi="Times New Roman" w:cs="Times New Roman"/>
                <w:noProof/>
                <w:webHidden/>
                <w:sz w:val="24"/>
                <w:szCs w:val="24"/>
              </w:rPr>
              <w:fldChar w:fldCharType="end"/>
            </w:r>
          </w:hyperlink>
        </w:p>
        <w:p w14:paraId="5550CD72" w14:textId="6160AAD9" w:rsidR="005A3043" w:rsidRPr="000C4A80" w:rsidRDefault="005A3043">
          <w:pPr>
            <w:pStyle w:val="TOC4"/>
            <w:tabs>
              <w:tab w:val="left" w:pos="1920"/>
              <w:tab w:val="right" w:leader="underscore" w:pos="7928"/>
            </w:tabs>
            <w:rPr>
              <w:rFonts w:ascii="Times New Roman" w:eastAsiaTheme="minorEastAsia" w:hAnsi="Times New Roman" w:cs="Times New Roman"/>
              <w:noProof/>
              <w:sz w:val="24"/>
              <w:szCs w:val="24"/>
              <w:lang w:val="en-ID"/>
              <w14:ligatures w14:val="standardContextual"/>
            </w:rPr>
          </w:pPr>
          <w:hyperlink w:anchor="_Toc240583056" w:history="1">
            <w:r w:rsidRPr="000C4A80">
              <w:rPr>
                <w:rStyle w:val="Hyperlink"/>
                <w:rFonts w:ascii="Times New Roman" w:hAnsi="Times New Roman" w:cs="Times New Roman"/>
                <w:noProof/>
                <w:sz w:val="24"/>
                <w:szCs w:val="24"/>
              </w:rPr>
              <w:t>3.2</w:t>
            </w:r>
            <w:r w:rsidRPr="000C4A80">
              <w:rPr>
                <w:rFonts w:ascii="Times New Roman" w:eastAsiaTheme="minorEastAsia" w:hAnsi="Times New Roman" w:cs="Times New Roman"/>
                <w:noProof/>
                <w:sz w:val="24"/>
                <w:szCs w:val="24"/>
                <w:lang w:val="en-ID"/>
                <w14:ligatures w14:val="standardContextual"/>
              </w:rPr>
              <w:tab/>
            </w:r>
            <w:r w:rsidRPr="000C4A80">
              <w:rPr>
                <w:rStyle w:val="Hyperlink"/>
                <w:rFonts w:ascii="Times New Roman" w:hAnsi="Times New Roman" w:cs="Times New Roman"/>
                <w:noProof/>
                <w:sz w:val="24"/>
                <w:szCs w:val="24"/>
              </w:rPr>
              <w:t>Lokasi Perencanaan</w:t>
            </w:r>
            <w:r w:rsidRPr="000C4A80">
              <w:rPr>
                <w:rFonts w:ascii="Times New Roman" w:hAnsi="Times New Roman" w:cs="Times New Roman"/>
                <w:noProof/>
                <w:webHidden/>
                <w:sz w:val="24"/>
                <w:szCs w:val="24"/>
              </w:rPr>
              <w:tab/>
            </w:r>
            <w:r w:rsidRPr="000C4A80">
              <w:rPr>
                <w:rFonts w:ascii="Times New Roman" w:hAnsi="Times New Roman" w:cs="Times New Roman"/>
                <w:noProof/>
                <w:webHidden/>
                <w:sz w:val="24"/>
                <w:szCs w:val="24"/>
              </w:rPr>
              <w:fldChar w:fldCharType="begin"/>
            </w:r>
            <w:r w:rsidRPr="000C4A80">
              <w:rPr>
                <w:rFonts w:ascii="Times New Roman" w:hAnsi="Times New Roman" w:cs="Times New Roman"/>
                <w:noProof/>
                <w:webHidden/>
                <w:sz w:val="24"/>
                <w:szCs w:val="24"/>
              </w:rPr>
              <w:instrText xml:space="preserve"> PAGEREF _Toc240583056 \h </w:instrText>
            </w:r>
            <w:r w:rsidRPr="000C4A80">
              <w:rPr>
                <w:rFonts w:ascii="Times New Roman" w:hAnsi="Times New Roman" w:cs="Times New Roman"/>
                <w:noProof/>
                <w:webHidden/>
                <w:sz w:val="24"/>
                <w:szCs w:val="24"/>
              </w:rPr>
            </w:r>
            <w:r w:rsidRPr="000C4A80">
              <w:rPr>
                <w:rFonts w:ascii="Times New Roman" w:hAnsi="Times New Roman" w:cs="Times New Roman"/>
                <w:noProof/>
                <w:webHidden/>
                <w:sz w:val="24"/>
                <w:szCs w:val="24"/>
              </w:rPr>
              <w:fldChar w:fldCharType="separate"/>
            </w:r>
            <w:r w:rsidRPr="000C4A80">
              <w:rPr>
                <w:rFonts w:ascii="Times New Roman" w:hAnsi="Times New Roman" w:cs="Times New Roman"/>
                <w:noProof/>
                <w:webHidden/>
                <w:sz w:val="24"/>
                <w:szCs w:val="24"/>
              </w:rPr>
              <w:t>28</w:t>
            </w:r>
            <w:r w:rsidRPr="000C4A80">
              <w:rPr>
                <w:rFonts w:ascii="Times New Roman" w:hAnsi="Times New Roman" w:cs="Times New Roman"/>
                <w:noProof/>
                <w:webHidden/>
                <w:sz w:val="24"/>
                <w:szCs w:val="24"/>
              </w:rPr>
              <w:fldChar w:fldCharType="end"/>
            </w:r>
          </w:hyperlink>
        </w:p>
        <w:p w14:paraId="17E6639C" w14:textId="639D82DF" w:rsidR="005A3043" w:rsidRPr="000C4A80" w:rsidRDefault="005A3043">
          <w:pPr>
            <w:pStyle w:val="TOC4"/>
            <w:tabs>
              <w:tab w:val="left" w:pos="1920"/>
              <w:tab w:val="right" w:leader="underscore" w:pos="7928"/>
            </w:tabs>
            <w:rPr>
              <w:rFonts w:ascii="Times New Roman" w:eastAsiaTheme="minorEastAsia" w:hAnsi="Times New Roman" w:cs="Times New Roman"/>
              <w:noProof/>
              <w:sz w:val="24"/>
              <w:szCs w:val="24"/>
              <w:lang w:val="en-ID"/>
              <w14:ligatures w14:val="standardContextual"/>
            </w:rPr>
          </w:pPr>
          <w:hyperlink w:anchor="_Toc240583057" w:history="1">
            <w:r w:rsidRPr="000C4A80">
              <w:rPr>
                <w:rStyle w:val="Hyperlink"/>
                <w:rFonts w:ascii="Times New Roman" w:hAnsi="Times New Roman" w:cs="Times New Roman"/>
                <w:noProof/>
                <w:sz w:val="24"/>
                <w:szCs w:val="24"/>
              </w:rPr>
              <w:t>3.3</w:t>
            </w:r>
            <w:r w:rsidRPr="000C4A80">
              <w:rPr>
                <w:rFonts w:ascii="Times New Roman" w:eastAsiaTheme="minorEastAsia" w:hAnsi="Times New Roman" w:cs="Times New Roman"/>
                <w:noProof/>
                <w:sz w:val="24"/>
                <w:szCs w:val="24"/>
                <w:lang w:val="en-ID"/>
                <w14:ligatures w14:val="standardContextual"/>
              </w:rPr>
              <w:tab/>
            </w:r>
            <w:r w:rsidRPr="000C4A80">
              <w:rPr>
                <w:rStyle w:val="Hyperlink"/>
                <w:rFonts w:ascii="Times New Roman" w:hAnsi="Times New Roman" w:cs="Times New Roman"/>
                <w:noProof/>
                <w:sz w:val="24"/>
                <w:szCs w:val="24"/>
              </w:rPr>
              <w:t>Data dan Alat yang Dibutuhkan</w:t>
            </w:r>
            <w:r w:rsidRPr="000C4A80">
              <w:rPr>
                <w:rFonts w:ascii="Times New Roman" w:hAnsi="Times New Roman" w:cs="Times New Roman"/>
                <w:noProof/>
                <w:webHidden/>
                <w:sz w:val="24"/>
                <w:szCs w:val="24"/>
              </w:rPr>
              <w:tab/>
            </w:r>
            <w:r w:rsidRPr="000C4A80">
              <w:rPr>
                <w:rFonts w:ascii="Times New Roman" w:hAnsi="Times New Roman" w:cs="Times New Roman"/>
                <w:noProof/>
                <w:webHidden/>
                <w:sz w:val="24"/>
                <w:szCs w:val="24"/>
              </w:rPr>
              <w:fldChar w:fldCharType="begin"/>
            </w:r>
            <w:r w:rsidRPr="000C4A80">
              <w:rPr>
                <w:rFonts w:ascii="Times New Roman" w:hAnsi="Times New Roman" w:cs="Times New Roman"/>
                <w:noProof/>
                <w:webHidden/>
                <w:sz w:val="24"/>
                <w:szCs w:val="24"/>
              </w:rPr>
              <w:instrText xml:space="preserve"> PAGEREF _Toc240583057 \h </w:instrText>
            </w:r>
            <w:r w:rsidRPr="000C4A80">
              <w:rPr>
                <w:rFonts w:ascii="Times New Roman" w:hAnsi="Times New Roman" w:cs="Times New Roman"/>
                <w:noProof/>
                <w:webHidden/>
                <w:sz w:val="24"/>
                <w:szCs w:val="24"/>
              </w:rPr>
            </w:r>
            <w:r w:rsidRPr="000C4A80">
              <w:rPr>
                <w:rFonts w:ascii="Times New Roman" w:hAnsi="Times New Roman" w:cs="Times New Roman"/>
                <w:noProof/>
                <w:webHidden/>
                <w:sz w:val="24"/>
                <w:szCs w:val="24"/>
              </w:rPr>
              <w:fldChar w:fldCharType="separate"/>
            </w:r>
            <w:r w:rsidRPr="000C4A80">
              <w:rPr>
                <w:rFonts w:ascii="Times New Roman" w:hAnsi="Times New Roman" w:cs="Times New Roman"/>
                <w:noProof/>
                <w:webHidden/>
                <w:sz w:val="24"/>
                <w:szCs w:val="24"/>
              </w:rPr>
              <w:t>31</w:t>
            </w:r>
            <w:r w:rsidRPr="000C4A80">
              <w:rPr>
                <w:rFonts w:ascii="Times New Roman" w:hAnsi="Times New Roman" w:cs="Times New Roman"/>
                <w:noProof/>
                <w:webHidden/>
                <w:sz w:val="24"/>
                <w:szCs w:val="24"/>
              </w:rPr>
              <w:fldChar w:fldCharType="end"/>
            </w:r>
          </w:hyperlink>
        </w:p>
        <w:p w14:paraId="7C881F4D" w14:textId="5AEC527F" w:rsidR="005A3043" w:rsidRPr="000C4A80" w:rsidRDefault="005A3043">
          <w:pPr>
            <w:pStyle w:val="TOC4"/>
            <w:tabs>
              <w:tab w:val="left" w:pos="1920"/>
              <w:tab w:val="right" w:leader="underscore" w:pos="7928"/>
            </w:tabs>
            <w:rPr>
              <w:rFonts w:ascii="Times New Roman" w:eastAsiaTheme="minorEastAsia" w:hAnsi="Times New Roman" w:cs="Times New Roman"/>
              <w:noProof/>
              <w:sz w:val="24"/>
              <w:szCs w:val="24"/>
              <w:lang w:val="en-ID"/>
              <w14:ligatures w14:val="standardContextual"/>
            </w:rPr>
          </w:pPr>
          <w:hyperlink w:anchor="_Toc240583058" w:history="1">
            <w:r w:rsidRPr="000C4A80">
              <w:rPr>
                <w:rStyle w:val="Hyperlink"/>
                <w:rFonts w:ascii="Times New Roman" w:hAnsi="Times New Roman" w:cs="Times New Roman"/>
                <w:noProof/>
                <w:sz w:val="24"/>
                <w:szCs w:val="24"/>
              </w:rPr>
              <w:t>3.4</w:t>
            </w:r>
            <w:r w:rsidRPr="000C4A80">
              <w:rPr>
                <w:rFonts w:ascii="Times New Roman" w:eastAsiaTheme="minorEastAsia" w:hAnsi="Times New Roman" w:cs="Times New Roman"/>
                <w:noProof/>
                <w:sz w:val="24"/>
                <w:szCs w:val="24"/>
                <w:lang w:val="en-ID"/>
                <w14:ligatures w14:val="standardContextual"/>
              </w:rPr>
              <w:tab/>
            </w:r>
            <w:r w:rsidRPr="000C4A80">
              <w:rPr>
                <w:rStyle w:val="Hyperlink"/>
                <w:rFonts w:ascii="Times New Roman" w:hAnsi="Times New Roman" w:cs="Times New Roman"/>
                <w:noProof/>
                <w:sz w:val="24"/>
                <w:szCs w:val="24"/>
              </w:rPr>
              <w:t>Analisis Data</w:t>
            </w:r>
            <w:r w:rsidRPr="000C4A80">
              <w:rPr>
                <w:rFonts w:ascii="Times New Roman" w:hAnsi="Times New Roman" w:cs="Times New Roman"/>
                <w:noProof/>
                <w:webHidden/>
                <w:sz w:val="24"/>
                <w:szCs w:val="24"/>
              </w:rPr>
              <w:tab/>
            </w:r>
            <w:r w:rsidRPr="000C4A80">
              <w:rPr>
                <w:rFonts w:ascii="Times New Roman" w:hAnsi="Times New Roman" w:cs="Times New Roman"/>
                <w:noProof/>
                <w:webHidden/>
                <w:sz w:val="24"/>
                <w:szCs w:val="24"/>
              </w:rPr>
              <w:fldChar w:fldCharType="begin"/>
            </w:r>
            <w:r w:rsidRPr="000C4A80">
              <w:rPr>
                <w:rFonts w:ascii="Times New Roman" w:hAnsi="Times New Roman" w:cs="Times New Roman"/>
                <w:noProof/>
                <w:webHidden/>
                <w:sz w:val="24"/>
                <w:szCs w:val="24"/>
              </w:rPr>
              <w:instrText xml:space="preserve"> PAGEREF _Toc240583058 \h </w:instrText>
            </w:r>
            <w:r w:rsidRPr="000C4A80">
              <w:rPr>
                <w:rFonts w:ascii="Times New Roman" w:hAnsi="Times New Roman" w:cs="Times New Roman"/>
                <w:noProof/>
                <w:webHidden/>
                <w:sz w:val="24"/>
                <w:szCs w:val="24"/>
              </w:rPr>
            </w:r>
            <w:r w:rsidRPr="000C4A80">
              <w:rPr>
                <w:rFonts w:ascii="Times New Roman" w:hAnsi="Times New Roman" w:cs="Times New Roman"/>
                <w:noProof/>
                <w:webHidden/>
                <w:sz w:val="24"/>
                <w:szCs w:val="24"/>
              </w:rPr>
              <w:fldChar w:fldCharType="separate"/>
            </w:r>
            <w:r w:rsidRPr="000C4A80">
              <w:rPr>
                <w:rFonts w:ascii="Times New Roman" w:hAnsi="Times New Roman" w:cs="Times New Roman"/>
                <w:noProof/>
                <w:webHidden/>
                <w:sz w:val="24"/>
                <w:szCs w:val="24"/>
              </w:rPr>
              <w:t>32</w:t>
            </w:r>
            <w:r w:rsidRPr="000C4A80">
              <w:rPr>
                <w:rFonts w:ascii="Times New Roman" w:hAnsi="Times New Roman" w:cs="Times New Roman"/>
                <w:noProof/>
                <w:webHidden/>
                <w:sz w:val="24"/>
                <w:szCs w:val="24"/>
              </w:rPr>
              <w:fldChar w:fldCharType="end"/>
            </w:r>
          </w:hyperlink>
        </w:p>
        <w:p w14:paraId="0D25BFB1" w14:textId="3FEF31B1" w:rsidR="005A3043" w:rsidRPr="000C4A80" w:rsidRDefault="005A3043">
          <w:pPr>
            <w:pStyle w:val="TOC4"/>
            <w:tabs>
              <w:tab w:val="left" w:pos="1920"/>
              <w:tab w:val="right" w:leader="underscore" w:pos="7928"/>
            </w:tabs>
            <w:rPr>
              <w:rFonts w:ascii="Times New Roman" w:eastAsiaTheme="minorEastAsia" w:hAnsi="Times New Roman" w:cs="Times New Roman"/>
              <w:noProof/>
              <w:sz w:val="24"/>
              <w:szCs w:val="24"/>
              <w:lang w:val="en-ID"/>
              <w14:ligatures w14:val="standardContextual"/>
            </w:rPr>
          </w:pPr>
          <w:hyperlink w:anchor="_Toc240583059" w:history="1">
            <w:r w:rsidRPr="000C4A80">
              <w:rPr>
                <w:rStyle w:val="Hyperlink"/>
                <w:rFonts w:ascii="Times New Roman" w:hAnsi="Times New Roman" w:cs="Times New Roman"/>
                <w:noProof/>
                <w:sz w:val="24"/>
                <w:szCs w:val="24"/>
              </w:rPr>
              <w:t>3.5</w:t>
            </w:r>
            <w:r w:rsidRPr="000C4A80">
              <w:rPr>
                <w:rFonts w:ascii="Times New Roman" w:eastAsiaTheme="minorEastAsia" w:hAnsi="Times New Roman" w:cs="Times New Roman"/>
                <w:noProof/>
                <w:sz w:val="24"/>
                <w:szCs w:val="24"/>
                <w:lang w:val="en-ID"/>
                <w14:ligatures w14:val="standardContextual"/>
              </w:rPr>
              <w:tab/>
            </w:r>
            <w:r w:rsidRPr="000C4A80">
              <w:rPr>
                <w:rStyle w:val="Hyperlink"/>
                <w:rFonts w:ascii="Times New Roman" w:hAnsi="Times New Roman" w:cs="Times New Roman"/>
                <w:noProof/>
                <w:sz w:val="24"/>
                <w:szCs w:val="24"/>
              </w:rPr>
              <w:t>Bagan Alir Perancangan</w:t>
            </w:r>
            <w:r w:rsidRPr="000C4A80">
              <w:rPr>
                <w:rFonts w:ascii="Times New Roman" w:hAnsi="Times New Roman" w:cs="Times New Roman"/>
                <w:noProof/>
                <w:webHidden/>
                <w:sz w:val="24"/>
                <w:szCs w:val="24"/>
              </w:rPr>
              <w:tab/>
            </w:r>
            <w:r w:rsidRPr="000C4A80">
              <w:rPr>
                <w:rFonts w:ascii="Times New Roman" w:hAnsi="Times New Roman" w:cs="Times New Roman"/>
                <w:noProof/>
                <w:webHidden/>
                <w:sz w:val="24"/>
                <w:szCs w:val="24"/>
              </w:rPr>
              <w:fldChar w:fldCharType="begin"/>
            </w:r>
            <w:r w:rsidRPr="000C4A80">
              <w:rPr>
                <w:rFonts w:ascii="Times New Roman" w:hAnsi="Times New Roman" w:cs="Times New Roman"/>
                <w:noProof/>
                <w:webHidden/>
                <w:sz w:val="24"/>
                <w:szCs w:val="24"/>
              </w:rPr>
              <w:instrText xml:space="preserve"> PAGEREF _Toc240583059 \h </w:instrText>
            </w:r>
            <w:r w:rsidRPr="000C4A80">
              <w:rPr>
                <w:rFonts w:ascii="Times New Roman" w:hAnsi="Times New Roman" w:cs="Times New Roman"/>
                <w:noProof/>
                <w:webHidden/>
                <w:sz w:val="24"/>
                <w:szCs w:val="24"/>
              </w:rPr>
            </w:r>
            <w:r w:rsidRPr="000C4A80">
              <w:rPr>
                <w:rFonts w:ascii="Times New Roman" w:hAnsi="Times New Roman" w:cs="Times New Roman"/>
                <w:noProof/>
                <w:webHidden/>
                <w:sz w:val="24"/>
                <w:szCs w:val="24"/>
              </w:rPr>
              <w:fldChar w:fldCharType="separate"/>
            </w:r>
            <w:r w:rsidRPr="000C4A80">
              <w:rPr>
                <w:rFonts w:ascii="Times New Roman" w:hAnsi="Times New Roman" w:cs="Times New Roman"/>
                <w:noProof/>
                <w:webHidden/>
                <w:sz w:val="24"/>
                <w:szCs w:val="24"/>
              </w:rPr>
              <w:t>38</w:t>
            </w:r>
            <w:r w:rsidRPr="000C4A80">
              <w:rPr>
                <w:rFonts w:ascii="Times New Roman" w:hAnsi="Times New Roman" w:cs="Times New Roman"/>
                <w:noProof/>
                <w:webHidden/>
                <w:sz w:val="24"/>
                <w:szCs w:val="24"/>
              </w:rPr>
              <w:fldChar w:fldCharType="end"/>
            </w:r>
          </w:hyperlink>
        </w:p>
        <w:p w14:paraId="7C37A05F" w14:textId="2B553BD6" w:rsidR="005A3043" w:rsidRPr="000C4A80" w:rsidRDefault="005A3043">
          <w:pPr>
            <w:pStyle w:val="TOC1"/>
            <w:rPr>
              <w:rFonts w:ascii="Times New Roman" w:eastAsiaTheme="minorEastAsia" w:hAnsi="Times New Roman" w:cs="Times New Roman"/>
              <w:b w:val="0"/>
              <w:bCs w:val="0"/>
              <w:i w:val="0"/>
              <w:iCs w:val="0"/>
              <w:noProof/>
              <w:lang w:val="en-ID"/>
              <w14:ligatures w14:val="standardContextual"/>
            </w:rPr>
          </w:pPr>
          <w:hyperlink w:anchor="_Toc240583060" w:history="1">
            <w:r w:rsidRPr="000C4A80">
              <w:rPr>
                <w:rStyle w:val="Hyperlink"/>
                <w:rFonts w:ascii="Times New Roman" w:hAnsi="Times New Roman" w:cs="Times New Roman"/>
                <w:noProof/>
              </w:rPr>
              <w:t>DAFTAR PUSTAKA</w:t>
            </w:r>
            <w:r w:rsidRPr="000C4A80">
              <w:rPr>
                <w:rFonts w:ascii="Times New Roman" w:hAnsi="Times New Roman" w:cs="Times New Roman"/>
                <w:noProof/>
                <w:webHidden/>
              </w:rPr>
              <w:tab/>
            </w:r>
            <w:r w:rsidRPr="000C4A80">
              <w:rPr>
                <w:rFonts w:ascii="Times New Roman" w:hAnsi="Times New Roman" w:cs="Times New Roman"/>
                <w:noProof/>
                <w:webHidden/>
              </w:rPr>
              <w:fldChar w:fldCharType="begin"/>
            </w:r>
            <w:r w:rsidRPr="000C4A80">
              <w:rPr>
                <w:rFonts w:ascii="Times New Roman" w:hAnsi="Times New Roman" w:cs="Times New Roman"/>
                <w:noProof/>
                <w:webHidden/>
              </w:rPr>
              <w:instrText xml:space="preserve"> PAGEREF _Toc240583060 \h </w:instrText>
            </w:r>
            <w:r w:rsidRPr="000C4A80">
              <w:rPr>
                <w:rFonts w:ascii="Times New Roman" w:hAnsi="Times New Roman" w:cs="Times New Roman"/>
                <w:noProof/>
                <w:webHidden/>
              </w:rPr>
            </w:r>
            <w:r w:rsidRPr="000C4A80">
              <w:rPr>
                <w:rFonts w:ascii="Times New Roman" w:hAnsi="Times New Roman" w:cs="Times New Roman"/>
                <w:noProof/>
                <w:webHidden/>
              </w:rPr>
              <w:fldChar w:fldCharType="separate"/>
            </w:r>
            <w:r w:rsidRPr="000C4A80">
              <w:rPr>
                <w:rFonts w:ascii="Times New Roman" w:hAnsi="Times New Roman" w:cs="Times New Roman"/>
                <w:noProof/>
                <w:webHidden/>
              </w:rPr>
              <w:t>39</w:t>
            </w:r>
            <w:r w:rsidRPr="000C4A80">
              <w:rPr>
                <w:rFonts w:ascii="Times New Roman" w:hAnsi="Times New Roman" w:cs="Times New Roman"/>
                <w:noProof/>
                <w:webHidden/>
              </w:rPr>
              <w:fldChar w:fldCharType="end"/>
            </w:r>
          </w:hyperlink>
        </w:p>
        <w:p w14:paraId="79032ED1" w14:textId="7D1049C1" w:rsidR="00B47A94" w:rsidRPr="000C4A80" w:rsidRDefault="005F1A14" w:rsidP="00E75F15">
          <w:pPr>
            <w:spacing w:after="0"/>
            <w:rPr>
              <w:rFonts w:cs="Times New Roman"/>
              <w:szCs w:val="24"/>
            </w:rPr>
          </w:pPr>
          <w:r w:rsidRPr="000C4A80">
            <w:rPr>
              <w:rFonts w:cs="Times New Roman"/>
              <w:i/>
              <w:iCs/>
              <w:szCs w:val="24"/>
            </w:rPr>
            <w:fldChar w:fldCharType="end"/>
          </w:r>
        </w:p>
      </w:sdtContent>
    </w:sdt>
    <w:p w14:paraId="2E89F26D" w14:textId="44B06F98" w:rsidR="00B47A94" w:rsidRPr="00CB056F" w:rsidRDefault="00B47A94" w:rsidP="004F7F63">
      <w:pPr>
        <w:ind w:firstLine="0"/>
        <w:divId w:val="132019385"/>
        <w:rPr>
          <w:rFonts w:eastAsiaTheme="majorEastAsia" w:cstheme="majorBidi"/>
          <w:b/>
          <w:szCs w:val="32"/>
        </w:rPr>
      </w:pPr>
      <w:r w:rsidRPr="00CB056F">
        <w:br w:type="page"/>
      </w:r>
    </w:p>
    <w:p w14:paraId="7D2602E2" w14:textId="77777777" w:rsidR="00B47A94" w:rsidRPr="00CB056F" w:rsidRDefault="00B47A94" w:rsidP="00B47A94">
      <w:pPr>
        <w:pStyle w:val="Heading1"/>
        <w:divId w:val="132019385"/>
        <w:rPr>
          <w:sz w:val="24"/>
        </w:rPr>
      </w:pPr>
      <w:bookmarkStart w:id="96" w:name="_Toc199165337"/>
      <w:bookmarkStart w:id="97" w:name="_Toc199165384"/>
      <w:bookmarkStart w:id="98" w:name="_Toc199165524"/>
      <w:bookmarkStart w:id="99" w:name="_Toc199165805"/>
      <w:bookmarkStart w:id="100" w:name="_Toc240583036"/>
      <w:r w:rsidRPr="00CB056F">
        <w:rPr>
          <w:sz w:val="24"/>
        </w:rPr>
        <w:lastRenderedPageBreak/>
        <w:t>DAFTAR TABEL</w:t>
      </w:r>
      <w:bookmarkEnd w:id="96"/>
      <w:bookmarkEnd w:id="97"/>
      <w:bookmarkEnd w:id="98"/>
      <w:bookmarkEnd w:id="99"/>
      <w:bookmarkEnd w:id="100"/>
    </w:p>
    <w:p w14:paraId="2A90B688" w14:textId="626125ED" w:rsidR="004F7F63" w:rsidRPr="00CB056F" w:rsidRDefault="00B47A94" w:rsidP="00E577B6">
      <w:pPr>
        <w:pStyle w:val="TableofFigures"/>
        <w:tabs>
          <w:tab w:val="right" w:leader="dot" w:pos="7928"/>
        </w:tabs>
        <w:ind w:left="1560" w:hanging="993"/>
        <w:divId w:val="132019385"/>
        <w:rPr>
          <w:rFonts w:asciiTheme="minorHAnsi" w:eastAsiaTheme="minorEastAsia" w:hAnsiTheme="minorHAnsi"/>
          <w:noProof/>
          <w:szCs w:val="24"/>
          <w14:ligatures w14:val="standardContextual"/>
          <w:rPrChange w:id="101" w:author="razi faisal" w:date="2026-07-19T15:00:00Z" w16du:dateUtc="2026-07-19T08:00:00Z">
            <w:rPr>
              <w:rFonts w:asciiTheme="minorHAnsi" w:eastAsiaTheme="minorEastAsia" w:hAnsiTheme="minorHAnsi"/>
              <w:noProof/>
              <w:szCs w:val="24"/>
              <w:lang w:val="en-ID"/>
              <w14:ligatures w14:val="standardContextual"/>
            </w:rPr>
          </w:rPrChange>
        </w:rPr>
      </w:pPr>
      <w:r w:rsidRPr="00CB056F">
        <w:fldChar w:fldCharType="begin"/>
      </w:r>
      <w:r w:rsidRPr="00CB056F">
        <w:instrText xml:space="preserve"> TOC \h \z \c "Tabel" </w:instrText>
      </w:r>
      <w:r w:rsidRPr="00CB056F">
        <w:fldChar w:fldCharType="separate"/>
      </w:r>
      <w:hyperlink w:anchor="_Toc221052330" w:history="1">
        <w:r w:rsidR="004F7F63" w:rsidRPr="00CB056F">
          <w:rPr>
            <w:rStyle w:val="Hyperlink"/>
            <w:noProof/>
          </w:rPr>
          <w:t xml:space="preserve">Tabel 2.1 </w:t>
        </w:r>
        <w:r w:rsidR="004F7F63" w:rsidRPr="00CB056F">
          <w:rPr>
            <w:rStyle w:val="Hyperlink"/>
            <w:bCs/>
            <w:noProof/>
          </w:rPr>
          <w:t xml:space="preserve">Jarak Minimum Sumur Resapan Terhadap Bangunan Lainnya </w:t>
        </w:r>
        <w:r w:rsidR="004F7F63" w:rsidRPr="00CB056F">
          <w:rPr>
            <w:rStyle w:val="Hyperlink"/>
            <w:rFonts w:cs="Times New Roman"/>
            <w:bCs/>
            <w:noProof/>
          </w:rPr>
          <w:t>(Kusnaedi, 2000)</w:t>
        </w:r>
        <w:r w:rsidR="004F7F63" w:rsidRPr="00CB056F">
          <w:rPr>
            <w:noProof/>
            <w:webHidden/>
          </w:rPr>
          <w:tab/>
        </w:r>
        <w:r w:rsidR="004F7F63" w:rsidRPr="00CB056F">
          <w:rPr>
            <w:noProof/>
            <w:webHidden/>
          </w:rPr>
          <w:fldChar w:fldCharType="begin"/>
        </w:r>
        <w:r w:rsidR="004F7F63" w:rsidRPr="00CB056F">
          <w:rPr>
            <w:noProof/>
            <w:webHidden/>
          </w:rPr>
          <w:instrText xml:space="preserve"> PAGEREF _Toc221052330 \h </w:instrText>
        </w:r>
        <w:r w:rsidR="004F7F63" w:rsidRPr="00CB056F">
          <w:rPr>
            <w:noProof/>
            <w:webHidden/>
          </w:rPr>
        </w:r>
        <w:r w:rsidR="004F7F63" w:rsidRPr="00CB056F">
          <w:rPr>
            <w:noProof/>
            <w:webHidden/>
          </w:rPr>
          <w:fldChar w:fldCharType="separate"/>
        </w:r>
        <w:r w:rsidR="00280FDC" w:rsidRPr="00CB056F">
          <w:rPr>
            <w:noProof/>
            <w:webHidden/>
          </w:rPr>
          <w:t>18</w:t>
        </w:r>
        <w:r w:rsidR="004F7F63" w:rsidRPr="00CB056F">
          <w:rPr>
            <w:noProof/>
            <w:webHidden/>
          </w:rPr>
          <w:fldChar w:fldCharType="end"/>
        </w:r>
      </w:hyperlink>
    </w:p>
    <w:p w14:paraId="0CB75C05" w14:textId="409F7FE1" w:rsidR="004F7F63" w:rsidRPr="00CB056F" w:rsidRDefault="004F7F63" w:rsidP="004F7F63">
      <w:pPr>
        <w:pStyle w:val="TableofFigures"/>
        <w:tabs>
          <w:tab w:val="right" w:leader="dot" w:pos="7928"/>
        </w:tabs>
        <w:divId w:val="132019385"/>
        <w:rPr>
          <w:rFonts w:asciiTheme="minorHAnsi" w:eastAsiaTheme="minorEastAsia" w:hAnsiTheme="minorHAnsi"/>
          <w:noProof/>
          <w:szCs w:val="24"/>
          <w14:ligatures w14:val="standardContextual"/>
          <w:rPrChange w:id="102" w:author="razi faisal" w:date="2026-07-19T15:00:00Z" w16du:dateUtc="2026-07-19T08:00:00Z">
            <w:rPr>
              <w:rFonts w:asciiTheme="minorHAnsi" w:eastAsiaTheme="minorEastAsia" w:hAnsiTheme="minorHAnsi"/>
              <w:noProof/>
              <w:szCs w:val="24"/>
              <w:lang w:val="en-ID"/>
              <w14:ligatures w14:val="standardContextual"/>
            </w:rPr>
          </w:rPrChange>
        </w:rPr>
      </w:pPr>
      <w:hyperlink w:anchor="_Toc221052331" w:history="1">
        <w:r w:rsidRPr="00CB056F">
          <w:rPr>
            <w:rStyle w:val="Hyperlink"/>
            <w:noProof/>
          </w:rPr>
          <w:t>Tabel 2.2Tabel Uji T Pada Tingkat Kepercayaan 95%</w:t>
        </w:r>
        <w:r w:rsidRPr="00CB056F">
          <w:rPr>
            <w:noProof/>
            <w:webHidden/>
          </w:rPr>
          <w:tab/>
        </w:r>
        <w:r w:rsidRPr="00CB056F">
          <w:rPr>
            <w:noProof/>
            <w:webHidden/>
          </w:rPr>
          <w:fldChar w:fldCharType="begin"/>
        </w:r>
        <w:r w:rsidRPr="00CB056F">
          <w:rPr>
            <w:noProof/>
            <w:webHidden/>
          </w:rPr>
          <w:instrText xml:space="preserve"> PAGEREF _Toc221052331 \h </w:instrText>
        </w:r>
        <w:r w:rsidRPr="00CB056F">
          <w:rPr>
            <w:noProof/>
            <w:webHidden/>
          </w:rPr>
        </w:r>
        <w:r w:rsidRPr="00CB056F">
          <w:rPr>
            <w:noProof/>
            <w:webHidden/>
          </w:rPr>
          <w:fldChar w:fldCharType="separate"/>
        </w:r>
        <w:r w:rsidR="00280FDC" w:rsidRPr="00CB056F">
          <w:rPr>
            <w:noProof/>
            <w:webHidden/>
          </w:rPr>
          <w:t>21</w:t>
        </w:r>
        <w:r w:rsidRPr="00CB056F">
          <w:rPr>
            <w:noProof/>
            <w:webHidden/>
          </w:rPr>
          <w:fldChar w:fldCharType="end"/>
        </w:r>
      </w:hyperlink>
    </w:p>
    <w:p w14:paraId="7151F2C5" w14:textId="21B15909" w:rsidR="004F7F63" w:rsidRPr="00CB056F" w:rsidRDefault="004F7F63" w:rsidP="004F7F63">
      <w:pPr>
        <w:pStyle w:val="TableofFigures"/>
        <w:tabs>
          <w:tab w:val="right" w:leader="dot" w:pos="7928"/>
        </w:tabs>
        <w:divId w:val="132019385"/>
        <w:rPr>
          <w:rFonts w:asciiTheme="minorHAnsi" w:eastAsiaTheme="minorEastAsia" w:hAnsiTheme="minorHAnsi"/>
          <w:noProof/>
          <w:szCs w:val="24"/>
          <w14:ligatures w14:val="standardContextual"/>
          <w:rPrChange w:id="103" w:author="razi faisal" w:date="2026-07-19T15:00:00Z" w16du:dateUtc="2026-07-19T08:00:00Z">
            <w:rPr>
              <w:rFonts w:asciiTheme="minorHAnsi" w:eastAsiaTheme="minorEastAsia" w:hAnsiTheme="minorHAnsi"/>
              <w:noProof/>
              <w:szCs w:val="24"/>
              <w:lang w:val="en-ID"/>
              <w14:ligatures w14:val="standardContextual"/>
            </w:rPr>
          </w:rPrChange>
        </w:rPr>
      </w:pPr>
      <w:hyperlink w:anchor="_Toc221052332" w:history="1">
        <w:r w:rsidRPr="00CB056F">
          <w:rPr>
            <w:rStyle w:val="Hyperlink"/>
            <w:noProof/>
          </w:rPr>
          <w:t xml:space="preserve">Tabel 2.3 </w:t>
        </w:r>
        <w:r w:rsidRPr="00CB056F">
          <w:rPr>
            <w:rStyle w:val="Hyperlink"/>
            <w:rFonts w:cs="Times New Roman"/>
            <w:noProof/>
          </w:rPr>
          <w:t>Nilai Kritik Q</w:t>
        </w:r>
        <w:r w:rsidRPr="00CB056F">
          <w:rPr>
            <w:noProof/>
            <w:webHidden/>
          </w:rPr>
          <w:tab/>
        </w:r>
        <w:r w:rsidRPr="00CB056F">
          <w:rPr>
            <w:noProof/>
            <w:webHidden/>
          </w:rPr>
          <w:fldChar w:fldCharType="begin"/>
        </w:r>
        <w:r w:rsidRPr="00CB056F">
          <w:rPr>
            <w:noProof/>
            <w:webHidden/>
          </w:rPr>
          <w:instrText xml:space="preserve"> PAGEREF _Toc221052332 \h </w:instrText>
        </w:r>
        <w:r w:rsidRPr="00CB056F">
          <w:rPr>
            <w:noProof/>
            <w:webHidden/>
          </w:rPr>
        </w:r>
        <w:r w:rsidRPr="00CB056F">
          <w:rPr>
            <w:noProof/>
            <w:webHidden/>
          </w:rPr>
          <w:fldChar w:fldCharType="separate"/>
        </w:r>
        <w:r w:rsidR="00280FDC" w:rsidRPr="00CB056F">
          <w:rPr>
            <w:noProof/>
            <w:webHidden/>
          </w:rPr>
          <w:t>22</w:t>
        </w:r>
        <w:r w:rsidRPr="00CB056F">
          <w:rPr>
            <w:noProof/>
            <w:webHidden/>
          </w:rPr>
          <w:fldChar w:fldCharType="end"/>
        </w:r>
      </w:hyperlink>
    </w:p>
    <w:p w14:paraId="6FDB704A" w14:textId="545510A1" w:rsidR="004F7F63" w:rsidRPr="00CB056F" w:rsidRDefault="004F7F63" w:rsidP="004F7F63">
      <w:pPr>
        <w:pStyle w:val="TableofFigures"/>
        <w:tabs>
          <w:tab w:val="right" w:leader="dot" w:pos="7928"/>
        </w:tabs>
        <w:divId w:val="132019385"/>
        <w:rPr>
          <w:rFonts w:asciiTheme="minorHAnsi" w:eastAsiaTheme="minorEastAsia" w:hAnsiTheme="minorHAnsi"/>
          <w:noProof/>
          <w:szCs w:val="24"/>
          <w14:ligatures w14:val="standardContextual"/>
          <w:rPrChange w:id="104" w:author="razi faisal" w:date="2026-07-19T15:00:00Z" w16du:dateUtc="2026-07-19T08:00:00Z">
            <w:rPr>
              <w:rFonts w:asciiTheme="minorHAnsi" w:eastAsiaTheme="minorEastAsia" w:hAnsiTheme="minorHAnsi"/>
              <w:noProof/>
              <w:szCs w:val="24"/>
              <w:lang w:val="en-ID"/>
              <w14:ligatures w14:val="standardContextual"/>
            </w:rPr>
          </w:rPrChange>
        </w:rPr>
      </w:pPr>
      <w:hyperlink w:anchor="_Toc221052333" w:history="1">
        <w:r w:rsidRPr="00CB056F">
          <w:rPr>
            <w:rStyle w:val="Hyperlink"/>
            <w:noProof/>
          </w:rPr>
          <w:t>Tabel 2.4</w:t>
        </w:r>
        <w:r w:rsidRPr="00CB056F">
          <w:rPr>
            <w:rStyle w:val="Hyperlink"/>
            <w:bCs/>
            <w:noProof/>
          </w:rPr>
          <w:t xml:space="preserve"> Nilai Y sebagai Nilai Variabel Reduksi Distribusi Normal</w:t>
        </w:r>
        <w:r w:rsidRPr="00CB056F">
          <w:rPr>
            <w:noProof/>
            <w:webHidden/>
          </w:rPr>
          <w:tab/>
        </w:r>
        <w:r w:rsidRPr="00CB056F">
          <w:rPr>
            <w:noProof/>
            <w:webHidden/>
          </w:rPr>
          <w:fldChar w:fldCharType="begin"/>
        </w:r>
        <w:r w:rsidRPr="00CB056F">
          <w:rPr>
            <w:noProof/>
            <w:webHidden/>
          </w:rPr>
          <w:instrText xml:space="preserve"> PAGEREF _Toc221052333 \h </w:instrText>
        </w:r>
        <w:r w:rsidRPr="00CB056F">
          <w:rPr>
            <w:noProof/>
            <w:webHidden/>
          </w:rPr>
        </w:r>
        <w:r w:rsidRPr="00CB056F">
          <w:rPr>
            <w:noProof/>
            <w:webHidden/>
          </w:rPr>
          <w:fldChar w:fldCharType="separate"/>
        </w:r>
        <w:r w:rsidR="00280FDC" w:rsidRPr="00CB056F">
          <w:rPr>
            <w:noProof/>
            <w:webHidden/>
          </w:rPr>
          <w:t>24</w:t>
        </w:r>
        <w:r w:rsidRPr="00CB056F">
          <w:rPr>
            <w:noProof/>
            <w:webHidden/>
          </w:rPr>
          <w:fldChar w:fldCharType="end"/>
        </w:r>
      </w:hyperlink>
    </w:p>
    <w:p w14:paraId="506FC955" w14:textId="68072CA4" w:rsidR="004F7F63" w:rsidRPr="00CB056F" w:rsidRDefault="004F7F63" w:rsidP="004F7F63">
      <w:pPr>
        <w:pStyle w:val="TableofFigures"/>
        <w:tabs>
          <w:tab w:val="right" w:leader="dot" w:pos="7928"/>
        </w:tabs>
        <w:divId w:val="132019385"/>
        <w:rPr>
          <w:rFonts w:asciiTheme="minorHAnsi" w:eastAsiaTheme="minorEastAsia" w:hAnsiTheme="minorHAnsi"/>
          <w:noProof/>
          <w:szCs w:val="24"/>
          <w14:ligatures w14:val="standardContextual"/>
          <w:rPrChange w:id="105" w:author="razi faisal" w:date="2026-07-19T15:00:00Z" w16du:dateUtc="2026-07-19T08:00:00Z">
            <w:rPr>
              <w:rFonts w:asciiTheme="minorHAnsi" w:eastAsiaTheme="minorEastAsia" w:hAnsiTheme="minorHAnsi"/>
              <w:noProof/>
              <w:szCs w:val="24"/>
              <w:lang w:val="en-ID"/>
              <w14:ligatures w14:val="standardContextual"/>
            </w:rPr>
          </w:rPrChange>
        </w:rPr>
      </w:pPr>
      <w:hyperlink w:anchor="_Toc221052334" w:history="1">
        <w:r w:rsidRPr="00CB056F">
          <w:rPr>
            <w:rStyle w:val="Hyperlink"/>
            <w:noProof/>
          </w:rPr>
          <w:t xml:space="preserve">Tabel 2.5 </w:t>
        </w:r>
        <w:r w:rsidRPr="00CB056F">
          <w:rPr>
            <w:rStyle w:val="Hyperlink"/>
            <w:rFonts w:cs="Times New Roman"/>
            <w:bCs/>
            <w:noProof/>
          </w:rPr>
          <w:t>Nilai Variabel Reduksi Gumbel Tipe 1 (Soewarno. 1995)</w:t>
        </w:r>
        <w:r w:rsidRPr="00CB056F">
          <w:rPr>
            <w:noProof/>
            <w:webHidden/>
          </w:rPr>
          <w:tab/>
        </w:r>
        <w:r w:rsidRPr="00CB056F">
          <w:rPr>
            <w:noProof/>
            <w:webHidden/>
          </w:rPr>
          <w:fldChar w:fldCharType="begin"/>
        </w:r>
        <w:r w:rsidRPr="00CB056F">
          <w:rPr>
            <w:noProof/>
            <w:webHidden/>
          </w:rPr>
          <w:instrText xml:space="preserve"> PAGEREF _Toc221052334 \h </w:instrText>
        </w:r>
        <w:r w:rsidRPr="00CB056F">
          <w:rPr>
            <w:noProof/>
            <w:webHidden/>
          </w:rPr>
        </w:r>
        <w:r w:rsidRPr="00CB056F">
          <w:rPr>
            <w:noProof/>
            <w:webHidden/>
          </w:rPr>
          <w:fldChar w:fldCharType="separate"/>
        </w:r>
        <w:r w:rsidR="00280FDC" w:rsidRPr="00CB056F">
          <w:rPr>
            <w:noProof/>
            <w:webHidden/>
          </w:rPr>
          <w:t>25</w:t>
        </w:r>
        <w:r w:rsidRPr="00CB056F">
          <w:rPr>
            <w:noProof/>
            <w:webHidden/>
          </w:rPr>
          <w:fldChar w:fldCharType="end"/>
        </w:r>
      </w:hyperlink>
    </w:p>
    <w:p w14:paraId="6B8BA4DB" w14:textId="58EBDB63" w:rsidR="004F7F63" w:rsidRPr="00CB056F" w:rsidRDefault="004F7F63" w:rsidP="00E577B6">
      <w:pPr>
        <w:pStyle w:val="TableofFigures"/>
        <w:tabs>
          <w:tab w:val="right" w:leader="dot" w:pos="7928"/>
        </w:tabs>
        <w:ind w:left="1701" w:hanging="1134"/>
        <w:divId w:val="132019385"/>
        <w:rPr>
          <w:rFonts w:asciiTheme="minorHAnsi" w:eastAsiaTheme="minorEastAsia" w:hAnsiTheme="minorHAnsi"/>
          <w:noProof/>
          <w:szCs w:val="24"/>
          <w14:ligatures w14:val="standardContextual"/>
          <w:rPrChange w:id="106" w:author="razi faisal" w:date="2026-07-19T15:00:00Z" w16du:dateUtc="2026-07-19T08:00:00Z">
            <w:rPr>
              <w:rFonts w:asciiTheme="minorHAnsi" w:eastAsiaTheme="minorEastAsia" w:hAnsiTheme="minorHAnsi"/>
              <w:noProof/>
              <w:szCs w:val="24"/>
              <w:lang w:val="en-ID"/>
              <w14:ligatures w14:val="standardContextual"/>
            </w:rPr>
          </w:rPrChange>
        </w:rPr>
      </w:pPr>
      <w:hyperlink w:anchor="_Toc221052335" w:history="1">
        <w:r w:rsidRPr="00CB056F">
          <w:rPr>
            <w:rStyle w:val="Hyperlink"/>
            <w:noProof/>
          </w:rPr>
          <w:t xml:space="preserve">Tabel 2.6 </w:t>
        </w:r>
        <w:r w:rsidRPr="00CB056F">
          <w:rPr>
            <w:rStyle w:val="Hyperlink"/>
            <w:bCs/>
            <w:noProof/>
          </w:rPr>
          <w:t>Hubungan Periode Ulang (T) dan Koefisien Kemencengan (Cs)</w:t>
        </w:r>
        <w:r w:rsidRPr="00CB056F">
          <w:rPr>
            <w:noProof/>
            <w:webHidden/>
          </w:rPr>
          <w:tab/>
        </w:r>
        <w:r w:rsidRPr="00CB056F">
          <w:rPr>
            <w:noProof/>
            <w:webHidden/>
          </w:rPr>
          <w:fldChar w:fldCharType="begin"/>
        </w:r>
        <w:r w:rsidRPr="00CB056F">
          <w:rPr>
            <w:noProof/>
            <w:webHidden/>
          </w:rPr>
          <w:instrText xml:space="preserve"> PAGEREF _Toc221052335 \h </w:instrText>
        </w:r>
        <w:r w:rsidRPr="00CB056F">
          <w:rPr>
            <w:noProof/>
            <w:webHidden/>
          </w:rPr>
        </w:r>
        <w:r w:rsidRPr="00CB056F">
          <w:rPr>
            <w:noProof/>
            <w:webHidden/>
          </w:rPr>
          <w:fldChar w:fldCharType="separate"/>
        </w:r>
        <w:r w:rsidR="00280FDC" w:rsidRPr="00CB056F">
          <w:rPr>
            <w:noProof/>
            <w:webHidden/>
          </w:rPr>
          <w:t>27</w:t>
        </w:r>
        <w:r w:rsidRPr="00CB056F">
          <w:rPr>
            <w:noProof/>
            <w:webHidden/>
          </w:rPr>
          <w:fldChar w:fldCharType="end"/>
        </w:r>
      </w:hyperlink>
    </w:p>
    <w:p w14:paraId="674063BC" w14:textId="693FDD6B" w:rsidR="004F7F63" w:rsidRPr="00CB056F" w:rsidRDefault="004F7F63" w:rsidP="004F7F63">
      <w:pPr>
        <w:pStyle w:val="TableofFigures"/>
        <w:tabs>
          <w:tab w:val="right" w:leader="dot" w:pos="7928"/>
        </w:tabs>
        <w:divId w:val="132019385"/>
        <w:rPr>
          <w:rFonts w:asciiTheme="minorHAnsi" w:eastAsiaTheme="minorEastAsia" w:hAnsiTheme="minorHAnsi"/>
          <w:noProof/>
          <w:szCs w:val="24"/>
          <w14:ligatures w14:val="standardContextual"/>
          <w:rPrChange w:id="107" w:author="razi faisal" w:date="2026-07-19T15:00:00Z" w16du:dateUtc="2026-07-19T08:00:00Z">
            <w:rPr>
              <w:rFonts w:asciiTheme="minorHAnsi" w:eastAsiaTheme="minorEastAsia" w:hAnsiTheme="minorHAnsi"/>
              <w:noProof/>
              <w:szCs w:val="24"/>
              <w:lang w:val="en-ID"/>
              <w14:ligatures w14:val="standardContextual"/>
            </w:rPr>
          </w:rPrChange>
        </w:rPr>
      </w:pPr>
      <w:hyperlink w:anchor="_Toc221052336" w:history="1">
        <w:r w:rsidRPr="00CB056F">
          <w:rPr>
            <w:rStyle w:val="Hyperlink"/>
            <w:noProof/>
          </w:rPr>
          <w:t xml:space="preserve">Tabel 2.7 </w:t>
        </w:r>
        <w:r w:rsidRPr="00CB056F">
          <w:rPr>
            <w:rStyle w:val="Hyperlink"/>
            <w:bCs/>
            <w:noProof/>
          </w:rPr>
          <w:t>Koefisien Limpasan Sesuai Jenis Permukaan Tangkapan</w:t>
        </w:r>
        <w:r w:rsidRPr="00CB056F">
          <w:rPr>
            <w:noProof/>
            <w:webHidden/>
          </w:rPr>
          <w:tab/>
        </w:r>
        <w:r w:rsidRPr="00CB056F">
          <w:rPr>
            <w:noProof/>
            <w:webHidden/>
          </w:rPr>
          <w:fldChar w:fldCharType="begin"/>
        </w:r>
        <w:r w:rsidRPr="00CB056F">
          <w:rPr>
            <w:noProof/>
            <w:webHidden/>
          </w:rPr>
          <w:instrText xml:space="preserve"> PAGEREF _Toc221052336 \h </w:instrText>
        </w:r>
        <w:r w:rsidRPr="00CB056F">
          <w:rPr>
            <w:noProof/>
            <w:webHidden/>
          </w:rPr>
        </w:r>
        <w:r w:rsidRPr="00CB056F">
          <w:rPr>
            <w:noProof/>
            <w:webHidden/>
          </w:rPr>
          <w:fldChar w:fldCharType="separate"/>
        </w:r>
        <w:r w:rsidR="00280FDC" w:rsidRPr="00CB056F">
          <w:rPr>
            <w:noProof/>
            <w:webHidden/>
          </w:rPr>
          <w:t>30</w:t>
        </w:r>
        <w:r w:rsidRPr="00CB056F">
          <w:rPr>
            <w:noProof/>
            <w:webHidden/>
          </w:rPr>
          <w:fldChar w:fldCharType="end"/>
        </w:r>
      </w:hyperlink>
    </w:p>
    <w:p w14:paraId="3EBE2D05" w14:textId="2C3F1F01" w:rsidR="00B47A94" w:rsidRPr="00CB056F" w:rsidRDefault="00B47A94" w:rsidP="004F7F63">
      <w:pPr>
        <w:divId w:val="132019385"/>
      </w:pPr>
      <w:r w:rsidRPr="00CB056F">
        <w:fldChar w:fldCharType="end"/>
      </w:r>
      <w:r w:rsidRPr="00CB056F">
        <w:br w:type="page"/>
      </w:r>
    </w:p>
    <w:p w14:paraId="20D1EA31" w14:textId="77777777" w:rsidR="00B47A94" w:rsidRPr="00CB056F" w:rsidRDefault="00B47A94" w:rsidP="00B47A94">
      <w:pPr>
        <w:pStyle w:val="Heading1"/>
        <w:divId w:val="132019385"/>
        <w:rPr>
          <w:sz w:val="24"/>
        </w:rPr>
      </w:pPr>
      <w:bookmarkStart w:id="108" w:name="_Toc199165338"/>
      <w:bookmarkStart w:id="109" w:name="_Toc199165385"/>
      <w:bookmarkStart w:id="110" w:name="_Toc199165525"/>
      <w:bookmarkStart w:id="111" w:name="_Toc199165806"/>
      <w:bookmarkStart w:id="112" w:name="_Toc240583037"/>
      <w:r w:rsidRPr="00CB056F">
        <w:rPr>
          <w:sz w:val="24"/>
        </w:rPr>
        <w:lastRenderedPageBreak/>
        <w:t>DAFTAR GAMBAR</w:t>
      </w:r>
      <w:bookmarkEnd w:id="108"/>
      <w:bookmarkEnd w:id="109"/>
      <w:bookmarkEnd w:id="110"/>
      <w:bookmarkEnd w:id="111"/>
      <w:bookmarkEnd w:id="112"/>
    </w:p>
    <w:p w14:paraId="3401FD96" w14:textId="47F7EBB1" w:rsidR="003A42FE" w:rsidRDefault="00B47A94" w:rsidP="003A42FE">
      <w:pPr>
        <w:pStyle w:val="TableofFigures"/>
        <w:tabs>
          <w:tab w:val="right" w:leader="dot" w:pos="7928"/>
        </w:tabs>
        <w:divId w:val="132019385"/>
        <w:rPr>
          <w:rFonts w:asciiTheme="minorHAnsi" w:eastAsiaTheme="minorEastAsia" w:hAnsiTheme="minorHAnsi"/>
          <w:noProof/>
          <w:szCs w:val="24"/>
          <w:lang w:val="en-ID"/>
          <w14:ligatures w14:val="standardContextual"/>
        </w:rPr>
      </w:pPr>
      <w:r w:rsidRPr="00CB056F">
        <w:fldChar w:fldCharType="begin"/>
      </w:r>
      <w:r w:rsidRPr="00CB056F">
        <w:instrText xml:space="preserve"> TOC \h \z \c "Gambar" </w:instrText>
      </w:r>
      <w:r w:rsidRPr="00CB056F">
        <w:fldChar w:fldCharType="separate"/>
      </w:r>
      <w:hyperlink w:anchor="_Toc239432840" w:history="1">
        <w:r w:rsidR="003A42FE" w:rsidRPr="00221994">
          <w:rPr>
            <w:rStyle w:val="Hyperlink"/>
            <w:noProof/>
          </w:rPr>
          <w:t xml:space="preserve">Gambar 2.1 </w:t>
        </w:r>
        <w:r w:rsidR="003A42FE" w:rsidRPr="00221994">
          <w:rPr>
            <w:rStyle w:val="Hyperlink"/>
            <w:bCs/>
            <w:noProof/>
          </w:rPr>
          <w:t xml:space="preserve">Ilustrasi Penampungan Air Hujan </w:t>
        </w:r>
        <w:r w:rsidR="003A42FE" w:rsidRPr="00221994">
          <w:rPr>
            <w:rStyle w:val="Hyperlink"/>
            <w:rFonts w:eastAsia="Times New Roman" w:cs="Times New Roman"/>
            <w:noProof/>
          </w:rPr>
          <w:t>(Utami &amp; Nugroho, 2019)</w:t>
        </w:r>
        <w:r w:rsidR="003A42FE">
          <w:rPr>
            <w:noProof/>
            <w:webHidden/>
          </w:rPr>
          <w:tab/>
        </w:r>
        <w:r w:rsidR="003A42FE">
          <w:rPr>
            <w:noProof/>
            <w:webHidden/>
          </w:rPr>
          <w:fldChar w:fldCharType="begin"/>
        </w:r>
        <w:r w:rsidR="003A42FE">
          <w:rPr>
            <w:noProof/>
            <w:webHidden/>
          </w:rPr>
          <w:instrText xml:space="preserve"> PAGEREF _Toc239432840 \h </w:instrText>
        </w:r>
        <w:r w:rsidR="003A42FE">
          <w:rPr>
            <w:noProof/>
            <w:webHidden/>
          </w:rPr>
        </w:r>
        <w:r w:rsidR="003A42FE">
          <w:rPr>
            <w:noProof/>
            <w:webHidden/>
          </w:rPr>
          <w:fldChar w:fldCharType="separate"/>
        </w:r>
        <w:r w:rsidR="003A42FE">
          <w:rPr>
            <w:noProof/>
            <w:webHidden/>
          </w:rPr>
          <w:t>9</w:t>
        </w:r>
        <w:r w:rsidR="003A42FE">
          <w:rPr>
            <w:noProof/>
            <w:webHidden/>
          </w:rPr>
          <w:fldChar w:fldCharType="end"/>
        </w:r>
      </w:hyperlink>
    </w:p>
    <w:p w14:paraId="4B6A25BA" w14:textId="32251E77" w:rsidR="003A42FE" w:rsidRDefault="003A42FE" w:rsidP="003A42FE">
      <w:pPr>
        <w:pStyle w:val="TableofFigures"/>
        <w:tabs>
          <w:tab w:val="right" w:leader="dot" w:pos="7928"/>
        </w:tabs>
        <w:divId w:val="132019385"/>
        <w:rPr>
          <w:rFonts w:asciiTheme="minorHAnsi" w:eastAsiaTheme="minorEastAsia" w:hAnsiTheme="minorHAnsi"/>
          <w:noProof/>
          <w:szCs w:val="24"/>
          <w:lang w:val="en-ID"/>
          <w14:ligatures w14:val="standardContextual"/>
        </w:rPr>
      </w:pPr>
      <w:hyperlink w:anchor="_Toc239432841" w:history="1">
        <w:r w:rsidRPr="00221994">
          <w:rPr>
            <w:rStyle w:val="Hyperlink"/>
            <w:noProof/>
          </w:rPr>
          <w:t>Gambar 3.1 Lokasi Perencanaan</w:t>
        </w:r>
        <w:r>
          <w:rPr>
            <w:noProof/>
            <w:webHidden/>
          </w:rPr>
          <w:tab/>
        </w:r>
        <w:r>
          <w:rPr>
            <w:noProof/>
            <w:webHidden/>
          </w:rPr>
          <w:fldChar w:fldCharType="begin"/>
        </w:r>
        <w:r>
          <w:rPr>
            <w:noProof/>
            <w:webHidden/>
          </w:rPr>
          <w:instrText xml:space="preserve"> PAGEREF _Toc239432841 \h </w:instrText>
        </w:r>
        <w:r>
          <w:rPr>
            <w:noProof/>
            <w:webHidden/>
          </w:rPr>
        </w:r>
        <w:r>
          <w:rPr>
            <w:noProof/>
            <w:webHidden/>
          </w:rPr>
          <w:fldChar w:fldCharType="separate"/>
        </w:r>
        <w:r>
          <w:rPr>
            <w:noProof/>
            <w:webHidden/>
          </w:rPr>
          <w:t>27</w:t>
        </w:r>
        <w:r>
          <w:rPr>
            <w:noProof/>
            <w:webHidden/>
          </w:rPr>
          <w:fldChar w:fldCharType="end"/>
        </w:r>
      </w:hyperlink>
    </w:p>
    <w:p w14:paraId="4236404A" w14:textId="27943217" w:rsidR="003A42FE" w:rsidRDefault="003A42FE" w:rsidP="003A42FE">
      <w:pPr>
        <w:pStyle w:val="TableofFigures"/>
        <w:tabs>
          <w:tab w:val="right" w:leader="dot" w:pos="7928"/>
        </w:tabs>
        <w:divId w:val="132019385"/>
        <w:rPr>
          <w:rFonts w:asciiTheme="minorHAnsi" w:eastAsiaTheme="minorEastAsia" w:hAnsiTheme="minorHAnsi"/>
          <w:noProof/>
          <w:szCs w:val="24"/>
          <w:lang w:val="en-ID"/>
          <w14:ligatures w14:val="standardContextual"/>
        </w:rPr>
      </w:pPr>
      <w:hyperlink w:anchor="_Toc239432842" w:history="1">
        <w:r w:rsidRPr="00221994">
          <w:rPr>
            <w:rStyle w:val="Hyperlink"/>
            <w:noProof/>
          </w:rPr>
          <w:t>Gambar 3.2 Siteplan</w:t>
        </w:r>
        <w:r>
          <w:rPr>
            <w:noProof/>
            <w:webHidden/>
          </w:rPr>
          <w:tab/>
        </w:r>
        <w:r>
          <w:rPr>
            <w:noProof/>
            <w:webHidden/>
          </w:rPr>
          <w:fldChar w:fldCharType="begin"/>
        </w:r>
        <w:r>
          <w:rPr>
            <w:noProof/>
            <w:webHidden/>
          </w:rPr>
          <w:instrText xml:space="preserve"> PAGEREF _Toc239432842 \h </w:instrText>
        </w:r>
        <w:r>
          <w:rPr>
            <w:noProof/>
            <w:webHidden/>
          </w:rPr>
        </w:r>
        <w:r>
          <w:rPr>
            <w:noProof/>
            <w:webHidden/>
          </w:rPr>
          <w:fldChar w:fldCharType="separate"/>
        </w:r>
        <w:r>
          <w:rPr>
            <w:noProof/>
            <w:webHidden/>
          </w:rPr>
          <w:t>28</w:t>
        </w:r>
        <w:r>
          <w:rPr>
            <w:noProof/>
            <w:webHidden/>
          </w:rPr>
          <w:fldChar w:fldCharType="end"/>
        </w:r>
      </w:hyperlink>
    </w:p>
    <w:p w14:paraId="364D2A0E" w14:textId="21517E98" w:rsidR="003A42FE" w:rsidRDefault="003A42FE" w:rsidP="003A42FE">
      <w:pPr>
        <w:pStyle w:val="TableofFigures"/>
        <w:tabs>
          <w:tab w:val="right" w:leader="dot" w:pos="7928"/>
        </w:tabs>
        <w:divId w:val="132019385"/>
        <w:rPr>
          <w:rFonts w:asciiTheme="minorHAnsi" w:eastAsiaTheme="minorEastAsia" w:hAnsiTheme="minorHAnsi"/>
          <w:noProof/>
          <w:szCs w:val="24"/>
          <w:lang w:val="en-ID"/>
          <w14:ligatures w14:val="standardContextual"/>
        </w:rPr>
      </w:pPr>
      <w:hyperlink w:anchor="_Toc239432843" w:history="1">
        <w:r w:rsidRPr="00221994">
          <w:rPr>
            <w:rStyle w:val="Hyperlink"/>
            <w:noProof/>
          </w:rPr>
          <w:t>Gambar 3.3 Bagan Alir Perancangan</w:t>
        </w:r>
        <w:r>
          <w:rPr>
            <w:noProof/>
            <w:webHidden/>
          </w:rPr>
          <w:tab/>
        </w:r>
        <w:r>
          <w:rPr>
            <w:noProof/>
            <w:webHidden/>
          </w:rPr>
          <w:fldChar w:fldCharType="begin"/>
        </w:r>
        <w:r>
          <w:rPr>
            <w:noProof/>
            <w:webHidden/>
          </w:rPr>
          <w:instrText xml:space="preserve"> PAGEREF _Toc239432843 \h </w:instrText>
        </w:r>
        <w:r>
          <w:rPr>
            <w:noProof/>
            <w:webHidden/>
          </w:rPr>
        </w:r>
        <w:r>
          <w:rPr>
            <w:noProof/>
            <w:webHidden/>
          </w:rPr>
          <w:fldChar w:fldCharType="separate"/>
        </w:r>
        <w:r>
          <w:rPr>
            <w:noProof/>
            <w:webHidden/>
          </w:rPr>
          <w:t>34</w:t>
        </w:r>
        <w:r>
          <w:rPr>
            <w:noProof/>
            <w:webHidden/>
          </w:rPr>
          <w:fldChar w:fldCharType="end"/>
        </w:r>
      </w:hyperlink>
    </w:p>
    <w:p w14:paraId="0EF97243" w14:textId="49532663" w:rsidR="00B47A94" w:rsidRPr="00CB056F" w:rsidRDefault="00B47A94" w:rsidP="003A42FE">
      <w:pPr>
        <w:spacing w:after="160" w:line="259" w:lineRule="auto"/>
        <w:ind w:firstLine="0"/>
        <w:jc w:val="left"/>
        <w:divId w:val="132019385"/>
        <w:rPr>
          <w:rFonts w:eastAsiaTheme="majorEastAsia" w:cstheme="majorBidi"/>
          <w:b/>
          <w:sz w:val="32"/>
          <w:szCs w:val="32"/>
        </w:rPr>
      </w:pPr>
      <w:r w:rsidRPr="00CB056F">
        <w:fldChar w:fldCharType="end"/>
      </w:r>
      <w:r w:rsidRPr="00CB056F">
        <w:br w:type="page"/>
      </w:r>
    </w:p>
    <w:p w14:paraId="623525EC" w14:textId="77777777" w:rsidR="0004161F" w:rsidRPr="00CB056F" w:rsidRDefault="0004161F" w:rsidP="00B47A94">
      <w:pPr>
        <w:ind w:left="480"/>
        <w:divId w:val="132019385"/>
        <w:sectPr w:rsidR="0004161F" w:rsidRPr="00CB056F" w:rsidSect="00A853E2">
          <w:headerReference w:type="default" r:id="rId12"/>
          <w:pgSz w:w="11907" w:h="16839" w:code="9"/>
          <w:pgMar w:top="1701" w:right="1701" w:bottom="1701" w:left="2268" w:header="720" w:footer="720" w:gutter="0"/>
          <w:pgNumType w:fmt="lowerRoman"/>
          <w:cols w:space="720"/>
          <w:docGrid w:linePitch="360"/>
        </w:sectPr>
      </w:pPr>
    </w:p>
    <w:p w14:paraId="12A128F1" w14:textId="77777777" w:rsidR="00B47A94" w:rsidRPr="00CB056F" w:rsidRDefault="00B47A94" w:rsidP="00B47A94">
      <w:pPr>
        <w:divId w:val="132019385"/>
        <w:rPr>
          <w:sz w:val="18"/>
          <w:szCs w:val="16"/>
          <w:rPrChange w:id="113" w:author="razi faisal" w:date="2026-07-19T15:00:00Z" w16du:dateUtc="2026-07-19T08:00:00Z">
            <w:rPr/>
          </w:rPrChange>
        </w:rPr>
        <w:sectPr w:rsidR="00B47A94" w:rsidRPr="00CB056F" w:rsidSect="00CA4402">
          <w:footerReference w:type="default" r:id="rId13"/>
          <w:pgSz w:w="11907" w:h="16839" w:code="9"/>
          <w:pgMar w:top="1701" w:right="1701" w:bottom="1701" w:left="2268" w:header="720" w:footer="720" w:gutter="0"/>
          <w:pgNumType w:fmt="decimal" w:start="1"/>
          <w:cols w:space="720"/>
          <w:docGrid w:linePitch="360"/>
          <w:sectPrChange w:id="114" w:author="razi faisal" w:date="2026-07-17T20:26:00Z" w16du:dateUtc="2026-07-17T13:26:00Z">
            <w:sectPr w:rsidR="00B47A94" w:rsidRPr="00CB056F" w:rsidSect="00CA4402">
              <w:pgMar w:top="1701" w:right="1701" w:bottom="1701" w:left="2268" w:header="720" w:footer="720" w:gutter="0"/>
              <w:pgNumType w:fmt="lowerRoman"/>
            </w:sectPr>
          </w:sectPrChange>
        </w:sectPr>
      </w:pPr>
    </w:p>
    <w:p w14:paraId="4BAC6CA8" w14:textId="77777777" w:rsidR="00B47A94" w:rsidRPr="00CB056F" w:rsidRDefault="00B47A94" w:rsidP="004922D1">
      <w:pPr>
        <w:pStyle w:val="Heading2"/>
        <w:divId w:val="132019385"/>
      </w:pPr>
      <w:bookmarkStart w:id="115" w:name="_Toc357343969"/>
      <w:r w:rsidRPr="00CB056F">
        <w:br/>
      </w:r>
      <w:bookmarkStart w:id="116" w:name="_Toc199165339"/>
      <w:bookmarkStart w:id="117" w:name="_Toc199165386"/>
      <w:bookmarkStart w:id="118" w:name="_Toc199165526"/>
      <w:bookmarkStart w:id="119" w:name="_Toc199165807"/>
      <w:bookmarkStart w:id="120" w:name="_Toc240583038"/>
      <w:r w:rsidRPr="00CB056F">
        <w:t>PENDAHULUAN</w:t>
      </w:r>
      <w:bookmarkEnd w:id="115"/>
      <w:bookmarkEnd w:id="116"/>
      <w:bookmarkEnd w:id="117"/>
      <w:bookmarkEnd w:id="118"/>
      <w:bookmarkEnd w:id="119"/>
      <w:bookmarkEnd w:id="120"/>
    </w:p>
    <w:p w14:paraId="30D15155" w14:textId="77777777" w:rsidR="00B47A94" w:rsidRPr="00CB056F" w:rsidRDefault="00B47A94" w:rsidP="00B47A94">
      <w:pPr>
        <w:pStyle w:val="Heading3"/>
        <w:divId w:val="132019385"/>
      </w:pPr>
      <w:bookmarkStart w:id="121" w:name="_Toc361140812"/>
      <w:bookmarkStart w:id="122" w:name="_Toc361144684"/>
      <w:bookmarkStart w:id="123" w:name="_Toc361410991"/>
      <w:bookmarkStart w:id="124" w:name="_Toc361499456"/>
      <w:bookmarkStart w:id="125" w:name="_Toc361582695"/>
      <w:bookmarkStart w:id="126" w:name="_Toc361784364"/>
      <w:bookmarkStart w:id="127" w:name="_Toc361786710"/>
      <w:bookmarkStart w:id="128" w:name="_Toc362736109"/>
      <w:bookmarkStart w:id="129" w:name="_Toc363308963"/>
      <w:bookmarkStart w:id="130" w:name="_Toc373147918"/>
      <w:bookmarkStart w:id="131" w:name="_Toc373264428"/>
      <w:bookmarkStart w:id="132" w:name="_Toc376423226"/>
      <w:bookmarkStart w:id="133" w:name="_Toc376423285"/>
      <w:bookmarkStart w:id="134" w:name="_Toc376789148"/>
      <w:bookmarkStart w:id="135" w:name="_Toc379531224"/>
      <w:bookmarkStart w:id="136" w:name="_Toc382169618"/>
      <w:bookmarkStart w:id="137" w:name="_Toc382595252"/>
      <w:bookmarkStart w:id="138" w:name="_Toc383258383"/>
      <w:bookmarkStart w:id="139" w:name="_Toc383258493"/>
      <w:bookmarkStart w:id="140" w:name="_Toc383263919"/>
      <w:bookmarkStart w:id="141" w:name="_Toc383264360"/>
      <w:bookmarkStart w:id="142" w:name="_Toc384805721"/>
      <w:bookmarkStart w:id="143" w:name="_Toc199165210"/>
      <w:bookmarkStart w:id="144" w:name="_Toc199165340"/>
      <w:bookmarkStart w:id="145" w:name="_Toc199165387"/>
      <w:bookmarkStart w:id="146" w:name="_Toc199165527"/>
      <w:bookmarkStart w:id="147" w:name="_Toc199165808"/>
      <w:bookmarkStart w:id="148" w:name="_Toc221052178"/>
      <w:bookmarkStart w:id="149" w:name="_Toc221618464"/>
      <w:bookmarkStart w:id="150" w:name="_Toc221800096"/>
      <w:bookmarkStart w:id="151" w:name="_Toc240583039"/>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p>
    <w:p w14:paraId="6929FDB9" w14:textId="77777777" w:rsidR="00B47A94" w:rsidRPr="00CB056F" w:rsidRDefault="00B47A94" w:rsidP="00B47A94">
      <w:pPr>
        <w:pStyle w:val="Heading4"/>
        <w:divId w:val="132019385"/>
      </w:pPr>
      <w:bookmarkStart w:id="152" w:name="_Toc199165341"/>
      <w:bookmarkStart w:id="153" w:name="_Toc199165528"/>
      <w:bookmarkStart w:id="154" w:name="_Toc199165809"/>
      <w:bookmarkStart w:id="155" w:name="_Toc240583040"/>
      <w:r w:rsidRPr="00CB056F">
        <w:t>Latar Belakang</w:t>
      </w:r>
      <w:bookmarkEnd w:id="152"/>
      <w:bookmarkEnd w:id="153"/>
      <w:bookmarkEnd w:id="154"/>
      <w:bookmarkEnd w:id="155"/>
    </w:p>
    <w:p w14:paraId="74CF103D" w14:textId="65C155FB" w:rsidR="00FD6E8E" w:rsidRPr="00CB056F" w:rsidRDefault="00FA4926" w:rsidP="005F573E">
      <w:pPr>
        <w:divId w:val="132019385"/>
        <w:rPr>
          <w:ins w:id="156" w:author="razi faisal" w:date="2026-07-17T12:34:00Z" w16du:dateUtc="2026-07-17T05:34:00Z"/>
          <w:rFonts w:cs="Times New Roman"/>
          <w:color w:val="000000"/>
        </w:rPr>
      </w:pPr>
      <w:ins w:id="157" w:author="razi faisal" w:date="2026-07-14T21:29:00Z" w16du:dateUtc="2026-07-14T14:29:00Z">
        <w:r w:rsidRPr="000D26C1">
          <w:rPr>
            <w:rFonts w:eastAsia="Times New Roman" w:cs="Times New Roman"/>
            <w:szCs w:val="24"/>
          </w:rPr>
          <w:t>Kabupaten Kubu Raya mengalami tekanan peningkatan jumlah penduduk sebesar 1,</w:t>
        </w:r>
      </w:ins>
      <w:r w:rsidR="009A17C4">
        <w:rPr>
          <w:rFonts w:eastAsia="Times New Roman" w:cs="Times New Roman"/>
          <w:szCs w:val="24"/>
        </w:rPr>
        <w:t>62</w:t>
      </w:r>
      <w:ins w:id="158" w:author="razi faisal" w:date="2026-07-14T21:29:00Z" w16du:dateUtc="2026-07-14T14:29:00Z">
        <w:r w:rsidRPr="000D26C1">
          <w:rPr>
            <w:rFonts w:eastAsia="Times New Roman" w:cs="Times New Roman"/>
            <w:szCs w:val="24"/>
          </w:rPr>
          <w:t>% dari tahun 202</w:t>
        </w:r>
      </w:ins>
      <w:r w:rsidR="009A17C4">
        <w:rPr>
          <w:rFonts w:eastAsia="Times New Roman" w:cs="Times New Roman"/>
          <w:szCs w:val="24"/>
        </w:rPr>
        <w:t>4</w:t>
      </w:r>
      <w:ins w:id="159" w:author="razi faisal" w:date="2026-07-14T21:29:00Z" w16du:dateUtc="2026-07-14T14:29:00Z">
        <w:r w:rsidRPr="000D26C1">
          <w:rPr>
            <w:rFonts w:eastAsia="Times New Roman" w:cs="Times New Roman"/>
            <w:szCs w:val="24"/>
          </w:rPr>
          <w:t xml:space="preserve"> ke tahun</w:t>
        </w:r>
      </w:ins>
      <w:r w:rsidR="009A17C4">
        <w:rPr>
          <w:rFonts w:eastAsia="Times New Roman" w:cs="Times New Roman"/>
          <w:szCs w:val="24"/>
        </w:rPr>
        <w:t xml:space="preserve"> 2025</w:t>
      </w:r>
      <w:ins w:id="160" w:author="razi faisal" w:date="2026-07-14T21:29:00Z" w16du:dateUtc="2026-07-14T14:29:00Z">
        <w:r w:rsidRPr="000D26C1">
          <w:rPr>
            <w:rFonts w:eastAsia="Times New Roman" w:cs="Times New Roman"/>
            <w:szCs w:val="24"/>
          </w:rPr>
          <w:t xml:space="preserve"> </w:t>
        </w:r>
      </w:ins>
      <w:del w:id="161" w:author="razi faisal" w:date="2026-07-14T21:29:00Z" w16du:dateUtc="2026-07-14T14:29:00Z">
        <w:r w:rsidR="005F573E" w:rsidRPr="00CB056F" w:rsidDel="00AF48C3">
          <w:delText>Kota sebagai wadah kehidupan manusia senantiasa mengalami dinamika perkembangan seiring dengan kemajuan ilmu pengetahuan, teknologi, serta pertumbuhan jumlah penduduk. Perkembangan ini mendorong meningkatnya kebutuhan akan ruang yang memadai untuk mendukung aktivitas masyarakat dan fungsi perkotaan. Dalam jangka panjang, keterbatasan lahan akan menjadi kendala serius dalam mengakomodasi pertumbuhan tersebut, sehingga pembangunan kawasan perumahan menjadi suatu kebutuhan yang tidak terhindarkan. Kabupaten Kubu Raya di Provinsi Kalimantan Barat mengalami tekanan peningkatan jumlah penduduk sebesar 1,73% dari tahun 2023 ke tahun 2024</w:delText>
        </w:r>
        <w:r w:rsidR="004874F9" w:rsidRPr="00CB056F" w:rsidDel="00AF48C3">
          <w:delText xml:space="preserve"> </w:delText>
        </w:r>
      </w:del>
      <w:sdt>
        <w:sdtPr>
          <w:rPr>
            <w:rFonts w:cs="Times New Roman"/>
            <w:color w:val="000000"/>
          </w:rPr>
          <w:tag w:val="MENDELEY_CITATION_v3_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"/>
          <w:id w:val="777830948"/>
          <w:placeholder>
            <w:docPart w:val="DefaultPlaceholder_-1854013440"/>
          </w:placeholder>
        </w:sdtPr>
        <w:sdtEndPr/>
        <w:sdtContent>
          <w:r w:rsidR="009466D1" w:rsidRPr="009466D1">
            <w:rPr>
              <w:rFonts w:cs="Times New Roman"/>
              <w:color w:val="000000"/>
            </w:rPr>
            <w:t>(Republik Indonesia, 2025)</w:t>
          </w:r>
        </w:sdtContent>
      </w:sdt>
      <w:del w:id="162" w:author="razi faisal" w:date="2026-07-14T21:49:00Z" w16du:dateUtc="2026-07-14T14:49:00Z">
        <w:r w:rsidR="004874F9" w:rsidRPr="00CB056F" w:rsidDel="00BA706E">
          <w:delText xml:space="preserve"> </w:delText>
        </w:r>
      </w:del>
      <w:r w:rsidR="005F573E" w:rsidRPr="00CB056F">
        <w:t xml:space="preserve">, </w:t>
      </w:r>
      <w:ins w:id="163" w:author="razi faisal" w:date="2026-07-14T21:50:00Z" w16du:dateUtc="2026-07-14T14:50:00Z">
        <w:r w:rsidR="00FD6639" w:rsidRPr="00CB056F">
          <w:rPr>
            <w:rFonts w:eastAsia="Times New Roman" w:cs="Times New Roman"/>
            <w:szCs w:val="24"/>
          </w:rPr>
          <w:t>tren yang secara langsung mendorong percepatan pembangunan kawasan perumahan baru di wilayah pinggiran Kota Pontianak, termasuk di Kecamatan Sungai Raya. Pertambahan penduduk ini membawa dua konsekuensi yang saling terkait: pertama, meningkatnya kebutuhan air bersih seiring bertambahnya jumlah unit hunian dan penghuni; kedua, bertambahnya luas lahan terbangun yang secara langsung mengubah karakteristik hidrologi wilayah, khususnya pada kawasan bertanah organosol dan aluvial-gley humus yang secara alami memiliki kapasitas infiltrasi tinggi</w:t>
        </w:r>
      </w:ins>
      <w:ins w:id="164" w:author="razi faisal" w:date="2026-07-17T10:42:00Z" w16du:dateUtc="2026-07-17T03:42:00Z">
        <w:r w:rsidR="008E565A" w:rsidRPr="00CB056F">
          <w:rPr>
            <w:rFonts w:eastAsia="Times New Roman" w:cs="Times New Roman"/>
            <w:szCs w:val="24"/>
          </w:rPr>
          <w:t xml:space="preserve"> </w:t>
        </w:r>
      </w:ins>
      <w:customXmlInsRangeStart w:id="165" w:author="razi faisal" w:date="2026-07-17T10:42:00Z"/>
      <w:sdt>
        <w:sdtPr>
          <w:rPr>
            <w:rFonts w:cs="Times New Roman"/>
            <w:color w:val="000000"/>
          </w:rPr>
          <w:tag w:val="MENDELEY_CITATION_v3_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"/>
          <w:id w:val="1439257616"/>
          <w:placeholder>
            <w:docPart w:val="5FE494C214D72F499ECD4BD460B36B80"/>
          </w:placeholder>
        </w:sdtPr>
        <w:sdtEndPr/>
        <w:sdtContent>
          <w:customXmlInsRangeEnd w:id="165"/>
          <w:r w:rsidR="009466D1" w:rsidRPr="009466D1">
            <w:rPr>
              <w:rFonts w:cs="Times New Roman"/>
              <w:color w:val="000000"/>
            </w:rPr>
            <w:t>(Nissa et al., 2024).</w:t>
          </w:r>
          <w:customXmlInsRangeStart w:id="166" w:author="razi faisal" w:date="2026-07-17T10:42:00Z"/>
        </w:sdtContent>
      </w:sdt>
      <w:customXmlInsRangeEnd w:id="166"/>
      <w:ins w:id="167" w:author="razi faisal" w:date="2026-07-17T10:43:00Z" w16du:dateUtc="2026-07-17T03:43:00Z">
        <w:r w:rsidR="00FD42F7" w:rsidRPr="00CB056F">
          <w:rPr>
            <w:rFonts w:cs="Times New Roman"/>
            <w:color w:val="000000"/>
          </w:rPr>
          <w:t xml:space="preserve"> </w:t>
        </w:r>
        <w:r w:rsidR="00FD42F7" w:rsidRPr="00CB056F">
          <w:rPr>
            <w:rFonts w:eastAsia="Times New Roman" w:cs="Times New Roman"/>
            <w:szCs w:val="24"/>
          </w:rPr>
          <w:t>Ketika lahan semacam ini digantikan oleh permukaan kedap air seperti atap, jalan aspal, dan trotoar, kapasitas infiltrasi tanah menurun drastis sehingga proporsi limpasan permukaan (surface run-off) meningkat signifikan</w:t>
        </w:r>
      </w:ins>
      <w:ins w:id="168" w:author="razi faisal" w:date="2026-07-17T10:44:00Z" w16du:dateUtc="2026-07-17T03:44:00Z">
        <w:r w:rsidR="00DA1B9F" w:rsidRPr="00CB056F">
          <w:rPr>
            <w:rFonts w:eastAsia="Times New Roman" w:cs="Times New Roman"/>
            <w:szCs w:val="24"/>
          </w:rPr>
          <w:t xml:space="preserve"> </w:t>
        </w:r>
      </w:ins>
      <w:customXmlInsRangeStart w:id="169" w:author="razi faisal" w:date="2026-07-17T10:44:00Z"/>
      <w:sdt>
        <w:sdtPr>
          <w:rPr>
            <w:rFonts w:cs="Times New Roman"/>
            <w:color w:val="000000"/>
          </w:rPr>
          <w:tag w:val="MENDELEY_CITATION_v3_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"/>
          <w:id w:val="-1080675085"/>
          <w:placeholder>
            <w:docPart w:val="C53E33EB4D5A4B43A50B320D4B4FFCCE"/>
          </w:placeholder>
        </w:sdtPr>
        <w:sdtEndPr/>
        <w:sdtContent>
          <w:customXmlInsRangeEnd w:id="169"/>
          <w:r w:rsidR="009466D1" w:rsidRPr="009466D1">
            <w:rPr>
              <w:rFonts w:cs="Times New Roman"/>
              <w:color w:val="000000"/>
            </w:rPr>
            <w:t>(Warsilan, 2019)</w:t>
          </w:r>
          <w:customXmlInsRangeStart w:id="170" w:author="razi faisal" w:date="2026-07-17T10:44:00Z"/>
        </w:sdtContent>
      </w:sdt>
      <w:customXmlInsRangeEnd w:id="170"/>
      <w:ins w:id="171" w:author="razi faisal" w:date="2026-07-17T10:44:00Z" w16du:dateUtc="2026-07-17T03:44:00Z">
        <w:r w:rsidR="00DA1B9F" w:rsidRPr="00CB056F">
          <w:rPr>
            <w:rFonts w:cs="Times New Roman"/>
            <w:color w:val="000000"/>
          </w:rPr>
          <w:t>.</w:t>
        </w:r>
      </w:ins>
      <w:ins w:id="172" w:author="razi faisal" w:date="2026-07-17T12:33:00Z" w16du:dateUtc="2026-07-17T05:33:00Z">
        <w:r w:rsidR="003021F5" w:rsidRPr="00CB056F">
          <w:rPr>
            <w:rFonts w:cs="Times New Roman"/>
            <w:color w:val="000000"/>
          </w:rPr>
          <w:t xml:space="preserve"> </w:t>
        </w:r>
        <w:r w:rsidR="003021F5" w:rsidRPr="00CB056F">
          <w:t>Kondisi ini menegaskan bahwa perencanaan dan pengelolaan ruang serta air yang terintegrasi menjadi semakin penting untuk menjamin keberlanjutan pembangunan di wilayah ini</w:t>
        </w:r>
      </w:ins>
      <w:ins w:id="173" w:author="razi faisal" w:date="2026-07-17T12:34:00Z" w16du:dateUtc="2026-07-17T05:34:00Z">
        <w:r w:rsidR="00300B82" w:rsidRPr="00CB056F">
          <w:t xml:space="preserve"> </w:t>
        </w:r>
      </w:ins>
      <w:customXmlInsRangeStart w:id="174" w:author="razi faisal" w:date="2026-07-17T12:34:00Z"/>
      <w:sdt>
        <w:sdtPr>
          <w:rPr>
            <w:rFonts w:cs="Times New Roman"/>
            <w:color w:val="000000"/>
          </w:rPr>
          <w:tag w:val="MENDELEY_CITATION_v3_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"/>
          <w:id w:val="751935662"/>
          <w:placeholder>
            <w:docPart w:val="315EF6A36275EA4487794F0DA4BB5C2B"/>
          </w:placeholder>
        </w:sdtPr>
        <w:sdtEndPr/>
        <w:sdtContent>
          <w:customXmlInsRangeEnd w:id="174"/>
          <w:r w:rsidR="009466D1" w:rsidRPr="009466D1">
            <w:rPr>
              <w:rFonts w:cs="Times New Roman"/>
              <w:color w:val="000000"/>
            </w:rPr>
            <w:t>(Pratiwi dkk., 2021)</w:t>
          </w:r>
          <w:customXmlInsRangeStart w:id="175" w:author="razi faisal" w:date="2026-07-17T12:34:00Z"/>
        </w:sdtContent>
      </w:sdt>
      <w:customXmlInsRangeEnd w:id="175"/>
      <w:ins w:id="176" w:author="razi faisal" w:date="2026-07-17T12:34:00Z" w16du:dateUtc="2026-07-17T05:34:00Z">
        <w:r w:rsidR="00300B82" w:rsidRPr="00CB056F">
          <w:rPr>
            <w:rFonts w:cs="Times New Roman"/>
            <w:color w:val="000000"/>
          </w:rPr>
          <w:t>.</w:t>
        </w:r>
      </w:ins>
    </w:p>
    <w:p w14:paraId="4766A975" w14:textId="13CA2B7E" w:rsidR="003753E1" w:rsidRPr="00CB056F" w:rsidRDefault="003753E1" w:rsidP="003753E1">
      <w:pPr>
        <w:spacing w:after="200"/>
        <w:ind w:firstLine="720"/>
        <w:divId w:val="132019385"/>
        <w:rPr>
          <w:ins w:id="177" w:author="razi faisal" w:date="2026-07-17T12:37:00Z" w16du:dateUtc="2026-07-17T05:37:00Z"/>
        </w:rPr>
      </w:pPr>
      <w:ins w:id="178" w:author="razi faisal" w:date="2026-07-17T12:37:00Z" w16du:dateUtc="2026-07-17T05:37:00Z">
        <w:r w:rsidRPr="00CB056F">
          <w:t>Perumahan Rajawali Residence merupakan salah satu kawasan permukiman di Kecamatan Sungai Raya yang dibangun di atas lahan bertopografi relatif datar (12,5–125 mdpl), karakteristik yang menurut Nissa et al. (2024) menempatkan kecamatan ini pada kategori kerawanan banjir tinggi hingga sangat tinggi. Kawasan ini memiliki luas 2,88 hektar dengan jumlah unit rumah sebanyak 160 unit, atau setara kepadatan 5</w:t>
        </w:r>
      </w:ins>
      <w:ins w:id="179" w:author="razi faisal" w:date="2026-07-17T20:34:00Z" w16du:dateUtc="2026-07-17T13:34:00Z">
        <w:r w:rsidR="000107F4" w:rsidRPr="00CB056F">
          <w:t>5,6</w:t>
        </w:r>
      </w:ins>
      <w:ins w:id="180" w:author="razi faisal" w:date="2026-07-17T12:37:00Z" w16du:dateUtc="2026-07-17T05:37:00Z">
        <w:r w:rsidRPr="00CB056F">
          <w:t xml:space="preserve"> unit per hektar. Dengan luas atap rata-rata 65 m² per unit, estimasi total luas atap bangunan di kawasan ini mencapai 10.400 m² (1,04 hektar), atau 36</w:t>
        </w:r>
      </w:ins>
      <w:ins w:id="181" w:author="razi faisal" w:date="2026-07-17T20:34:00Z" w16du:dateUtc="2026-07-17T13:34:00Z">
        <w:r w:rsidR="002273A5" w:rsidRPr="00CB056F">
          <w:t>,1</w:t>
        </w:r>
      </w:ins>
      <w:ins w:id="182" w:author="razi faisal" w:date="2026-07-17T12:37:00Z" w16du:dateUtc="2026-07-17T05:37:00Z">
        <w:r w:rsidRPr="00CB056F">
          <w:t>% dari total luas kawasan</w:t>
        </w:r>
      </w:ins>
      <w:ins w:id="183" w:author="razi faisal" w:date="2026-07-17T20:35:00Z" w16du:dateUtc="2026-07-17T13:35:00Z">
        <w:r w:rsidR="00C90DBC" w:rsidRPr="00CB056F">
          <w:t xml:space="preserve">, suatu </w:t>
        </w:r>
      </w:ins>
      <w:ins w:id="184" w:author="razi faisal" w:date="2026-07-17T12:37:00Z" w16du:dateUtc="2026-07-17T05:37:00Z">
        <w:r w:rsidRPr="00CB056F">
          <w:t xml:space="preserve">proporsi yang cukup besar dan menegaskan bahwa atap merupakan titik intersepsi utama limpasan air hujan sebelum masuk ke </w:t>
        </w:r>
        <w:r w:rsidRPr="00CB056F">
          <w:lastRenderedPageBreak/>
          <w:t>sistem drainase kawasan, sekaligus berpotensi menjadi sumber tangkapan air hujan yang signifikan bagi sistem pemanenan yang direncanakan.</w:t>
        </w:r>
      </w:ins>
    </w:p>
    <w:p w14:paraId="3C9093F0" w14:textId="4B5D9D07" w:rsidR="00300B82" w:rsidRPr="00CB056F" w:rsidRDefault="003A3E1D" w:rsidP="005F573E">
      <w:pPr>
        <w:divId w:val="132019385"/>
        <w:rPr>
          <w:ins w:id="185" w:author="razi faisal" w:date="2026-07-17T19:07:00Z" w16du:dateUtc="2026-07-17T12:07:00Z"/>
        </w:rPr>
      </w:pPr>
      <w:ins w:id="186" w:author="razi faisal" w:date="2026-07-17T13:30:00Z" w16du:dateUtc="2026-07-17T06:30:00Z">
        <w:r w:rsidRPr="00CB056F">
          <w:t>Di sisi kebutuhan air, seluruh penghuni Rajawali Residence saat ini bergantung pada sumur bor sebagai sumber air baku, karena jaringan Perusahaan Umum Daerah Air Minum Tirta Raya (Perumdam Tirta Raya) belum menjangkau kawasan ini. Dengan asumsi standar kebutuhan air bersih sebesar</w:t>
        </w:r>
      </w:ins>
      <w:ins w:id="187" w:author="razi faisal" w:date="2026-07-17T15:16:00Z" w16du:dateUtc="2026-07-17T08:16:00Z">
        <w:r w:rsidR="00766730" w:rsidRPr="00CB056F">
          <w:t xml:space="preserve"> 120 Liter/penghuni/hari</w:t>
        </w:r>
      </w:ins>
      <w:ins w:id="188" w:author="razi faisal" w:date="2026-07-17T15:17:00Z" w16du:dateUtc="2026-07-17T08:17:00Z">
        <w:r w:rsidR="00B72093" w:rsidRPr="00CB056F">
          <w:t xml:space="preserve"> </w:t>
        </w:r>
        <w:r w:rsidR="007C1BBA" w:rsidRPr="00CB056F">
          <w:t xml:space="preserve">berdasarkan SNI 03-7065-2005 dan rata-rata jumlah </w:t>
        </w:r>
      </w:ins>
      <w:ins w:id="189" w:author="razi faisal" w:date="2026-07-17T15:25:00Z" w16du:dateUtc="2026-07-17T08:25:00Z">
        <w:r w:rsidR="00F97AF9" w:rsidRPr="00CB056F">
          <w:t xml:space="preserve">penghuni 4 jiwa/unit, total kebutuhan air </w:t>
        </w:r>
      </w:ins>
      <w:ins w:id="190" w:author="razi faisal" w:date="2026-07-17T15:35:00Z" w16du:dateUtc="2026-07-17T08:35:00Z">
        <w:r w:rsidR="004D71D6" w:rsidRPr="00CB056F">
          <w:rPr>
            <w:rFonts w:cs="Times New Roman"/>
          </w:rPr>
          <w:t>baku</w:t>
        </w:r>
      </w:ins>
      <w:ins w:id="191" w:author="razi faisal" w:date="2026-07-17T15:25:00Z" w16du:dateUtc="2026-07-17T08:25:00Z">
        <w:r w:rsidR="00F97AF9" w:rsidRPr="00CB056F">
          <w:t xml:space="preserve"> kawasan diperkirakan mencapai </w:t>
        </w:r>
      </w:ins>
      <w:ins w:id="192" w:author="razi faisal" w:date="2026-07-17T15:26:00Z" w16du:dateUtc="2026-07-17T08:26:00Z">
        <w:r w:rsidR="00C27B42" w:rsidRPr="00CB056F">
          <w:t>76.800 Liter/hari</w:t>
        </w:r>
      </w:ins>
      <w:ins w:id="193" w:author="razi faisal" w:date="2026-07-17T15:39:00Z" w16du:dateUtc="2026-07-17T08:39:00Z">
        <w:r w:rsidR="00E6216E" w:rsidRPr="00CB056F">
          <w:t xml:space="preserve">. </w:t>
        </w:r>
      </w:ins>
      <w:ins w:id="194" w:author="razi faisal" w:date="2026-07-17T15:40:00Z" w16du:dateUtc="2026-07-17T08:40:00Z">
        <w:r w:rsidR="00E6216E" w:rsidRPr="00CB056F">
          <w:t>angka ini menjadi basis utama penentuan volume kolam retensi sebagai reservoir air baku, yang selanjutnya dioptimalkan dengan mempertimbangkan debit air hujan yang dapat ditangkap dari atap, sehingga dimensi kolam mencerminkan keseimbangan antara kebutuhan air kawasan dan ketersediaan pasokan air hujan.</w:t>
        </w:r>
      </w:ins>
    </w:p>
    <w:p w14:paraId="6FE36DC6" w14:textId="64F6E917" w:rsidR="00A67D7E" w:rsidRPr="00CB056F" w:rsidRDefault="00A67D7E" w:rsidP="00A67D7E">
      <w:pPr>
        <w:spacing w:after="200"/>
        <w:ind w:firstLine="720"/>
        <w:divId w:val="132019385"/>
        <w:rPr>
          <w:ins w:id="195" w:author="razi faisal" w:date="2026-07-17T19:29:00Z" w16du:dateUtc="2026-07-17T12:29:00Z"/>
          <w:rFonts w:eastAsia="Times New Roman" w:cs="Times New Roman"/>
          <w:szCs w:val="24"/>
        </w:rPr>
      </w:pPr>
      <w:ins w:id="196" w:author="razi faisal" w:date="2026-07-17T19:07:00Z" w16du:dateUtc="2026-07-17T12:07:00Z">
        <w:r w:rsidRPr="00CB056F">
          <w:rPr>
            <w:rFonts w:eastAsia="Times New Roman" w:cs="Times New Roman"/>
            <w:szCs w:val="24"/>
          </w:rPr>
          <w:t xml:space="preserve">Pemenuhan kebutuhan air sebesar itu secara terus-menerus melalui pengambilan air tanah membawa risiko jangka panjang. Pada kawasan permukiman lain yang juga bergantung pada sumur bor dalam akibat jaringan PDAM belum menjangkau, eksploitasi air tanah secara terus-menerus terbukti menurunkan muka air tanah hingga 2,75 meter dalam kurun waktu satu tahun </w:t>
        </w:r>
      </w:ins>
      <w:sdt>
        <w:sdtPr>
          <w:rPr>
            <w:rFonts w:eastAsia="Times New Roman" w:cs="Times New Roman"/>
            <w:color w:val="000000"/>
            <w:szCs w:val="24"/>
          </w:rPr>
          <w:tag w:val="MENDELEY_CITATION_v3_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"/>
          <w:id w:val="560837043"/>
          <w:placeholder>
            <w:docPart w:val="DefaultPlaceholder_-1854013440"/>
          </w:placeholder>
        </w:sdtPr>
        <w:sdtEndPr/>
        <w:sdtContent>
          <w:r w:rsidR="009466D1" w:rsidRPr="009466D1">
            <w:rPr>
              <w:rFonts w:eastAsia="Times New Roman" w:cs="Times New Roman"/>
              <w:color w:val="000000"/>
              <w:szCs w:val="24"/>
            </w:rPr>
            <w:t>(S. A. Putra, 2022)</w:t>
          </w:r>
        </w:sdtContent>
      </w:sdt>
      <w:ins w:id="197" w:author="razi faisal" w:date="2026-07-17T19:07:00Z" w16du:dateUtc="2026-07-17T12:07:00Z">
        <w:r w:rsidRPr="00CB056F">
          <w:rPr>
            <w:rFonts w:eastAsia="Times New Roman" w:cs="Times New Roman"/>
            <w:szCs w:val="24"/>
          </w:rPr>
          <w:t>, dan secara kuantitatif melalui pemodelan geoteknik ditunjukkan bahwa semakin cepat muka air tanah menurun akibat eksploitasi, semakin besar pula penurunan muka tanah (</w:t>
        </w:r>
        <w:r w:rsidRPr="00CB056F">
          <w:rPr>
            <w:rFonts w:eastAsia="Times New Roman" w:cs="Times New Roman"/>
            <w:i/>
            <w:iCs/>
            <w:szCs w:val="24"/>
            <w:rPrChange w:id="198" w:author="razi faisal" w:date="2026-07-19T15:00:00Z" w16du:dateUtc="2026-07-19T08:00:00Z">
              <w:rPr>
                <w:rFonts w:eastAsia="Times New Roman" w:cs="Times New Roman"/>
                <w:szCs w:val="24"/>
              </w:rPr>
            </w:rPrChange>
          </w:rPr>
          <w:t>land subsidence)</w:t>
        </w:r>
        <w:r w:rsidRPr="00CB056F">
          <w:rPr>
            <w:rFonts w:eastAsia="Times New Roman" w:cs="Times New Roman"/>
            <w:szCs w:val="24"/>
          </w:rPr>
          <w:t xml:space="preserve"> yang terjadi </w:t>
        </w:r>
      </w:ins>
      <w:sdt>
        <w:sdtPr>
          <w:rPr>
            <w:rFonts w:eastAsia="Times New Roman" w:cs="Times New Roman"/>
            <w:color w:val="000000"/>
            <w:szCs w:val="24"/>
          </w:rPr>
          <w:tag w:val="MENDELEY_CITATION_v3_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"/>
          <w:id w:val="1787535654"/>
          <w:placeholder>
            <w:docPart w:val="DefaultPlaceholder_-1854013440"/>
          </w:placeholder>
        </w:sdtPr>
        <w:sdtEndPr/>
        <w:sdtContent>
          <w:r w:rsidR="009466D1" w:rsidRPr="009466D1">
            <w:rPr>
              <w:rFonts w:eastAsia="Times New Roman" w:cs="Times New Roman"/>
              <w:color w:val="000000"/>
              <w:szCs w:val="24"/>
            </w:rPr>
            <w:t>(Ratulangi dkk., 2025)</w:t>
          </w:r>
        </w:sdtContent>
      </w:sdt>
      <w:ins w:id="199" w:author="razi faisal" w:date="2026-07-17T19:11:00Z" w16du:dateUtc="2026-07-17T12:11:00Z">
        <w:r w:rsidR="00F50155" w:rsidRPr="00CB056F">
          <w:rPr>
            <w:rFonts w:eastAsia="Times New Roman" w:cs="Times New Roman"/>
            <w:szCs w:val="24"/>
          </w:rPr>
          <w:t xml:space="preserve"> </w:t>
        </w:r>
      </w:ins>
      <w:ins w:id="200" w:author="razi faisal" w:date="2026-07-17T19:07:00Z" w16du:dateUtc="2026-07-17T12:07:00Z">
        <w:r w:rsidRPr="00CB056F">
          <w:rPr>
            <w:rFonts w:eastAsia="Times New Roman" w:cs="Times New Roman"/>
            <w:szCs w:val="24"/>
          </w:rPr>
          <w:t xml:space="preserve">menunjukkan bahwa ketergantungan pada sumur bor bukan solusi yang berkelanjutan dalam jangka panjang apabila tidak diimbangi dengan upaya konservasi atau sumber air alternatif. Risiko ini semakin relevan mengingat karakteristik tanah gambut di kawasan ini yang secara alami rentan terhadap konsolidasi dan penurunan permukaan apabila kondisi hidrologis alaminya terganggu oleh pengambilan air tanah yang intensif. Pada saat yang sama, topografi kawasan yang relatif datar serta bertambahnya luas permukaan kedap air berpotensi meningkatkan volume limpasan permukaan yang harus ditangani sistem drainase eksisting, yang berupa saluran terbuka berbahan beton dengan dimensi lebar bersih 30 cm dan tinggi 35 cm, dengan kondisi perawatan yang masih baik mengingat kawasan ini baru selesai dibangun pada </w:t>
        </w:r>
        <w:r w:rsidRPr="00CB056F">
          <w:rPr>
            <w:rFonts w:eastAsia="Times New Roman" w:cs="Times New Roman"/>
            <w:szCs w:val="24"/>
          </w:rPr>
          <w:lastRenderedPageBreak/>
          <w:t xml:space="preserve">tahun 2025, terutama pada kondisi curah hujan tinggi yang di Kecamatan Sungai Raya rata-rata mencapai 484,3 mm/tahun </w:t>
        </w:r>
      </w:ins>
      <w:customXmlInsRangeStart w:id="201" w:author="razi faisal" w:date="2026-07-17T19:12:00Z"/>
      <w:sdt>
        <w:sdtPr>
          <w:rPr>
            <w:rFonts w:cs="Times New Roman"/>
            <w:color w:val="000000"/>
          </w:rPr>
          <w:tag w:val="MENDELEY_CITATION_v3_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"/>
          <w:id w:val="-651594251"/>
          <w:placeholder>
            <w:docPart w:val="9E87BB6D3DC2984E8C7BCC719BBE2E86"/>
          </w:placeholder>
        </w:sdtPr>
        <w:sdtEndPr/>
        <w:sdtContent>
          <w:customXmlInsRangeEnd w:id="201"/>
          <w:r w:rsidR="009466D1" w:rsidRPr="009466D1">
            <w:rPr>
              <w:rFonts w:cs="Times New Roman"/>
              <w:color w:val="000000"/>
            </w:rPr>
            <w:t>(Republik Indonesia, 2025)</w:t>
          </w:r>
          <w:customXmlInsRangeStart w:id="202" w:author="razi faisal" w:date="2026-07-17T19:12:00Z"/>
        </w:sdtContent>
      </w:sdt>
      <w:customXmlInsRangeEnd w:id="202"/>
      <w:ins w:id="203" w:author="razi faisal" w:date="2026-07-17T19:07:00Z" w16du:dateUtc="2026-07-17T12:07:00Z">
        <w:r w:rsidRPr="00CB056F">
          <w:rPr>
            <w:rFonts w:eastAsia="Times New Roman" w:cs="Times New Roman"/>
            <w:szCs w:val="24"/>
          </w:rPr>
          <w:t>. Dengan demikian, kawasan ini menghadapi dua risiko yang saling terkait</w:t>
        </w:r>
      </w:ins>
      <w:ins w:id="204" w:author="razi faisal" w:date="2026-07-17T19:12:00Z" w16du:dateUtc="2026-07-17T12:12:00Z">
        <w:r w:rsidR="00CB1E58" w:rsidRPr="00CB056F">
          <w:rPr>
            <w:rFonts w:eastAsia="Times New Roman" w:cs="Times New Roman"/>
            <w:szCs w:val="24"/>
          </w:rPr>
          <w:t xml:space="preserve"> yaitu </w:t>
        </w:r>
      </w:ins>
      <w:ins w:id="205" w:author="razi faisal" w:date="2026-07-17T19:07:00Z" w16du:dateUtc="2026-07-17T12:07:00Z">
        <w:r w:rsidRPr="00CB056F">
          <w:rPr>
            <w:rFonts w:eastAsia="Times New Roman" w:cs="Times New Roman"/>
            <w:szCs w:val="24"/>
          </w:rPr>
          <w:t>risiko lingkungan jangka panjang akibat eksploitasi air tanah, dan risiko genangan akibat keterbatasan kapasitas drainase</w:t>
        </w:r>
      </w:ins>
      <w:ins w:id="206" w:author="razi faisal" w:date="2026-07-17T19:12:00Z" w16du:dateUtc="2026-07-17T12:12:00Z">
        <w:r w:rsidR="00CB1E58" w:rsidRPr="00CB056F">
          <w:rPr>
            <w:rFonts w:eastAsia="Times New Roman" w:cs="Times New Roman"/>
            <w:szCs w:val="24"/>
          </w:rPr>
          <w:t xml:space="preserve">, </w:t>
        </w:r>
      </w:ins>
      <w:ins w:id="207" w:author="razi faisal" w:date="2026-07-17T19:07:00Z" w16du:dateUtc="2026-07-17T12:07:00Z">
        <w:r w:rsidRPr="00CB056F">
          <w:rPr>
            <w:rFonts w:eastAsia="Times New Roman" w:cs="Times New Roman"/>
            <w:szCs w:val="24"/>
          </w:rPr>
          <w:t>keduanya bersumber dari akar masalah yang sama, yaitu air hujan yang selama ini dibuang sebagai limpasan alih-alih ditampung dan dimanfaatkan.</w:t>
        </w:r>
      </w:ins>
    </w:p>
    <w:p w14:paraId="5272F80B" w14:textId="54532786" w:rsidR="009976FB" w:rsidRPr="00CB056F" w:rsidRDefault="009976FB" w:rsidP="009976FB">
      <w:pPr>
        <w:spacing w:after="200"/>
        <w:ind w:firstLine="720"/>
        <w:divId w:val="132019385"/>
        <w:rPr>
          <w:ins w:id="208" w:author="razi faisal" w:date="2026-07-17T19:29:00Z" w16du:dateUtc="2026-07-17T12:29:00Z"/>
        </w:rPr>
      </w:pPr>
      <w:ins w:id="209" w:author="razi faisal" w:date="2026-07-17T19:29:00Z" w16du:dateUtc="2026-07-17T12:29:00Z">
        <w:r w:rsidRPr="00CB056F">
          <w:rPr>
            <w:rFonts w:eastAsia="Times New Roman" w:cs="Times New Roman"/>
            <w:szCs w:val="24"/>
          </w:rPr>
          <w:t xml:space="preserve">Kedua persoalan ini, yaitu kebutuhan air baku yang selama ini dipenuhi dengan risiko eksploitasi air tanah dan potensi limpasan berlebih akibat berkurangnya daya resap lahan, sesungguhnya dapat direspons melalui satu solusi yang sama: pengelolaan air hujan yang tidak lagi berorientasi semata pada pembuangan, melainkan pada penampungan dan pemanfaatan kembali. Pendekatan ini sejalan dengan prinsip sistem drainase berkelanjutan yang mendorong retensi dan pemanfaatan air di sumbernya, alih-alih hanya mempercepat pembuangannya </w:t>
        </w:r>
      </w:ins>
      <w:sdt>
        <w:sdtPr>
          <w:rPr>
            <w:rFonts w:eastAsia="Times New Roman" w:cs="Times New Roman"/>
            <w:color w:val="000000"/>
            <w:szCs w:val="24"/>
          </w:rPr>
          <w:tag w:val="MENDELEY_CITATION_v3_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"/>
          <w:id w:val="1768038877"/>
          <w:placeholder>
            <w:docPart w:val="DefaultPlaceholder_-1854013440"/>
          </w:placeholder>
        </w:sdtPr>
        <w:sdtEndPr/>
        <w:sdtContent>
          <w:r w:rsidR="009466D1" w:rsidRPr="009466D1">
            <w:rPr>
              <w:rFonts w:eastAsia="Times New Roman" w:cs="Times New Roman"/>
              <w:color w:val="000000"/>
              <w:szCs w:val="24"/>
            </w:rPr>
            <w:t>(Yunianta dkk., 2024)</w:t>
          </w:r>
        </w:sdtContent>
      </w:sdt>
      <w:ins w:id="210" w:author="razi faisal" w:date="2026-07-17T19:29:00Z" w16du:dateUtc="2026-07-17T12:29:00Z">
        <w:r w:rsidRPr="00CB056F">
          <w:rPr>
            <w:rFonts w:eastAsia="Times New Roman" w:cs="Times New Roman"/>
            <w:szCs w:val="24"/>
          </w:rPr>
          <w:t>, serta sejalan dengan amanat Peraturan Menteri Pekerjaan Umum Nomor 11/PRT/M/2014 tentang Pengelolaan Air Hujan, yang mendorong optimalisasi penampungan dan pemanfaatan air hujan untuk mempertahankan kondisi hidrologi alami kawasan.</w:t>
        </w:r>
      </w:ins>
    </w:p>
    <w:p w14:paraId="6EF6C82C" w14:textId="1336F3F7" w:rsidR="009976FB" w:rsidRPr="00CB056F" w:rsidRDefault="00F56268" w:rsidP="00A67D7E">
      <w:pPr>
        <w:spacing w:after="200"/>
        <w:ind w:firstLine="720"/>
        <w:divId w:val="132019385"/>
        <w:rPr>
          <w:ins w:id="211" w:author="razi faisal" w:date="2026-07-17T19:07:00Z" w16du:dateUtc="2026-07-17T12:07:00Z"/>
        </w:rPr>
      </w:pPr>
      <w:ins w:id="212" w:author="razi faisal" w:date="2026-07-17T19:56:00Z" w16du:dateUtc="2026-07-17T12:56:00Z">
        <w:r w:rsidRPr="00CB056F">
          <w:t xml:space="preserve">Berbeda dengan pendekatan kolam retensi konvensional yang dimensinya semata ditentukan oleh kebutuhan menampung debit puncak limpasan, penelitian ini menempatkan kebutuhan air kawasan sebagai basis utama perhitungan volume kolam retensi, sehingga fungsi kolam bergeser dari sekadar infrastruktur pengendali banjir menjadi reservoir air baku yang sekaligus memberi manfaat pengurangan debit limpasan sebagai co-benefit. Pendekatan sistem pemanenan air hujan terintegrasi, yang menghubungkan intersepsi air dari atap melalui jaringan pipa tertutup menuju kolam retensi komunal, memungkinkan akumulasi volume tangkapan air secara maksimal tanpa kehilangan akibat infiltrasi maupun evaporasi yang biasa terjadi pada saluran terbuka, sehingga volume air yang terkumpul lebih dapat diandalkan untuk memenuhi kebutuhan air baku kawasan secara berkelanjutan </w:t>
        </w:r>
        <w:r w:rsidRPr="00CB056F">
          <w:lastRenderedPageBreak/>
          <w:t>dibandingkan pendekatan individual seperti sumur resapan per unit rumah. Dengan kata lain, penelitian ini memandang sistem drainase atap dan kolam retensi kawasan bukan sebagai dua sistem terpisah, melainkan satu kesatuan hidrolis: air yang diintersepsi dari atap menjadi input utama bagi kolam retensi, yang dimensinya dirancang untuk memenuhi kebutuhan air kawasan sekaligus turut mengurangi beban limpasan yang harus ditangani sistem drainase eksisting.</w:t>
        </w:r>
      </w:ins>
    </w:p>
    <w:p w14:paraId="5B442D51" w14:textId="77777777" w:rsidR="001C7ACD" w:rsidRPr="00CB056F" w:rsidRDefault="001C7ACD" w:rsidP="001C7ACD">
      <w:pPr>
        <w:spacing w:after="200"/>
        <w:ind w:firstLine="720"/>
        <w:divId w:val="132019385"/>
        <w:rPr>
          <w:ins w:id="213" w:author="razi faisal" w:date="2026-07-17T20:18:00Z" w16du:dateUtc="2026-07-17T13:18:00Z"/>
        </w:rPr>
      </w:pPr>
      <w:ins w:id="214" w:author="razi faisal" w:date="2026-07-17T20:18:00Z" w16du:dateUtc="2026-07-17T13:18:00Z">
        <w:r w:rsidRPr="00CB056F">
          <w:rPr>
            <w:rFonts w:eastAsia="Times New Roman" w:cs="Times New Roman"/>
            <w:szCs w:val="24"/>
          </w:rPr>
          <w:t>Namun demikian, penerapan sistem semacam ini oleh pengembang kawasan memerlukan pertimbangan kelayakan ekonomi, mengingat investasi infrastruktur (jaringan pipa, kolam retensi) memerlukan skema pembiayaan yang jelas. Mekanisme retribusi atas pemanfaatan air baku dari unit rumah berpotensi menjadi salah satu sumber pengembalian investasi, meskipun pelaksanaan retribusi layanan publik secara formal berada dalam kewenangan pemerintah daerah dan memerlukan dasar hukum daerah yang berlaku. Oleh karena itu, aspek ekonomi dalam penelitian ini diposisikan sebagai kajian kelayakan investasi dari sudut pandang pengembang, bukan sebagai usulan implementasi retribusi itu sendiri.</w:t>
        </w:r>
      </w:ins>
    </w:p>
    <w:p w14:paraId="2A139A09" w14:textId="0ECB9E21" w:rsidR="000D7EF2" w:rsidRPr="00CB056F" w:rsidRDefault="00DA23FE" w:rsidP="005F573E">
      <w:pPr>
        <w:divId w:val="132019385"/>
        <w:rPr>
          <w:ins w:id="215" w:author="razi faisal" w:date="2026-07-17T15:15:00Z" w16du:dateUtc="2026-07-17T08:15:00Z"/>
        </w:rPr>
      </w:pPr>
      <w:ins w:id="216" w:author="razi faisal" w:date="2026-07-17T20:23:00Z" w16du:dateUtc="2026-07-17T13:23:00Z">
        <w:r w:rsidRPr="00CB056F">
          <w:t xml:space="preserve">Berdasarkan uraian tersebut, penelitian ini penting dilakukan karena Rajawali Residence menghadapi dua persoalan yang saling terkait namun selama ini ditangani secara terpisah, yaitu ketergantungan pada eksploitasi air tanah untuk memenuhi kebutuhan air baku, dan potensi peningkatan limpasan permukaan akibat berkurangnya daya resap lahan seiring bertambahnya luas permukaan kedap air. Meskipun kawasan ini belum memiliki catatan historis kejadian genangan atau banjir yang terdokumentasi secara resmi, sejumlah faktor risiko yang telah diuraikan, yaitu topografi yang relatif datar, karakteristik tanah gambut yang rentan terhadap gangguan hidrologis, dan proyeksi peningkatan koefisien limpasan akibat pembangunan, secara teknis menunjukkan perlunya langkah antisipatif sejak tahap perencanaan. Pendekatan ini konsisten dengan prinsip mitigasi struktural yang bersifat preventif, yakni merancang infrastruktur pengelolaan air berdasarkan analisis risiko dan proyeksi hidrologis, bukan semata merespons kejadian bencana </w:t>
        </w:r>
        <w:r w:rsidRPr="00CB056F">
          <w:lastRenderedPageBreak/>
          <w:t>yang telah terjadi. Dengan demikian, aspek pengendalian limpasan dalam penelitian ini diposisikan sebagai upaya mitigasi dini terhadap potensi genangan di masa mendatang, sementara belum ada kajian teknis yang merancang solusi terintegrasi antara pemenuhan kebutuhan air baku dan pengendalian limpasan tersebut sekaligus mengukur kelayakan ekonominya bagi pengembang. Penelitian ini diharapkan menghasilkan model perencanaan sistem pemanenan air hujan berskala kawasan yang dapat direplikasi pada perumahan lain dengan karakteristik serupa, serta mendukung sasaran Rencana Pembangunan Jangka Menengah Daerah (RPJMD) Kubu Raya 2009–2029 dalam mewujudkan sistem mitigasi bencana banjir.</w:t>
        </w:r>
      </w:ins>
    </w:p>
    <w:p w14:paraId="233661B1" w14:textId="111429B2" w:rsidR="00C25C50" w:rsidRDefault="00963EBA" w:rsidP="00182360">
      <w:pPr>
        <w:pStyle w:val="Heading4"/>
        <w:divId w:val="132019385"/>
      </w:pPr>
      <w:bookmarkStart w:id="217" w:name="_Toc240583041"/>
      <w:r w:rsidRPr="00182360">
        <w:t>Perumusan</w:t>
      </w:r>
      <w:r>
        <w:t xml:space="preserve"> Masalah</w:t>
      </w:r>
      <w:bookmarkEnd w:id="217"/>
    </w:p>
    <w:p w14:paraId="7A8A8B50" w14:textId="596217C2" w:rsidR="00B47A94" w:rsidRPr="00CB056F" w:rsidRDefault="00B47A94" w:rsidP="00B47A94">
      <w:pPr>
        <w:divId w:val="132019385"/>
      </w:pPr>
      <w:r w:rsidRPr="00CB056F">
        <w:t>Adapun permasalahan yang didapat berdasarkan latar belakang tersebut adalah sebagai berikut :</w:t>
      </w:r>
    </w:p>
    <w:p w14:paraId="5D07118C" w14:textId="77777777" w:rsidR="00C1330F" w:rsidRPr="00CB056F" w:rsidRDefault="00C1330F">
      <w:pPr>
        <w:pStyle w:val="ListParagraph"/>
        <w:numPr>
          <w:ilvl w:val="0"/>
          <w:numId w:val="3"/>
        </w:numPr>
        <w:ind w:left="709" w:hanging="425"/>
        <w:divId w:val="132019385"/>
        <w:rPr>
          <w:ins w:id="218" w:author="razi faisal" w:date="2026-07-17T21:06:00Z" w16du:dateUtc="2026-07-17T14:06:00Z"/>
        </w:rPr>
        <w:pPrChange w:id="219" w:author="razi faisal" w:date="2026-07-17T21:07:00Z" w16du:dateUtc="2026-07-17T14:07:00Z">
          <w:pPr>
            <w:pStyle w:val="ListParagraph"/>
            <w:numPr>
              <w:numId w:val="3"/>
            </w:numPr>
            <w:ind w:left="1287" w:hanging="360"/>
            <w:divId w:val="132019385"/>
          </w:pPr>
        </w:pPrChange>
      </w:pPr>
      <w:ins w:id="220" w:author="razi faisal" w:date="2026-07-17T21:06:00Z" w16du:dateUtc="2026-07-17T14:06:00Z">
        <w:r w:rsidRPr="00CB056F">
          <w:t>Bagaimana perencanaan sistem pemanenan air hujan terpadu, yang meliputi jaringan intersepsi atap (talang dan pipa penyalur), bak penampung sementara, pipa penyalur menuju kolam retensi, dan jaringan pipa distribusi, sebagai upaya pemenuhan kebutuhan air baku sekaligus pengendalian limpasan di Kawasan Perumahan Rajawali Residence?</w:t>
        </w:r>
      </w:ins>
    </w:p>
    <w:p w14:paraId="598E4583" w14:textId="77777777" w:rsidR="00C1330F" w:rsidRPr="00CB056F" w:rsidRDefault="00C1330F">
      <w:pPr>
        <w:pStyle w:val="ListParagraph"/>
        <w:numPr>
          <w:ilvl w:val="0"/>
          <w:numId w:val="3"/>
        </w:numPr>
        <w:ind w:left="709" w:hanging="425"/>
        <w:divId w:val="132019385"/>
        <w:rPr>
          <w:ins w:id="221" w:author="razi faisal" w:date="2026-07-17T21:07:00Z" w16du:dateUtc="2026-07-17T14:07:00Z"/>
        </w:rPr>
        <w:pPrChange w:id="222" w:author="razi faisal" w:date="2026-07-17T21:07:00Z" w16du:dateUtc="2026-07-17T14:07:00Z">
          <w:pPr>
            <w:pStyle w:val="ListParagraph"/>
            <w:numPr>
              <w:numId w:val="3"/>
            </w:numPr>
            <w:ind w:left="1189" w:hanging="425"/>
            <w:divId w:val="132019385"/>
          </w:pPr>
        </w:pPrChange>
      </w:pPr>
      <w:ins w:id="223" w:author="razi faisal" w:date="2026-07-17T21:06:00Z" w16du:dateUtc="2026-07-17T14:06:00Z">
        <w:r w:rsidRPr="00CB056F">
          <w:t>Berapa besar kebutuhan air baku kawasan dan debit air hujan yang dapat ditangkap dari atap rumah, dan sejauh mana potensi tangkapan tersebut dapat memenuhi kebutuhan air kawasan?</w:t>
        </w:r>
      </w:ins>
    </w:p>
    <w:p w14:paraId="71754E7C" w14:textId="73568737" w:rsidR="00C1330F" w:rsidRPr="00CB056F" w:rsidRDefault="00C1330F">
      <w:pPr>
        <w:pStyle w:val="ListParagraph"/>
        <w:numPr>
          <w:ilvl w:val="0"/>
          <w:numId w:val="3"/>
        </w:numPr>
        <w:ind w:left="709" w:hanging="425"/>
        <w:divId w:val="132019385"/>
        <w:rPr>
          <w:ins w:id="224" w:author="razi faisal" w:date="2026-07-17T21:06:00Z" w16du:dateUtc="2026-07-17T14:06:00Z"/>
        </w:rPr>
        <w:pPrChange w:id="225" w:author="razi faisal" w:date="2026-07-17T21:07:00Z" w16du:dateUtc="2026-07-17T14:07:00Z">
          <w:pPr>
            <w:pStyle w:val="ListParagraph"/>
            <w:numPr>
              <w:numId w:val="3"/>
            </w:numPr>
            <w:ind w:left="1287" w:hanging="360"/>
            <w:divId w:val="132019385"/>
          </w:pPr>
        </w:pPrChange>
      </w:pPr>
      <w:ins w:id="226" w:author="razi faisal" w:date="2026-07-17T21:06:00Z" w16du:dateUtc="2026-07-17T14:06:00Z">
        <w:r w:rsidRPr="00CB056F">
          <w:t>Berapa dimensi talang, pipa penyalur, bak penampung sementara, kolam retensi, dan jaringan pipa distribusi yang sesuai untuk memenuhi kebutuhan air baku kawasan sekaligus mengendalikan limpasan permukaan?</w:t>
        </w:r>
      </w:ins>
    </w:p>
    <w:p w14:paraId="242E95CB" w14:textId="51D5B910" w:rsidR="009F0AFA" w:rsidRPr="00CB056F" w:rsidRDefault="00C1330F">
      <w:pPr>
        <w:pStyle w:val="ListParagraph"/>
        <w:numPr>
          <w:ilvl w:val="0"/>
          <w:numId w:val="3"/>
        </w:numPr>
        <w:ind w:left="709" w:hanging="425"/>
        <w:divId w:val="132019385"/>
        <w:rPr>
          <w:ins w:id="227" w:author="razi faisal" w:date="2026-07-17T21:05:00Z" w16du:dateUtc="2026-07-17T14:05:00Z"/>
        </w:rPr>
        <w:pPrChange w:id="228" w:author="razi faisal" w:date="2026-07-17T21:07:00Z" w16du:dateUtc="2026-07-17T14:07:00Z">
          <w:pPr>
            <w:pStyle w:val="ListParagraph"/>
            <w:numPr>
              <w:numId w:val="3"/>
            </w:numPr>
            <w:ind w:left="1287" w:hanging="360"/>
            <w:divId w:val="132019385"/>
          </w:pPr>
        </w:pPrChange>
      </w:pPr>
      <w:ins w:id="229" w:author="razi faisal" w:date="2026-07-17T21:06:00Z" w16du:dateUtc="2026-07-17T14:06:00Z">
        <w:r w:rsidRPr="00CB056F">
          <w:t>Berapa lama waktu yang dibutuhkan untuk mencapai Break Even Point (BEP) berdasarkan skema retribusi dari unit rumah dalam sistem pengelolaan air hujan kawasan?</w:t>
        </w:r>
      </w:ins>
    </w:p>
    <w:p w14:paraId="6BD2D182" w14:textId="7C801EEB" w:rsidR="008F1D99" w:rsidRPr="00CB056F" w:rsidDel="00C1330F" w:rsidRDefault="008F1D99">
      <w:pPr>
        <w:pStyle w:val="ListParagraph"/>
        <w:numPr>
          <w:ilvl w:val="0"/>
          <w:numId w:val="3"/>
        </w:numPr>
        <w:ind w:left="0" w:firstLine="0"/>
        <w:divId w:val="132019385"/>
        <w:rPr>
          <w:del w:id="230" w:author="razi faisal" w:date="2026-07-17T21:07:00Z" w16du:dateUtc="2026-07-17T14:07:00Z"/>
        </w:rPr>
        <w:pPrChange w:id="231" w:author="razi faisal" w:date="2026-07-17T21:07:00Z" w16du:dateUtc="2026-07-17T14:07:00Z">
          <w:pPr>
            <w:pStyle w:val="ListParagraph"/>
            <w:numPr>
              <w:numId w:val="3"/>
            </w:numPr>
            <w:ind w:left="284" w:hanging="284"/>
            <w:divId w:val="132019385"/>
          </w:pPr>
        </w:pPrChange>
      </w:pPr>
      <w:del w:id="232" w:author="razi faisal" w:date="2026-06-02T21:45:00Z" w16du:dateUtc="2026-06-02T14:45:00Z">
        <w:r w:rsidRPr="00CB056F" w:rsidDel="00B125F6">
          <w:delText>Bagaimana perencanaan sistem saluran, kolam retensi, dan pemanenan air hujan dari atap rumah yang efektif untuk mitigasi banjir di Kawasan Perumahan Rajawali Residence?</w:delText>
        </w:r>
      </w:del>
    </w:p>
    <w:p w14:paraId="00D82237" w14:textId="043C6212" w:rsidR="00DD34BF" w:rsidRPr="00CB056F" w:rsidDel="00C1330F" w:rsidRDefault="00DD34BF">
      <w:pPr>
        <w:pStyle w:val="ListParagraph"/>
        <w:numPr>
          <w:ilvl w:val="0"/>
          <w:numId w:val="3"/>
        </w:numPr>
        <w:ind w:left="0" w:firstLine="0"/>
        <w:divId w:val="132019385"/>
        <w:rPr>
          <w:del w:id="233" w:author="razi faisal" w:date="2026-07-17T21:07:00Z" w16du:dateUtc="2026-07-17T14:07:00Z"/>
        </w:rPr>
        <w:pPrChange w:id="234" w:author="razi faisal" w:date="2026-07-17T21:07:00Z" w16du:dateUtc="2026-07-17T14:07:00Z">
          <w:pPr>
            <w:pStyle w:val="ListParagraph"/>
            <w:numPr>
              <w:numId w:val="3"/>
            </w:numPr>
            <w:ind w:left="284" w:hanging="284"/>
            <w:divId w:val="132019385"/>
          </w:pPr>
        </w:pPrChange>
      </w:pPr>
      <w:del w:id="235" w:author="razi faisal" w:date="2026-07-17T21:07:00Z" w16du:dateUtc="2026-07-17T14:07:00Z">
        <w:r w:rsidRPr="00CB056F" w:rsidDel="00C1330F">
          <w:delText>Berapa besar debit limpasan air hujan dari atap rumah yang</w:delText>
        </w:r>
        <w:r w:rsidR="00E746A2" w:rsidRPr="00CB056F" w:rsidDel="00C1330F">
          <w:delText xml:space="preserve"> dapat </w:delText>
        </w:r>
        <w:r w:rsidRPr="00CB056F" w:rsidDel="00C1330F">
          <w:delText>dialirkan melalui sistem pipa menuju penampungan?</w:delText>
        </w:r>
      </w:del>
    </w:p>
    <w:p w14:paraId="300F7F7D" w14:textId="4DC10662" w:rsidR="00B47A94" w:rsidRPr="00CB056F" w:rsidDel="00C1330F" w:rsidRDefault="00E746A2">
      <w:pPr>
        <w:pStyle w:val="ListParagraph"/>
        <w:numPr>
          <w:ilvl w:val="0"/>
          <w:numId w:val="3"/>
        </w:numPr>
        <w:ind w:left="0" w:firstLine="0"/>
        <w:divId w:val="132019385"/>
        <w:rPr>
          <w:del w:id="236" w:author="razi faisal" w:date="2026-07-17T21:07:00Z" w16du:dateUtc="2026-07-17T14:07:00Z"/>
        </w:rPr>
        <w:pPrChange w:id="237" w:author="razi faisal" w:date="2026-07-17T21:07:00Z" w16du:dateUtc="2026-07-17T14:07:00Z">
          <w:pPr>
            <w:pStyle w:val="ListParagraph"/>
            <w:numPr>
              <w:numId w:val="3"/>
            </w:numPr>
            <w:ind w:left="284" w:hanging="284"/>
            <w:divId w:val="132019385"/>
          </w:pPr>
        </w:pPrChange>
      </w:pPr>
      <w:del w:id="238" w:author="razi faisal" w:date="2026-07-17T21:07:00Z" w16du:dateUtc="2026-07-17T14:07:00Z">
        <w:r w:rsidRPr="00CB056F" w:rsidDel="00C1330F">
          <w:delText>Berapa</w:delText>
        </w:r>
        <w:r w:rsidR="00162871" w:rsidRPr="00CB056F" w:rsidDel="00C1330F">
          <w:delText xml:space="preserve"> dimensi pipa dan kolam retensi yang sesuai untuk menampung dan mengendalikan limpasan air hujan kawasan?</w:delText>
        </w:r>
      </w:del>
    </w:p>
    <w:p w14:paraId="663F4B1F" w14:textId="281D6730" w:rsidR="0063777A" w:rsidRPr="00CB056F" w:rsidRDefault="00AD30C2">
      <w:pPr>
        <w:ind w:firstLine="0"/>
        <w:divId w:val="132019385"/>
        <w:pPrChange w:id="239" w:author="razi faisal" w:date="2026-07-17T21:07:00Z" w16du:dateUtc="2026-07-17T14:07:00Z">
          <w:pPr>
            <w:pStyle w:val="ListParagraph"/>
            <w:numPr>
              <w:numId w:val="3"/>
            </w:numPr>
            <w:ind w:left="284" w:hanging="284"/>
            <w:divId w:val="132019385"/>
          </w:pPr>
        </w:pPrChange>
      </w:pPr>
      <w:del w:id="240" w:author="razi faisal" w:date="2026-07-17T21:07:00Z" w16du:dateUtc="2026-07-17T14:07:00Z">
        <w:r w:rsidRPr="00CB056F" w:rsidDel="00C1330F">
          <w:delText xml:space="preserve">Berapa lama waktu yang dibutuhkan untuk mencapai </w:delText>
        </w:r>
        <w:r w:rsidRPr="00CB056F" w:rsidDel="00C1330F">
          <w:rPr>
            <w:i/>
            <w:iCs/>
          </w:rPr>
          <w:delText>Break Even Point</w:delText>
        </w:r>
        <w:r w:rsidRPr="00CB056F" w:rsidDel="00C1330F">
          <w:delText xml:space="preserve"> (BEP) berdasarkan skema retribusi dari unit rumah?</w:delText>
        </w:r>
      </w:del>
    </w:p>
    <w:p w14:paraId="475E3A9B" w14:textId="77777777" w:rsidR="00AD30C2" w:rsidRPr="00CB056F" w:rsidRDefault="00AD30C2" w:rsidP="00AD30C2">
      <w:pPr>
        <w:pStyle w:val="ListParagraph"/>
        <w:ind w:left="284" w:firstLine="0"/>
        <w:divId w:val="132019385"/>
      </w:pPr>
    </w:p>
    <w:p w14:paraId="2B9ADBAD" w14:textId="2E35C620" w:rsidR="00B47A94" w:rsidRPr="00CB056F" w:rsidRDefault="00B47A94" w:rsidP="00B47A94">
      <w:pPr>
        <w:pStyle w:val="Heading4"/>
        <w:divId w:val="132019385"/>
      </w:pPr>
      <w:bookmarkStart w:id="241" w:name="_Toc199165343"/>
      <w:bookmarkStart w:id="242" w:name="_Toc199165530"/>
      <w:bookmarkStart w:id="243" w:name="_Toc199165811"/>
      <w:bookmarkStart w:id="244" w:name="_Toc240583042"/>
      <w:r w:rsidRPr="00CB056F">
        <w:lastRenderedPageBreak/>
        <w:t xml:space="preserve">Tujuan </w:t>
      </w:r>
      <w:bookmarkEnd w:id="241"/>
      <w:bookmarkEnd w:id="242"/>
      <w:bookmarkEnd w:id="243"/>
      <w:r w:rsidR="00766923" w:rsidRPr="00CB056F">
        <w:t>Penelitian</w:t>
      </w:r>
      <w:bookmarkEnd w:id="244"/>
    </w:p>
    <w:p w14:paraId="6EEA3757" w14:textId="4E6CF76C" w:rsidR="00B47A94" w:rsidRPr="00CB056F" w:rsidRDefault="00766923" w:rsidP="00B47A94">
      <w:pPr>
        <w:divId w:val="132019385"/>
      </w:pPr>
      <w:r w:rsidRPr="00CB056F">
        <w:t>Penelitian</w:t>
      </w:r>
      <w:r w:rsidR="00B47A94" w:rsidRPr="00CB056F">
        <w:t xml:space="preserve"> ini bertujuan untuk:</w:t>
      </w:r>
    </w:p>
    <w:p w14:paraId="3532A1EB" w14:textId="015A7AF6" w:rsidR="00863C13" w:rsidRDefault="00863C13" w:rsidP="00863C13">
      <w:pPr>
        <w:pStyle w:val="ListParagraph"/>
        <w:numPr>
          <w:ilvl w:val="0"/>
          <w:numId w:val="38"/>
        </w:numPr>
        <w:ind w:left="567"/>
        <w:divId w:val="132019385"/>
      </w:pPr>
      <w:r w:rsidRPr="00863C13">
        <w:t>Merencanakan sistem pemanenan air hujan terpadu, yang meliputi jaringan intersepsi atap (talang dan pipa penyalur), bak penampung sementara, pipa penyalur menuju kolam retensi, dan jaringan pipa distribusi, sebagai upaya pemenuhan kebutuhan air baku sekaligus pengendalian limpasan di Kawasan Perumahan Rajawali Residence.</w:t>
      </w:r>
    </w:p>
    <w:p w14:paraId="67213681" w14:textId="2FD9DE39" w:rsidR="00863C13" w:rsidRDefault="00FE3B00" w:rsidP="00863C13">
      <w:pPr>
        <w:pStyle w:val="ListParagraph"/>
        <w:numPr>
          <w:ilvl w:val="0"/>
          <w:numId w:val="38"/>
        </w:numPr>
        <w:ind w:left="567"/>
        <w:divId w:val="132019385"/>
      </w:pPr>
      <w:r w:rsidRPr="00FE3B00">
        <w:t>Menganalisis kebutuhan air baku kawasan dan debit air hujan yang dapat ditangkap dari atap rumah, serta sejauh mana potensi tangkapan tersebut dapat memenuhi kebutuhan air kawasan.</w:t>
      </w:r>
    </w:p>
    <w:p w14:paraId="07A8E405" w14:textId="02CE1019" w:rsidR="00863C13" w:rsidRDefault="00FE3B00" w:rsidP="00863C13">
      <w:pPr>
        <w:pStyle w:val="ListParagraph"/>
        <w:numPr>
          <w:ilvl w:val="0"/>
          <w:numId w:val="38"/>
        </w:numPr>
        <w:ind w:left="567"/>
        <w:divId w:val="132019385"/>
      </w:pPr>
      <w:r w:rsidRPr="00FE3B00">
        <w:t>Menentukan dimensi talang, pipa penyalur, bak penampung sementara, kolam retensi, dan jaringan pipa distribusi yang sesuai untuk memenuhi kebutuhan air baku kawasan sekaligus mengendalikan limpasan permukaan.</w:t>
      </w:r>
    </w:p>
    <w:p w14:paraId="24E1CDCD" w14:textId="08650B9C" w:rsidR="00FE3B00" w:rsidRDefault="00FE3B00" w:rsidP="00863C13">
      <w:pPr>
        <w:pStyle w:val="ListParagraph"/>
        <w:numPr>
          <w:ilvl w:val="0"/>
          <w:numId w:val="38"/>
        </w:numPr>
        <w:ind w:left="567"/>
        <w:divId w:val="132019385"/>
      </w:pPr>
      <w:r w:rsidRPr="00FE3B00">
        <w:t>Menganalisis waktu yang dibutuhkan untuk mencapai Break Even Point (BEP) berdasarkan skema retribusi dari unit rumah dalam sistem pengelolaan air hujan kawasan.</w:t>
      </w:r>
    </w:p>
    <w:p w14:paraId="423E0A17" w14:textId="64CB9AAE" w:rsidR="00766923" w:rsidRPr="00CB056F" w:rsidDel="000B05C9" w:rsidRDefault="00766923" w:rsidP="00766923">
      <w:pPr>
        <w:pStyle w:val="ListParagraph"/>
        <w:numPr>
          <w:ilvl w:val="0"/>
          <w:numId w:val="38"/>
        </w:numPr>
        <w:ind w:left="426"/>
        <w:divId w:val="132019385"/>
        <w:rPr>
          <w:del w:id="245" w:author="razi faisal" w:date="2026-07-17T21:09:00Z" w16du:dateUtc="2026-07-17T14:09:00Z"/>
          <w:rPrChange w:id="246" w:author="razi faisal" w:date="2026-07-19T15:00:00Z" w16du:dateUtc="2026-07-19T08:00:00Z">
            <w:rPr>
              <w:del w:id="247" w:author="razi faisal" w:date="2026-07-17T21:09:00Z" w16du:dateUtc="2026-07-17T14:09:00Z"/>
              <w:lang w:val="en-ID"/>
            </w:rPr>
          </w:rPrChange>
        </w:rPr>
      </w:pPr>
      <w:del w:id="248" w:author="razi faisal" w:date="2026-07-17T21:09:00Z" w16du:dateUtc="2026-07-17T14:09:00Z">
        <w:r w:rsidRPr="00CB056F" w:rsidDel="000B05C9">
          <w:delText xml:space="preserve">Merencanakan </w:delText>
        </w:r>
      </w:del>
      <w:del w:id="249" w:author="razi faisal" w:date="2026-06-02T21:46:00Z" w16du:dateUtc="2026-06-02T14:46:00Z">
        <w:r w:rsidRPr="00CB056F" w:rsidDel="00E25A73">
          <w:delText>sistem saluran tertutup</w:delText>
        </w:r>
      </w:del>
      <w:del w:id="250" w:author="razi faisal" w:date="2026-07-17T21:09:00Z" w16du:dateUtc="2026-07-17T14:09:00Z">
        <w:r w:rsidRPr="00CB056F" w:rsidDel="000B05C9">
          <w:delText xml:space="preserve">, kolam retensi, dan pemanenan air hujan dari atap </w:delText>
        </w:r>
        <w:r w:rsidR="00796E5E" w:rsidRPr="00CB056F" w:rsidDel="000B05C9">
          <w:delText>rumah</w:delText>
        </w:r>
        <w:r w:rsidRPr="00CB056F" w:rsidDel="000B05C9">
          <w:delText xml:space="preserve"> sebagai upaya mitigasi banjir di Kawasan Perumahan Rajawali Residence.</w:delText>
        </w:r>
      </w:del>
    </w:p>
    <w:p w14:paraId="6115F264" w14:textId="1EEA8CCA" w:rsidR="00766923" w:rsidRPr="00CB056F" w:rsidDel="000B05C9" w:rsidRDefault="007D2BB8" w:rsidP="00766923">
      <w:pPr>
        <w:pStyle w:val="ListParagraph"/>
        <w:numPr>
          <w:ilvl w:val="0"/>
          <w:numId w:val="38"/>
        </w:numPr>
        <w:ind w:left="426"/>
        <w:divId w:val="132019385"/>
        <w:rPr>
          <w:del w:id="251" w:author="razi faisal" w:date="2026-07-17T21:09:00Z" w16du:dateUtc="2026-07-17T14:09:00Z"/>
        </w:rPr>
      </w:pPr>
      <w:del w:id="252" w:author="razi faisal" w:date="2026-07-17T21:09:00Z" w16du:dateUtc="2026-07-17T14:09:00Z">
        <w:r w:rsidRPr="00CB056F" w:rsidDel="000B05C9">
          <w:delText>M</w:delText>
        </w:r>
        <w:r w:rsidR="00766923" w:rsidRPr="00CB056F" w:rsidDel="000B05C9">
          <w:delText>enganalisis debit limpasan air hujan dari atap rumah yang dapat dialirkan melalui sistem pipa menuju penampungan.</w:delText>
        </w:r>
      </w:del>
    </w:p>
    <w:p w14:paraId="2200BE99" w14:textId="3F34A10D" w:rsidR="00766923" w:rsidRPr="00CB056F" w:rsidDel="000B05C9" w:rsidRDefault="00766923" w:rsidP="00766923">
      <w:pPr>
        <w:pStyle w:val="ListParagraph"/>
        <w:numPr>
          <w:ilvl w:val="0"/>
          <w:numId w:val="38"/>
        </w:numPr>
        <w:ind w:left="426"/>
        <w:divId w:val="132019385"/>
        <w:rPr>
          <w:del w:id="253" w:author="razi faisal" w:date="2026-07-17T21:09:00Z" w16du:dateUtc="2026-07-17T14:09:00Z"/>
        </w:rPr>
      </w:pPr>
      <w:del w:id="254" w:author="razi faisal" w:date="2026-07-17T21:09:00Z" w16du:dateUtc="2026-07-17T14:09:00Z">
        <w:r w:rsidRPr="00CB056F" w:rsidDel="000B05C9">
          <w:delText>Menentukan dimensi pipa dan kolam retensi yang sesuai untuk menampung serta mengendalikan limpasan air hujan di kawasan perumahan.</w:delText>
        </w:r>
      </w:del>
    </w:p>
    <w:p w14:paraId="119CA603" w14:textId="397EA791" w:rsidR="00766923" w:rsidRPr="00CB056F" w:rsidDel="000B05C9" w:rsidRDefault="00766923" w:rsidP="00766923">
      <w:pPr>
        <w:pStyle w:val="ListParagraph"/>
        <w:numPr>
          <w:ilvl w:val="0"/>
          <w:numId w:val="38"/>
        </w:numPr>
        <w:ind w:left="426"/>
        <w:divId w:val="132019385"/>
        <w:rPr>
          <w:del w:id="255" w:author="razi faisal" w:date="2026-07-17T21:09:00Z" w16du:dateUtc="2026-07-17T14:09:00Z"/>
        </w:rPr>
      </w:pPr>
      <w:del w:id="256" w:author="razi faisal" w:date="2026-07-17T21:09:00Z" w16du:dateUtc="2026-07-17T14:09:00Z">
        <w:r w:rsidRPr="00CB056F" w:rsidDel="000B05C9">
          <w:delText>Menganalisis waktu yang dibutuhkan untuk mencapai Break Even Point (BEP) berdasarkan skema retribusi dari unit rumah dalam sistem pengelolaan air hujan kawasan.</w:delText>
        </w:r>
      </w:del>
    </w:p>
    <w:p w14:paraId="24294A77" w14:textId="5A757CD4" w:rsidR="00C33695" w:rsidRPr="00CB056F" w:rsidDel="00E82DBF" w:rsidRDefault="00C33695">
      <w:pPr>
        <w:divId w:val="132019385"/>
        <w:rPr>
          <w:del w:id="257" w:author="razi faisal" w:date="2026-07-17T20:25:00Z" w16du:dateUtc="2026-07-17T13:25:00Z"/>
        </w:rPr>
        <w:pPrChange w:id="258" w:author="razi faisal" w:date="2026-07-17T20:25:00Z" w16du:dateUtc="2026-07-17T13:25:00Z">
          <w:pPr>
            <w:ind w:left="1200"/>
            <w:divId w:val="132019385"/>
          </w:pPr>
        </w:pPrChange>
      </w:pPr>
      <w:del w:id="259" w:author="razi faisal" w:date="2026-07-17T20:25:00Z" w16du:dateUtc="2026-07-17T13:25:00Z">
        <w:r w:rsidRPr="00CB056F" w:rsidDel="00E82DBF">
          <w:br w:type="page"/>
        </w:r>
      </w:del>
    </w:p>
    <w:p w14:paraId="7AA3FEE0" w14:textId="77777777" w:rsidR="00E82DBF" w:rsidRPr="00CB056F" w:rsidRDefault="00E82DBF">
      <w:pPr>
        <w:divId w:val="132019385"/>
        <w:rPr>
          <w:ins w:id="260" w:author="razi faisal" w:date="2026-07-17T20:25:00Z" w16du:dateUtc="2026-07-17T13:25:00Z"/>
        </w:rPr>
        <w:pPrChange w:id="261" w:author="razi faisal" w:date="2026-07-17T20:25:00Z" w16du:dateUtc="2026-07-17T13:25:00Z">
          <w:pPr>
            <w:pStyle w:val="Heading4"/>
            <w:divId w:val="132019385"/>
          </w:pPr>
        </w:pPrChange>
      </w:pPr>
    </w:p>
    <w:p w14:paraId="0A5F000A" w14:textId="5A474161" w:rsidR="00B47A94" w:rsidRPr="00CB056F" w:rsidRDefault="00C33695" w:rsidP="00B47A94">
      <w:pPr>
        <w:pStyle w:val="Heading4"/>
        <w:divId w:val="132019385"/>
      </w:pPr>
      <w:bookmarkStart w:id="262" w:name="_Toc240583043"/>
      <w:r w:rsidRPr="00CB056F">
        <w:t>Batasan Masalah</w:t>
      </w:r>
      <w:bookmarkEnd w:id="262"/>
    </w:p>
    <w:p w14:paraId="79913F65" w14:textId="77777777" w:rsidR="00B47A94" w:rsidRPr="00CB056F" w:rsidRDefault="00B47A94" w:rsidP="00B47A94">
      <w:pPr>
        <w:ind w:left="567" w:firstLine="0"/>
        <w:divId w:val="132019385"/>
      </w:pPr>
      <w:r w:rsidRPr="00CB056F">
        <w:t>Batasan masalah perancangan yang dilakukan antara lain adalah sebagai berikut :</w:t>
      </w:r>
    </w:p>
    <w:p w14:paraId="0D971879" w14:textId="77777777" w:rsidR="002A0C8C" w:rsidRPr="00CB056F" w:rsidRDefault="002A0C8C" w:rsidP="002A0C8C">
      <w:pPr>
        <w:pStyle w:val="ListParagraph"/>
        <w:numPr>
          <w:ilvl w:val="0"/>
          <w:numId w:val="5"/>
        </w:numPr>
        <w:divId w:val="132019385"/>
        <w:rPr>
          <w:ins w:id="263" w:author="razi faisal" w:date="2026-07-17T21:09:00Z" w16du:dateUtc="2026-07-17T14:09:00Z"/>
        </w:rPr>
      </w:pPr>
      <w:ins w:id="264" w:author="razi faisal" w:date="2026-07-17T21:09:00Z" w16du:dateUtc="2026-07-17T14:09:00Z">
        <w:r w:rsidRPr="00CB056F">
          <w:t>Kawasan studi dibatasi pada Perumahan Rajawali Residence, Kecamatan Sungai Raya, Kabupaten Kubu Raya.</w:t>
        </w:r>
      </w:ins>
    </w:p>
    <w:p w14:paraId="789298AB" w14:textId="1D9C0AA0" w:rsidR="002A0C8C" w:rsidRPr="00CB056F" w:rsidRDefault="002A0C8C" w:rsidP="002A0C8C">
      <w:pPr>
        <w:pStyle w:val="ListParagraph"/>
        <w:numPr>
          <w:ilvl w:val="0"/>
          <w:numId w:val="5"/>
        </w:numPr>
        <w:divId w:val="132019385"/>
        <w:rPr>
          <w:ins w:id="265" w:author="razi faisal" w:date="2026-07-17T21:09:00Z" w16du:dateUtc="2026-07-17T14:09:00Z"/>
        </w:rPr>
      </w:pPr>
      <w:ins w:id="266" w:author="razi faisal" w:date="2026-07-17T21:09:00Z" w16du:dateUtc="2026-07-17T14:09:00Z">
        <w:r w:rsidRPr="00CB056F">
          <w:t>Sistem pengelolaan air hujan yang dikaji meliputi saluran drainase eksisting, jaringan intersepsi atap (talang dan pipa penyalur), bak penampung sementara, pipa penyalur menuju kolam retensi, dan jaringan pipa distribusi ke unit rumah.</w:t>
        </w:r>
      </w:ins>
    </w:p>
    <w:p w14:paraId="2AF7D999" w14:textId="3B0C108E" w:rsidR="002A0C8C" w:rsidRPr="00CB056F" w:rsidRDefault="002A0C8C" w:rsidP="002A0C8C">
      <w:pPr>
        <w:pStyle w:val="ListParagraph"/>
        <w:numPr>
          <w:ilvl w:val="0"/>
          <w:numId w:val="5"/>
        </w:numPr>
        <w:divId w:val="132019385"/>
        <w:rPr>
          <w:ins w:id="267" w:author="razi faisal" w:date="2026-07-17T21:09:00Z" w16du:dateUtc="2026-07-17T14:09:00Z"/>
        </w:rPr>
      </w:pPr>
      <w:ins w:id="268" w:author="razi faisal" w:date="2026-07-17T21:09:00Z" w16du:dateUtc="2026-07-17T14:09:00Z">
        <w:r w:rsidRPr="00CB056F">
          <w:t>Perhitungan kebutuhan air baku kawasan menggunakan standar kebutuhan air domestik yang berlaku (SNI atau referensi setara) dan tidak mencakup kebutuhan air non-domestik atau komersial.</w:t>
        </w:r>
      </w:ins>
    </w:p>
    <w:p w14:paraId="016397A1" w14:textId="7A1A4296" w:rsidR="002A0C8C" w:rsidRPr="00CB056F" w:rsidRDefault="002A0C8C" w:rsidP="002A0C8C">
      <w:pPr>
        <w:pStyle w:val="ListParagraph"/>
        <w:numPr>
          <w:ilvl w:val="0"/>
          <w:numId w:val="5"/>
        </w:numPr>
        <w:divId w:val="132019385"/>
        <w:rPr>
          <w:ins w:id="269" w:author="razi faisal" w:date="2026-07-17T21:09:00Z" w16du:dateUtc="2026-07-17T14:09:00Z"/>
        </w:rPr>
      </w:pPr>
      <w:ins w:id="270" w:author="razi faisal" w:date="2026-07-17T21:09:00Z" w16du:dateUtc="2026-07-17T14:09:00Z">
        <w:r w:rsidRPr="00CB056F">
          <w:lastRenderedPageBreak/>
          <w:t>Pemanfaatan air hujan difokuskan pada skala kawasan perumahan dan unit rumah, tidak mencakup kawasan di luar batas administratif Rajawali Residence.</w:t>
        </w:r>
      </w:ins>
    </w:p>
    <w:p w14:paraId="64BCB52E" w14:textId="3E245F1B" w:rsidR="002A0C8C" w:rsidRPr="00CB056F" w:rsidRDefault="002A0C8C" w:rsidP="002A0C8C">
      <w:pPr>
        <w:pStyle w:val="ListParagraph"/>
        <w:numPr>
          <w:ilvl w:val="0"/>
          <w:numId w:val="5"/>
        </w:numPr>
        <w:divId w:val="132019385"/>
        <w:rPr>
          <w:ins w:id="271" w:author="razi faisal" w:date="2026-07-17T21:09:00Z" w16du:dateUtc="2026-07-17T14:09:00Z"/>
        </w:rPr>
      </w:pPr>
      <w:ins w:id="272" w:author="razi faisal" w:date="2026-07-17T21:09:00Z" w16du:dateUtc="2026-07-17T14:09:00Z">
        <w:r w:rsidRPr="00CB056F">
          <w:t>Sistem yang direncanakan tidak melibatkan sumur bor atau eksploitasi air tanah sebagai sumber air baku: sumur bor eksisting yang saat ini digunakan warga diposisikan sebagai kondisi awal (baseline) yang hendak dikurangi ketergantungannya, bukan sebagai bagian dari sistem yang diusulkan.</w:t>
        </w:r>
      </w:ins>
    </w:p>
    <w:p w14:paraId="3DC37608" w14:textId="125D45A8" w:rsidR="000B05C9" w:rsidRPr="00CB056F" w:rsidRDefault="002A0C8C" w:rsidP="002A0C8C">
      <w:pPr>
        <w:pStyle w:val="ListParagraph"/>
        <w:numPr>
          <w:ilvl w:val="0"/>
          <w:numId w:val="5"/>
        </w:numPr>
        <w:divId w:val="132019385"/>
        <w:rPr>
          <w:ins w:id="273" w:author="razi faisal" w:date="2026-07-17T21:09:00Z" w16du:dateUtc="2026-07-17T14:09:00Z"/>
        </w:rPr>
      </w:pPr>
      <w:ins w:id="274" w:author="razi faisal" w:date="2026-07-17T21:09:00Z" w16du:dateUtc="2026-07-17T14:09:00Z">
        <w:r w:rsidRPr="00CB056F">
          <w:t>Analisis kelayakan ekonomi dilakukan dari sudut pandang pengembang (developer) dengan parameter Break Even Point (BEP), dan tidak mencakup kajian kelayakan dari sudut pandang penghuni atau pemerintah daerah.</w:t>
        </w:r>
      </w:ins>
    </w:p>
    <w:p w14:paraId="57AC9977" w14:textId="5FEBEF70" w:rsidR="00991EC3" w:rsidRPr="00CB056F" w:rsidDel="00161B4D" w:rsidRDefault="00991EC3">
      <w:pPr>
        <w:ind w:left="1200"/>
        <w:divId w:val="132019385"/>
        <w:rPr>
          <w:del w:id="275" w:author="razi faisal" w:date="2026-07-17T21:10:00Z" w16du:dateUtc="2026-07-17T14:10:00Z"/>
        </w:rPr>
        <w:pPrChange w:id="276" w:author="razi faisal" w:date="2026-07-17T21:10:00Z" w16du:dateUtc="2026-07-17T14:10:00Z">
          <w:pPr>
            <w:pStyle w:val="ListParagraph"/>
            <w:numPr>
              <w:numId w:val="5"/>
            </w:numPr>
            <w:ind w:left="1287" w:hanging="360"/>
            <w:divId w:val="132019385"/>
          </w:pPr>
        </w:pPrChange>
      </w:pPr>
      <w:del w:id="277" w:author="razi faisal" w:date="2026-07-17T21:10:00Z" w16du:dateUtc="2026-07-17T14:10:00Z">
        <w:r w:rsidRPr="00CB056F" w:rsidDel="00161B4D">
          <w:delText>Kawasan studi Perumahan Rajawali Residence.</w:delText>
        </w:r>
      </w:del>
    </w:p>
    <w:p w14:paraId="70C19484" w14:textId="2C2C8782" w:rsidR="00991EC3" w:rsidRPr="00CB056F" w:rsidDel="00161B4D" w:rsidRDefault="00991EC3">
      <w:pPr>
        <w:divId w:val="132019385"/>
        <w:rPr>
          <w:del w:id="278" w:author="razi faisal" w:date="2026-07-17T21:10:00Z" w16du:dateUtc="2026-07-17T14:10:00Z"/>
        </w:rPr>
        <w:pPrChange w:id="279" w:author="razi faisal" w:date="2026-07-17T21:10:00Z" w16du:dateUtc="2026-07-17T14:10:00Z">
          <w:pPr>
            <w:pStyle w:val="ListParagraph"/>
            <w:numPr>
              <w:numId w:val="5"/>
            </w:numPr>
            <w:ind w:left="1287" w:hanging="360"/>
            <w:divId w:val="132019385"/>
          </w:pPr>
        </w:pPrChange>
      </w:pPr>
      <w:del w:id="280" w:author="razi faisal" w:date="2026-07-17T21:10:00Z" w16du:dateUtc="2026-07-17T14:10:00Z">
        <w:r w:rsidRPr="00CB056F" w:rsidDel="00161B4D">
          <w:delText>Sistem pengelolaan air hujan yang meliputi saluran drainase, kolam retensi, dan pemanenan air hujan dari atap rumah.</w:delText>
        </w:r>
      </w:del>
    </w:p>
    <w:p w14:paraId="2E2117FE" w14:textId="091608F9" w:rsidR="00991EC3" w:rsidRPr="00CB056F" w:rsidDel="00161B4D" w:rsidRDefault="00991EC3">
      <w:pPr>
        <w:divId w:val="132019385"/>
        <w:rPr>
          <w:del w:id="281" w:author="razi faisal" w:date="2026-07-17T21:10:00Z" w16du:dateUtc="2026-07-17T14:10:00Z"/>
        </w:rPr>
        <w:pPrChange w:id="282" w:author="razi faisal" w:date="2026-07-17T21:10:00Z" w16du:dateUtc="2026-07-17T14:10:00Z">
          <w:pPr>
            <w:pStyle w:val="ListParagraph"/>
            <w:numPr>
              <w:numId w:val="5"/>
            </w:numPr>
            <w:ind w:left="1287" w:hanging="360"/>
            <w:divId w:val="132019385"/>
          </w:pPr>
        </w:pPrChange>
      </w:pPr>
      <w:del w:id="283" w:author="razi faisal" w:date="2026-07-17T21:10:00Z" w16du:dateUtc="2026-07-17T14:10:00Z">
        <w:r w:rsidRPr="00CB056F" w:rsidDel="00161B4D">
          <w:delText>Analisis kelayakan ekonomi dilakukan dari sudut pandang developer dengan parameter Break Even Point (BEP).</w:delText>
        </w:r>
      </w:del>
    </w:p>
    <w:p w14:paraId="5742BDBC" w14:textId="484F727E" w:rsidR="00991EC3" w:rsidRPr="00CB056F" w:rsidDel="00161B4D" w:rsidRDefault="00991EC3">
      <w:pPr>
        <w:divId w:val="132019385"/>
        <w:rPr>
          <w:del w:id="284" w:author="razi faisal" w:date="2026-07-17T21:10:00Z" w16du:dateUtc="2026-07-17T14:10:00Z"/>
        </w:rPr>
        <w:pPrChange w:id="285" w:author="razi faisal" w:date="2026-07-17T21:10:00Z" w16du:dateUtc="2026-07-17T14:10:00Z">
          <w:pPr>
            <w:pStyle w:val="ListParagraph"/>
            <w:numPr>
              <w:numId w:val="5"/>
            </w:numPr>
            <w:ind w:left="1287" w:hanging="360"/>
            <w:divId w:val="132019385"/>
          </w:pPr>
        </w:pPrChange>
      </w:pPr>
      <w:del w:id="286" w:author="razi faisal" w:date="2026-07-17T21:10:00Z" w16du:dateUtc="2026-07-17T14:10:00Z">
        <w:r w:rsidRPr="00CB056F" w:rsidDel="00161B4D">
          <w:delText>Pemanfaatan air hujan difokuskan pada skala kawasan perumahan dan unit rumah.</w:delText>
        </w:r>
      </w:del>
    </w:p>
    <w:p w14:paraId="52764FE7" w14:textId="2AE839D8" w:rsidR="00B47A94" w:rsidRPr="00CB056F" w:rsidRDefault="00991EC3">
      <w:pPr>
        <w:divId w:val="132019385"/>
        <w:pPrChange w:id="287" w:author="razi faisal" w:date="2026-07-17T21:10:00Z" w16du:dateUtc="2026-07-17T14:10:00Z">
          <w:pPr>
            <w:pStyle w:val="ListParagraph"/>
            <w:numPr>
              <w:numId w:val="5"/>
            </w:numPr>
            <w:ind w:left="1287" w:hanging="360"/>
            <w:divId w:val="132019385"/>
          </w:pPr>
        </w:pPrChange>
      </w:pPr>
      <w:del w:id="288" w:author="razi faisal" w:date="2026-07-17T21:10:00Z" w16du:dateUtc="2026-07-17T14:10:00Z">
        <w:r w:rsidRPr="00CB056F" w:rsidDel="00161B4D">
          <w:delText>Alternatif sumber air selain air hujan dibatasi pada sistem penampungan air permukaan skala kecil pada masing-masing unit rumah, tanpa menggunakan sumur bor atau eksploitasi air tanah.</w:delText>
        </w:r>
      </w:del>
    </w:p>
    <w:p w14:paraId="7A982925" w14:textId="77777777" w:rsidR="00DD26F1" w:rsidRPr="00CB056F" w:rsidRDefault="00DD26F1" w:rsidP="00DD26F1">
      <w:pPr>
        <w:ind w:left="480"/>
        <w:divId w:val="132019385"/>
        <w:sectPr w:rsidR="00DD26F1" w:rsidRPr="00CB056F" w:rsidSect="003B6CA6">
          <w:headerReference w:type="default" r:id="rId14"/>
          <w:footerReference w:type="default" r:id="rId15"/>
          <w:type w:val="continuous"/>
          <w:pgSz w:w="11907" w:h="16839" w:code="9"/>
          <w:pgMar w:top="1701" w:right="1701" w:bottom="1701" w:left="2268" w:header="720" w:footer="720" w:gutter="0"/>
          <w:cols w:space="720"/>
          <w:titlePg/>
          <w:docGrid w:linePitch="360"/>
        </w:sectPr>
      </w:pPr>
    </w:p>
    <w:p w14:paraId="127F412A" w14:textId="77777777" w:rsidR="00B47A94" w:rsidRPr="00CB056F" w:rsidRDefault="00B47A94" w:rsidP="004922D1">
      <w:pPr>
        <w:pStyle w:val="Heading2"/>
        <w:divId w:val="132019385"/>
      </w:pPr>
      <w:bookmarkStart w:id="289" w:name="_Toc357343978"/>
      <w:r w:rsidRPr="00CB056F">
        <w:lastRenderedPageBreak/>
        <w:br/>
      </w:r>
      <w:bookmarkStart w:id="290" w:name="_Toc199165345"/>
      <w:bookmarkStart w:id="291" w:name="_Toc199165388"/>
      <w:bookmarkStart w:id="292" w:name="_Toc199165532"/>
      <w:bookmarkStart w:id="293" w:name="_Toc199165813"/>
      <w:bookmarkStart w:id="294" w:name="_Toc240583044"/>
      <w:r w:rsidRPr="00CB056F">
        <w:t>TINJAUAN PUSTAK</w:t>
      </w:r>
      <w:bookmarkEnd w:id="289"/>
      <w:r w:rsidRPr="00CB056F">
        <w:t>A</w:t>
      </w:r>
      <w:bookmarkEnd w:id="290"/>
      <w:bookmarkEnd w:id="291"/>
      <w:bookmarkEnd w:id="292"/>
      <w:bookmarkEnd w:id="293"/>
      <w:bookmarkEnd w:id="294"/>
    </w:p>
    <w:p w14:paraId="36F3A5ED" w14:textId="77777777" w:rsidR="00B47A94" w:rsidRPr="00CB056F" w:rsidRDefault="00B47A94" w:rsidP="00B47A94">
      <w:pPr>
        <w:pStyle w:val="Heading3"/>
        <w:divId w:val="132019385"/>
      </w:pPr>
      <w:bookmarkStart w:id="295" w:name="_Toc361144691"/>
      <w:bookmarkStart w:id="296" w:name="_Toc361410998"/>
      <w:bookmarkStart w:id="297" w:name="_Toc361499463"/>
      <w:bookmarkStart w:id="298" w:name="_Toc361582702"/>
      <w:bookmarkStart w:id="299" w:name="_Toc361784371"/>
      <w:bookmarkStart w:id="300" w:name="_Toc361786716"/>
      <w:bookmarkStart w:id="301" w:name="_Toc362736116"/>
      <w:bookmarkStart w:id="302" w:name="_Toc363308970"/>
      <w:bookmarkStart w:id="303" w:name="_Toc373147925"/>
      <w:bookmarkStart w:id="304" w:name="_Toc373264435"/>
      <w:bookmarkStart w:id="305" w:name="_Toc376423233"/>
      <w:bookmarkStart w:id="306" w:name="_Toc376423292"/>
      <w:bookmarkStart w:id="307" w:name="_Toc376789155"/>
      <w:bookmarkStart w:id="308" w:name="_Toc379531231"/>
      <w:bookmarkStart w:id="309" w:name="_Toc382169625"/>
      <w:bookmarkStart w:id="310" w:name="_Toc382595259"/>
      <w:bookmarkStart w:id="311" w:name="_Toc383258390"/>
      <w:bookmarkStart w:id="312" w:name="_Toc383258500"/>
      <w:bookmarkStart w:id="313" w:name="_Toc383263926"/>
      <w:bookmarkStart w:id="314" w:name="_Toc383264367"/>
      <w:bookmarkStart w:id="315" w:name="_Toc384805728"/>
      <w:bookmarkStart w:id="316" w:name="_Toc199165216"/>
      <w:bookmarkStart w:id="317" w:name="_Toc199165346"/>
      <w:bookmarkStart w:id="318" w:name="_Toc199165389"/>
      <w:bookmarkStart w:id="319" w:name="_Toc199165533"/>
      <w:bookmarkStart w:id="320" w:name="_Toc199165814"/>
      <w:bookmarkStart w:id="321" w:name="_Toc221052184"/>
      <w:bookmarkStart w:id="322" w:name="_Toc221618470"/>
      <w:bookmarkStart w:id="323" w:name="_Toc221800102"/>
      <w:bookmarkStart w:id="324" w:name="_Toc240583045"/>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p>
    <w:p w14:paraId="3C313B62" w14:textId="77777777" w:rsidR="00B47A94" w:rsidRPr="00CB056F" w:rsidRDefault="00B47A94" w:rsidP="00B47A94">
      <w:pPr>
        <w:pStyle w:val="Heading4"/>
        <w:divId w:val="132019385"/>
      </w:pPr>
      <w:bookmarkStart w:id="325" w:name="_Toc199165347"/>
      <w:bookmarkStart w:id="326" w:name="_Toc199165534"/>
      <w:bookmarkStart w:id="327" w:name="_Toc199165815"/>
      <w:bookmarkStart w:id="328" w:name="_Toc240583046"/>
      <w:r w:rsidRPr="00CB056F">
        <w:t>Tinjauan Umum</w:t>
      </w:r>
      <w:bookmarkEnd w:id="325"/>
      <w:bookmarkEnd w:id="326"/>
      <w:bookmarkEnd w:id="327"/>
      <w:bookmarkEnd w:id="328"/>
    </w:p>
    <w:p w14:paraId="47BFE09D" w14:textId="605D3337" w:rsidR="00B47A94" w:rsidRPr="00CB056F" w:rsidRDefault="00991B4C" w:rsidP="00B47A94">
      <w:pPr>
        <w:divId w:val="132019385"/>
      </w:pPr>
      <w:r w:rsidRPr="00CB056F">
        <w:t>Sistem penyaluran air hujan yang direncanakan dalam studi ini didefinisikan sebagai mekanisme transmisi hidrolis menggunakan jaringan pipa yang terintegrasi dengan fasilitas tampungan. Berbeda dengan drainase sanitasi yang bertujuan membuang air limbah, sistem perpipaan ini berfokus pada intersepsi limpasan hujan untuk dialirkan menuju kolam retensi. Fungsi utama jaringan pipa ini adalah memastikan transfer volume air yang efisien tanpa kehilangan akibat evaporasi atau infiltrasi liar, sehingga volume air yang masuk ke dalam kolam retensi dapat dimaksimalkan untuk tujuan mitigasi banjir dan pemanenan air hujan.</w:t>
      </w:r>
    </w:p>
    <w:p w14:paraId="2718C1DA" w14:textId="52427BCB" w:rsidR="00B47A94" w:rsidRPr="00CB056F" w:rsidRDefault="00CF10E2" w:rsidP="00B47A94">
      <w:pPr>
        <w:divId w:val="132019385"/>
        <w:rPr>
          <w:color w:val="000000"/>
        </w:rPr>
      </w:pPr>
      <w:r w:rsidRPr="00CB056F">
        <w:t>Sistem drainase perkotaan memiliki peran strategis dalam menunjang kenyamanan dan kesehatan masyarakat melalui pengendalian banjir. Saidah dkk. (2021) menekankan bahwa salah satu metode drainase adalah pemanfaatan jaringan pipa untuk mengalirkan air secara higienis. Relevan dengan studi ini, aplikasi pipa drainase difokuskan untuk menangkap air hujan yang relatif bersih langsung dari atap dan menyalurkannya ke kolam tampungan. Pendekatan tertutup ini meminimalisir pencemaran yang sering terjadi pada saluran terbuka, sehingga air yang dipanen dapat dimanfaatkan kembali (</w:t>
      </w:r>
      <w:r w:rsidRPr="00CB056F">
        <w:rPr>
          <w:i/>
          <w:iCs/>
        </w:rPr>
        <w:t>reuse</w:t>
      </w:r>
      <w:r w:rsidRPr="00CB056F">
        <w:t>) untuk kebutuhan non-potabel warga perumahan, sekaligus mereduksi volume genangan secara signifikan</w:t>
      </w:r>
      <w:r w:rsidR="00B47A94" w:rsidRPr="00CB056F">
        <w:t xml:space="preserve"> </w:t>
      </w:r>
      <w:sdt>
        <w:sdtPr>
          <w:rPr>
            <w:rFonts w:cs="Times New Roman"/>
            <w:color w:val="000000"/>
          </w:rPr>
          <w:tag w:val="MENDELEY_CITATION_v3_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"/>
          <w:id w:val="2034310954"/>
          <w:placeholder>
            <w:docPart w:val="EB413C7FF6064487A375537F96FC0E11"/>
          </w:placeholder>
        </w:sdtPr>
        <w:sdtEndPr/>
        <w:sdtContent>
          <w:r w:rsidR="009466D1" w:rsidRPr="009466D1">
            <w:rPr>
              <w:rFonts w:cs="Times New Roman"/>
              <w:color w:val="000000"/>
            </w:rPr>
            <w:t>(Humairo Saidah dkk., 2021)</w:t>
          </w:r>
        </w:sdtContent>
      </w:sdt>
      <w:r w:rsidR="00B47A94" w:rsidRPr="00CB056F">
        <w:rPr>
          <w:color w:val="000000"/>
        </w:rPr>
        <w:t>.</w:t>
      </w:r>
    </w:p>
    <w:p w14:paraId="7BD1815D" w14:textId="4D5CA364" w:rsidR="00B47A94" w:rsidRPr="00CB056F" w:rsidRDefault="0009630D" w:rsidP="00B47A94">
      <w:pPr>
        <w:pStyle w:val="Heading4"/>
        <w:divId w:val="132019385"/>
      </w:pPr>
      <w:bookmarkStart w:id="329" w:name="_Toc240583047"/>
      <w:r w:rsidRPr="00CB056F">
        <w:t>Kolam Retensi dan Pemanenan Air Hujan</w:t>
      </w:r>
      <w:bookmarkEnd w:id="329"/>
    </w:p>
    <w:p w14:paraId="13D812C4" w14:textId="5A96D26D" w:rsidR="00B47A94" w:rsidRPr="00CB056F" w:rsidRDefault="00B47A94" w:rsidP="00B47A94">
      <w:pPr>
        <w:divId w:val="132019385"/>
      </w:pPr>
      <w:r w:rsidRPr="00CB056F">
        <w:t xml:space="preserve">Dalam konteks penelitian ini, istilah kolam retensi merujuk pada suatu tampungan atau reservoir yang dirancang untuk menampung kelebihan </w:t>
      </w:r>
      <w:r w:rsidR="002957CF">
        <w:t>air hujan</w:t>
      </w:r>
      <w:r w:rsidRPr="00CB056F">
        <w:t xml:space="preserve"> dengan berbagai potensi pemanfaatan. Salah satu tujuan utamanya adalah sebagai pengendali banjir, di mana tampungan ini dibangun di hulu kawasan rawan banjir untuk mencegah luapan air memasuki area tersebut. Lebih lanjut, air yang tertampung tidak hanya berfungsi dalam pengendalian banjir, tetapi juga berpotensi dimanfaatkan untuk suplai air bersih. Tampungan yang secara khusus dibangun untuk mitigasi banjir seringkali dikenal sebagai </w:t>
      </w:r>
      <w:r w:rsidRPr="00CB056F">
        <w:lastRenderedPageBreak/>
        <w:t>'situ' dan dikonstruksi dengan timbunan tanah di sekelilingnya sebagai tanggul. Dengan demikian, kolam retensi dalam penelitian ini memiliki visi sebagai infrastruktur multifungsi yang tidak hanya mengatasi masalah hidrologi perkotaan tetapi juga berkontribusi pada penyediaan sumber daya air</w:t>
      </w:r>
      <w:r w:rsidR="00C4398A" w:rsidRPr="00CB056F">
        <w:t xml:space="preserve"> </w:t>
      </w:r>
      <w:r w:rsidRPr="00CB056F">
        <w:t>(Soemantoro, 2017).</w:t>
      </w:r>
    </w:p>
    <w:p w14:paraId="2DDAB236" w14:textId="4CD4C78B" w:rsidR="00241FCA" w:rsidRPr="00CB056F" w:rsidRDefault="00EB7090" w:rsidP="00EB7090">
      <w:pPr>
        <w:divId w:val="132019385"/>
      </w:pPr>
      <w:r w:rsidRPr="00CB056F">
        <w:rPr>
          <w:noProof/>
        </w:rPr>
        <w:drawing>
          <wp:anchor distT="0" distB="0" distL="114300" distR="114300" simplePos="0" relativeHeight="251658240" behindDoc="0" locked="0" layoutInCell="1" allowOverlap="1" wp14:anchorId="5C4E4729" wp14:editId="305B1F4A">
            <wp:simplePos x="0" y="0"/>
            <wp:positionH relativeFrom="column">
              <wp:posOffset>250190</wp:posOffset>
            </wp:positionH>
            <wp:positionV relativeFrom="paragraph">
              <wp:posOffset>1102409</wp:posOffset>
            </wp:positionV>
            <wp:extent cx="4683125" cy="2685415"/>
            <wp:effectExtent l="0" t="0" r="3175" b="635"/>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4683125" cy="2685415"/>
                    </a:xfrm>
                    <a:prstGeom prst="rect">
                      <a:avLst/>
                    </a:prstGeom>
                  </pic:spPr>
                </pic:pic>
              </a:graphicData>
            </a:graphic>
            <wp14:sizeRelH relativeFrom="margin">
              <wp14:pctWidth>0</wp14:pctWidth>
            </wp14:sizeRelH>
            <wp14:sizeRelV relativeFrom="margin">
              <wp14:pctHeight>0</wp14:pctHeight>
            </wp14:sizeRelV>
          </wp:anchor>
        </w:drawing>
      </w:r>
      <w:r w:rsidR="00B51341" w:rsidRPr="00CB056F">
        <w:t xml:space="preserve">Atap bangunan perumahan merupakan daerah tangkapan air hujan yang efektif karena memiliki koefisien limpasan tinggi. Pemanenan air hujan dari atap dapat mengurangi beban sistem drainase sekaligus menyediakan sumber air alternatif skala kawasan </w:t>
      </w:r>
      <w:sdt>
        <w:sdtPr>
          <w:rPr>
            <w:rFonts w:cs="Times New Roman"/>
            <w:color w:val="000000"/>
          </w:rPr>
          <w:tag w:val="MENDELEY_CITATION_v3_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"/>
          <w:id w:val="-1373307526"/>
          <w:placeholder>
            <w:docPart w:val="DefaultPlaceholder_-1854013440"/>
          </w:placeholder>
        </w:sdtPr>
        <w:sdtEndPr/>
        <w:sdtContent>
          <w:r w:rsidR="009466D1" w:rsidRPr="009466D1">
            <w:rPr>
              <w:rFonts w:cs="Times New Roman"/>
              <w:color w:val="000000"/>
            </w:rPr>
            <w:t>(Rosadi dkk., 2023)</w:t>
          </w:r>
        </w:sdtContent>
      </w:sdt>
      <w:r w:rsidR="00C4398A" w:rsidRPr="00CB056F">
        <w:rPr>
          <w:rFonts w:cs="Times New Roman"/>
          <w:color w:val="000000"/>
        </w:rPr>
        <w:t>.</w:t>
      </w:r>
    </w:p>
    <w:p w14:paraId="6354951C" w14:textId="4256CC10" w:rsidR="00B47A94" w:rsidRPr="00CB056F" w:rsidRDefault="00B47A94" w:rsidP="00B47A94">
      <w:pPr>
        <w:pStyle w:val="Caption"/>
        <w:divId w:val="132019385"/>
        <w:rPr>
          <w:b w:val="0"/>
          <w:bCs/>
        </w:rPr>
      </w:pPr>
      <w:bookmarkStart w:id="330" w:name="_Toc239432840"/>
      <w:r w:rsidRPr="00CB056F">
        <w:t xml:space="preserve">Gambar </w:t>
      </w:r>
      <w:r w:rsidRPr="00CB056F">
        <w:fldChar w:fldCharType="begin"/>
      </w:r>
      <w:r w:rsidRPr="00CB056F">
        <w:instrText xml:space="preserve"> STYLEREF 3 \s </w:instrText>
      </w:r>
      <w:r w:rsidRPr="00CB056F">
        <w:fldChar w:fldCharType="separate"/>
      </w:r>
      <w:r w:rsidR="00280FDC" w:rsidRPr="00CB056F">
        <w:rPr>
          <w:noProof/>
        </w:rPr>
        <w:t>2</w:t>
      </w:r>
      <w:r w:rsidRPr="00CB056F">
        <w:fldChar w:fldCharType="end"/>
      </w:r>
      <w:r w:rsidRPr="00CB056F">
        <w:t>.</w:t>
      </w:r>
      <w:r w:rsidRPr="00CB056F">
        <w:fldChar w:fldCharType="begin"/>
      </w:r>
      <w:r w:rsidRPr="00CB056F">
        <w:instrText xml:space="preserve"> SEQ Gambar \* ARABIC \s 3 </w:instrText>
      </w:r>
      <w:r w:rsidRPr="00CB056F">
        <w:fldChar w:fldCharType="separate"/>
      </w:r>
      <w:r w:rsidR="00280FDC" w:rsidRPr="00CB056F">
        <w:rPr>
          <w:noProof/>
        </w:rPr>
        <w:t>1</w:t>
      </w:r>
      <w:r w:rsidRPr="00CB056F">
        <w:fldChar w:fldCharType="end"/>
      </w:r>
      <w:r w:rsidRPr="00CB056F">
        <w:t xml:space="preserve"> </w:t>
      </w:r>
      <w:r w:rsidRPr="00CB056F">
        <w:rPr>
          <w:b w:val="0"/>
          <w:bCs/>
        </w:rPr>
        <w:t xml:space="preserve">Ilustrasi Penampungan Air Hujan </w:t>
      </w:r>
      <w:sdt>
        <w:sdtPr>
          <w:rPr>
            <w:rFonts w:cs="Times New Roman"/>
            <w:bCs/>
            <w:color w:val="000000"/>
          </w:rPr>
          <w:tag w:val="MENDELEY_CITATION_v3_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"/>
          <w:id w:val="-1966038755"/>
          <w:placeholder>
            <w:docPart w:val="DefaultPlaceholder_-1854013440"/>
          </w:placeholder>
        </w:sdtPr>
        <w:sdtEndPr/>
        <w:sdtContent>
          <w:r w:rsidR="009466D1" w:rsidRPr="009466D1">
            <w:rPr>
              <w:rFonts w:eastAsia="Times New Roman" w:cs="Times New Roman"/>
              <w:color w:val="000000"/>
            </w:rPr>
            <w:t>(Utami &amp; Nugroho, 2019)</w:t>
          </w:r>
        </w:sdtContent>
      </w:sdt>
      <w:bookmarkEnd w:id="330"/>
    </w:p>
    <w:p w14:paraId="055F448A" w14:textId="77777777" w:rsidR="00EB7090" w:rsidRDefault="00EB7090" w:rsidP="007A3230">
      <w:pPr>
        <w:ind w:firstLine="0"/>
        <w:divId w:val="132019385"/>
      </w:pPr>
    </w:p>
    <w:p w14:paraId="0A6E4870" w14:textId="1F426DD9" w:rsidR="007A3230" w:rsidRDefault="002F0B93" w:rsidP="002F0B93">
      <w:pPr>
        <w:divId w:val="132019385"/>
      </w:pPr>
      <w:r w:rsidRPr="002F0B93">
        <w:t>Perhitungan kebutuhan air baku kawasan mengacu pada standar kebutuhan air domestik yang berlaku di Indonesia. Berdasarkan SNI 03-7065-2005 tentang Tata Cara Perencanaan Sistem Plambing, standar pemakaian air pada bangunan rumah tinggal ditetapkan sebesar 120 liter/penghuni/hari, sebagaimana disajikan pada Tabel 2.1. Standar ini digunakan sebagai basis perhitungan</w:t>
      </w:r>
      <w:r w:rsidR="00E625E3">
        <w:t>.</w:t>
      </w:r>
    </w:p>
    <w:p w14:paraId="26F2E7D2" w14:textId="77777777" w:rsidR="007A3230" w:rsidRDefault="007A3230" w:rsidP="007A3230">
      <w:pPr>
        <w:ind w:firstLine="0"/>
        <w:divId w:val="132019385"/>
      </w:pPr>
    </w:p>
    <w:p w14:paraId="509CCC88" w14:textId="77777777" w:rsidR="007A3230" w:rsidRDefault="007A3230" w:rsidP="007A3230">
      <w:pPr>
        <w:ind w:firstLine="0"/>
        <w:divId w:val="132019385"/>
      </w:pPr>
    </w:p>
    <w:p w14:paraId="285AEDA4" w14:textId="77777777" w:rsidR="007A3230" w:rsidRPr="00CB056F" w:rsidRDefault="007A3230" w:rsidP="007A3230">
      <w:pPr>
        <w:ind w:firstLine="0"/>
        <w:divId w:val="132019385"/>
      </w:pPr>
    </w:p>
    <w:p w14:paraId="62C63852" w14:textId="20B44E8B" w:rsidR="00D66004" w:rsidRPr="00CB056F" w:rsidRDefault="00627044" w:rsidP="00627044">
      <w:pPr>
        <w:pStyle w:val="Caption"/>
        <w:divId w:val="132019385"/>
        <w:rPr>
          <w:ins w:id="331" w:author="razi faisal" w:date="2026-07-17T15:24:00Z" w16du:dateUtc="2026-07-17T08:24:00Z"/>
        </w:rPr>
      </w:pPr>
      <w:r>
        <w:lastRenderedPageBreak/>
        <w:t xml:space="preserve">Tabel </w:t>
      </w:r>
      <w:r w:rsidR="00241167">
        <w:fldChar w:fldCharType="begin"/>
      </w:r>
      <w:r w:rsidR="00241167">
        <w:instrText xml:space="preserve"> STYLEREF 3 \s </w:instrText>
      </w:r>
      <w:r w:rsidR="00241167">
        <w:fldChar w:fldCharType="separate"/>
      </w:r>
      <w:r w:rsidR="00241167">
        <w:rPr>
          <w:noProof/>
        </w:rPr>
        <w:t>2</w:t>
      </w:r>
      <w:r w:rsidR="00241167">
        <w:fldChar w:fldCharType="end"/>
      </w:r>
      <w:r w:rsidR="00241167">
        <w:t>.</w:t>
      </w:r>
      <w:r w:rsidR="00241167">
        <w:fldChar w:fldCharType="begin"/>
      </w:r>
      <w:r w:rsidR="00241167">
        <w:instrText xml:space="preserve"> SEQ Tabel \* ARABIC \s 3 </w:instrText>
      </w:r>
      <w:r w:rsidR="00241167">
        <w:fldChar w:fldCharType="separate"/>
      </w:r>
      <w:r w:rsidR="00241167">
        <w:rPr>
          <w:noProof/>
        </w:rPr>
        <w:t>1</w:t>
      </w:r>
      <w:r w:rsidR="00241167">
        <w:fldChar w:fldCharType="end"/>
      </w:r>
      <w:r>
        <w:t xml:space="preserve"> </w:t>
      </w:r>
      <w:r w:rsidR="00345CFD" w:rsidRPr="00345CFD">
        <w:t>Standar Pemakaian Air Bersih Berdasarkan Jenis Penggunaan Gedung</w:t>
      </w:r>
    </w:p>
    <w:tbl>
      <w:tblPr>
        <w:tblW w:w="0" w:type="auto"/>
        <w:jc w:val="center"/>
        <w:tblLook w:val="04A0" w:firstRow="1" w:lastRow="0" w:firstColumn="1" w:lastColumn="0" w:noHBand="0" w:noVBand="1"/>
      </w:tblPr>
      <w:tblGrid>
        <w:gridCol w:w="571"/>
        <w:gridCol w:w="2400"/>
        <w:gridCol w:w="1544"/>
        <w:gridCol w:w="2933"/>
      </w:tblGrid>
      <w:tr w:rsidR="00D66004" w:rsidRPr="00CB056F" w14:paraId="1E6B257B" w14:textId="77777777" w:rsidTr="00D66004">
        <w:trPr>
          <w:divId w:val="132019385"/>
          <w:trHeight w:val="600"/>
          <w:jc w:val="center"/>
          <w:ins w:id="332" w:author="razi faisal" w:date="2026-07-17T15:24:00Z"/>
        </w:trPr>
        <w:tc>
          <w:tcPr>
            <w:tcW w:w="0" w:type="auto"/>
            <w:tcBorders>
              <w:top w:val="single" w:sz="4" w:space="0" w:color="auto"/>
              <w:left w:val="single" w:sz="4" w:space="0" w:color="auto"/>
              <w:bottom w:val="single" w:sz="4" w:space="0" w:color="auto"/>
              <w:right w:val="single" w:sz="4" w:space="0" w:color="auto"/>
            </w:tcBorders>
            <w:vAlign w:val="center"/>
            <w:hideMark/>
          </w:tcPr>
          <w:p w14:paraId="76C1FD16" w14:textId="77777777" w:rsidR="00D66004" w:rsidRPr="00CB056F" w:rsidRDefault="00D66004" w:rsidP="00AA4FC2">
            <w:pPr>
              <w:spacing w:after="0" w:line="240" w:lineRule="auto"/>
              <w:ind w:firstLine="0"/>
              <w:jc w:val="center"/>
              <w:rPr>
                <w:ins w:id="333" w:author="razi faisal" w:date="2026-07-17T15:24:00Z" w16du:dateUtc="2026-07-17T08:24:00Z"/>
                <w:rFonts w:ascii="Arial" w:eastAsia="Times New Roman" w:hAnsi="Arial" w:cs="Arial"/>
                <w:b/>
                <w:bCs/>
                <w:kern w:val="0"/>
                <w:sz w:val="22"/>
              </w:rPr>
            </w:pPr>
            <w:ins w:id="334" w:author="razi faisal" w:date="2026-07-17T15:24:00Z" w16du:dateUtc="2026-07-17T08:24:00Z">
              <w:r w:rsidRPr="00CB056F">
                <w:rPr>
                  <w:rFonts w:ascii="Arial" w:eastAsia="Times New Roman" w:hAnsi="Arial" w:cs="Arial"/>
                  <w:b/>
                  <w:bCs/>
                  <w:kern w:val="0"/>
                  <w:sz w:val="22"/>
                </w:rPr>
                <w:t>No.</w:t>
              </w:r>
            </w:ins>
          </w:p>
        </w:tc>
        <w:tc>
          <w:tcPr>
            <w:tcW w:w="0" w:type="auto"/>
            <w:tcBorders>
              <w:top w:val="single" w:sz="4" w:space="0" w:color="auto"/>
              <w:left w:val="nil"/>
              <w:bottom w:val="single" w:sz="4" w:space="0" w:color="auto"/>
              <w:right w:val="single" w:sz="4" w:space="0" w:color="auto"/>
            </w:tcBorders>
            <w:vAlign w:val="center"/>
            <w:hideMark/>
          </w:tcPr>
          <w:p w14:paraId="0B171FC5" w14:textId="77777777" w:rsidR="00D66004" w:rsidRPr="00CB056F" w:rsidRDefault="00D66004" w:rsidP="00AA4FC2">
            <w:pPr>
              <w:spacing w:after="0" w:line="240" w:lineRule="auto"/>
              <w:ind w:firstLine="0"/>
              <w:jc w:val="center"/>
              <w:rPr>
                <w:ins w:id="335" w:author="razi faisal" w:date="2026-07-17T15:24:00Z" w16du:dateUtc="2026-07-17T08:24:00Z"/>
                <w:rFonts w:ascii="Arial" w:eastAsia="Times New Roman" w:hAnsi="Arial" w:cs="Arial"/>
                <w:b/>
                <w:bCs/>
                <w:kern w:val="0"/>
                <w:sz w:val="22"/>
              </w:rPr>
            </w:pPr>
            <w:ins w:id="336" w:author="razi faisal" w:date="2026-07-17T15:24:00Z" w16du:dateUtc="2026-07-17T08:24:00Z">
              <w:r w:rsidRPr="00CB056F">
                <w:rPr>
                  <w:rFonts w:ascii="Arial" w:eastAsia="Times New Roman" w:hAnsi="Arial" w:cs="Arial"/>
                  <w:b/>
                  <w:bCs/>
                  <w:kern w:val="0"/>
                  <w:sz w:val="22"/>
                </w:rPr>
                <w:t>Penggunaan Gedung</w:t>
              </w:r>
            </w:ins>
          </w:p>
        </w:tc>
        <w:tc>
          <w:tcPr>
            <w:tcW w:w="0" w:type="auto"/>
            <w:tcBorders>
              <w:top w:val="single" w:sz="4" w:space="0" w:color="auto"/>
              <w:left w:val="nil"/>
              <w:bottom w:val="single" w:sz="4" w:space="0" w:color="auto"/>
              <w:right w:val="single" w:sz="4" w:space="0" w:color="auto"/>
            </w:tcBorders>
            <w:vAlign w:val="center"/>
            <w:hideMark/>
          </w:tcPr>
          <w:p w14:paraId="112A75E7" w14:textId="77777777" w:rsidR="00D66004" w:rsidRPr="00CB056F" w:rsidRDefault="00D66004" w:rsidP="00AA4FC2">
            <w:pPr>
              <w:spacing w:after="0" w:line="240" w:lineRule="auto"/>
              <w:ind w:firstLine="0"/>
              <w:jc w:val="center"/>
              <w:rPr>
                <w:ins w:id="337" w:author="razi faisal" w:date="2026-07-17T15:24:00Z" w16du:dateUtc="2026-07-17T08:24:00Z"/>
                <w:rFonts w:ascii="Arial" w:eastAsia="Times New Roman" w:hAnsi="Arial" w:cs="Arial"/>
                <w:b/>
                <w:bCs/>
                <w:kern w:val="0"/>
                <w:sz w:val="22"/>
              </w:rPr>
            </w:pPr>
            <w:ins w:id="338" w:author="razi faisal" w:date="2026-07-17T15:24:00Z" w16du:dateUtc="2026-07-17T08:24:00Z">
              <w:r w:rsidRPr="00CB056F">
                <w:rPr>
                  <w:rFonts w:ascii="Arial" w:eastAsia="Times New Roman" w:hAnsi="Arial" w:cs="Arial"/>
                  <w:b/>
                  <w:bCs/>
                  <w:kern w:val="0"/>
                  <w:sz w:val="22"/>
                </w:rPr>
                <w:t>Pemakaian Air</w:t>
              </w:r>
            </w:ins>
          </w:p>
        </w:tc>
        <w:tc>
          <w:tcPr>
            <w:tcW w:w="0" w:type="auto"/>
            <w:tcBorders>
              <w:top w:val="single" w:sz="4" w:space="0" w:color="auto"/>
              <w:left w:val="nil"/>
              <w:bottom w:val="single" w:sz="4" w:space="0" w:color="auto"/>
              <w:right w:val="single" w:sz="4" w:space="0" w:color="auto"/>
            </w:tcBorders>
            <w:vAlign w:val="center"/>
            <w:hideMark/>
          </w:tcPr>
          <w:p w14:paraId="24F9CE46" w14:textId="77777777" w:rsidR="00D66004" w:rsidRPr="00CB056F" w:rsidRDefault="00D66004" w:rsidP="00AA4FC2">
            <w:pPr>
              <w:spacing w:after="0" w:line="240" w:lineRule="auto"/>
              <w:ind w:firstLine="0"/>
              <w:jc w:val="center"/>
              <w:rPr>
                <w:ins w:id="339" w:author="razi faisal" w:date="2026-07-17T15:24:00Z" w16du:dateUtc="2026-07-17T08:24:00Z"/>
                <w:rFonts w:ascii="Arial" w:eastAsia="Times New Roman" w:hAnsi="Arial" w:cs="Arial"/>
                <w:b/>
                <w:bCs/>
                <w:kern w:val="0"/>
                <w:sz w:val="22"/>
              </w:rPr>
            </w:pPr>
            <w:ins w:id="340" w:author="razi faisal" w:date="2026-07-17T15:24:00Z" w16du:dateUtc="2026-07-17T08:24:00Z">
              <w:r w:rsidRPr="00CB056F">
                <w:rPr>
                  <w:rFonts w:ascii="Arial" w:eastAsia="Times New Roman" w:hAnsi="Arial" w:cs="Arial"/>
                  <w:b/>
                  <w:bCs/>
                  <w:kern w:val="0"/>
                  <w:sz w:val="22"/>
                </w:rPr>
                <w:t>Satuan</w:t>
              </w:r>
            </w:ins>
          </w:p>
        </w:tc>
      </w:tr>
      <w:tr w:rsidR="00D66004" w:rsidRPr="00CB056F" w14:paraId="1C2E5B9E" w14:textId="77777777" w:rsidTr="00D66004">
        <w:trPr>
          <w:divId w:val="132019385"/>
          <w:trHeight w:val="300"/>
          <w:jc w:val="center"/>
          <w:ins w:id="341" w:author="razi faisal" w:date="2026-07-17T15:24:00Z"/>
        </w:trPr>
        <w:tc>
          <w:tcPr>
            <w:tcW w:w="0" w:type="auto"/>
            <w:tcBorders>
              <w:top w:val="nil"/>
              <w:left w:val="single" w:sz="4" w:space="0" w:color="auto"/>
              <w:bottom w:val="single" w:sz="4" w:space="0" w:color="auto"/>
              <w:right w:val="single" w:sz="4" w:space="0" w:color="auto"/>
            </w:tcBorders>
            <w:noWrap/>
            <w:vAlign w:val="center"/>
            <w:hideMark/>
          </w:tcPr>
          <w:p w14:paraId="0F898F31" w14:textId="77777777" w:rsidR="00D66004" w:rsidRPr="00CB056F" w:rsidRDefault="00D66004" w:rsidP="00AA4FC2">
            <w:pPr>
              <w:spacing w:after="0" w:line="240" w:lineRule="auto"/>
              <w:ind w:firstLine="0"/>
              <w:jc w:val="center"/>
              <w:rPr>
                <w:ins w:id="342" w:author="razi faisal" w:date="2026-07-17T15:24:00Z" w16du:dateUtc="2026-07-17T08:24:00Z"/>
                <w:rFonts w:ascii="Arial" w:eastAsia="Times New Roman" w:hAnsi="Arial" w:cs="Arial"/>
                <w:kern w:val="0"/>
                <w:sz w:val="22"/>
              </w:rPr>
            </w:pPr>
            <w:ins w:id="343" w:author="razi faisal" w:date="2026-07-17T15:24:00Z" w16du:dateUtc="2026-07-17T08:24:00Z">
              <w:r w:rsidRPr="00CB056F">
                <w:rPr>
                  <w:rFonts w:ascii="Arial" w:eastAsia="Times New Roman" w:hAnsi="Arial" w:cs="Arial"/>
                  <w:kern w:val="0"/>
                  <w:sz w:val="22"/>
                </w:rPr>
                <w:t>1</w:t>
              </w:r>
            </w:ins>
          </w:p>
        </w:tc>
        <w:tc>
          <w:tcPr>
            <w:tcW w:w="0" w:type="auto"/>
            <w:tcBorders>
              <w:top w:val="nil"/>
              <w:left w:val="nil"/>
              <w:bottom w:val="single" w:sz="4" w:space="0" w:color="auto"/>
              <w:right w:val="single" w:sz="4" w:space="0" w:color="auto"/>
            </w:tcBorders>
            <w:vAlign w:val="center"/>
            <w:hideMark/>
          </w:tcPr>
          <w:p w14:paraId="2B47046C" w14:textId="77777777" w:rsidR="00D66004" w:rsidRPr="00CB056F" w:rsidRDefault="00D66004" w:rsidP="00AA4FC2">
            <w:pPr>
              <w:spacing w:after="0" w:line="240" w:lineRule="auto"/>
              <w:ind w:firstLine="0"/>
              <w:jc w:val="left"/>
              <w:rPr>
                <w:ins w:id="344" w:author="razi faisal" w:date="2026-07-17T15:24:00Z" w16du:dateUtc="2026-07-17T08:24:00Z"/>
                <w:rFonts w:ascii="Arial" w:eastAsia="Times New Roman" w:hAnsi="Arial" w:cs="Arial"/>
                <w:kern w:val="0"/>
                <w:sz w:val="22"/>
              </w:rPr>
            </w:pPr>
            <w:ins w:id="345" w:author="razi faisal" w:date="2026-07-17T15:24:00Z" w16du:dateUtc="2026-07-17T08:24:00Z">
              <w:r w:rsidRPr="00CB056F">
                <w:rPr>
                  <w:rFonts w:ascii="Arial" w:eastAsia="Times New Roman" w:hAnsi="Arial" w:cs="Arial"/>
                  <w:kern w:val="0"/>
                  <w:sz w:val="22"/>
                </w:rPr>
                <w:t>Rumah tinggal</w:t>
              </w:r>
            </w:ins>
          </w:p>
        </w:tc>
        <w:tc>
          <w:tcPr>
            <w:tcW w:w="0" w:type="auto"/>
            <w:tcBorders>
              <w:top w:val="nil"/>
              <w:left w:val="nil"/>
              <w:bottom w:val="single" w:sz="4" w:space="0" w:color="auto"/>
              <w:right w:val="single" w:sz="4" w:space="0" w:color="auto"/>
            </w:tcBorders>
            <w:noWrap/>
            <w:vAlign w:val="center"/>
            <w:hideMark/>
          </w:tcPr>
          <w:p w14:paraId="5E8170DC" w14:textId="77777777" w:rsidR="00D66004" w:rsidRPr="00CB056F" w:rsidRDefault="00D66004" w:rsidP="00AA4FC2">
            <w:pPr>
              <w:spacing w:after="0" w:line="240" w:lineRule="auto"/>
              <w:ind w:firstLine="0"/>
              <w:jc w:val="center"/>
              <w:rPr>
                <w:ins w:id="346" w:author="razi faisal" w:date="2026-07-17T15:24:00Z" w16du:dateUtc="2026-07-17T08:24:00Z"/>
                <w:rFonts w:ascii="Arial" w:eastAsia="Times New Roman" w:hAnsi="Arial" w:cs="Arial"/>
                <w:kern w:val="0"/>
                <w:sz w:val="22"/>
              </w:rPr>
            </w:pPr>
            <w:ins w:id="347" w:author="razi faisal" w:date="2026-07-17T15:24:00Z" w16du:dateUtc="2026-07-17T08:24:00Z">
              <w:r w:rsidRPr="00CB056F">
                <w:rPr>
                  <w:rFonts w:ascii="Arial" w:eastAsia="Times New Roman" w:hAnsi="Arial" w:cs="Arial"/>
                  <w:kern w:val="0"/>
                  <w:sz w:val="22"/>
                </w:rPr>
                <w:t>120</w:t>
              </w:r>
            </w:ins>
          </w:p>
        </w:tc>
        <w:tc>
          <w:tcPr>
            <w:tcW w:w="0" w:type="auto"/>
            <w:tcBorders>
              <w:top w:val="nil"/>
              <w:left w:val="nil"/>
              <w:bottom w:val="single" w:sz="4" w:space="0" w:color="auto"/>
              <w:right w:val="single" w:sz="4" w:space="0" w:color="auto"/>
            </w:tcBorders>
            <w:vAlign w:val="center"/>
            <w:hideMark/>
          </w:tcPr>
          <w:p w14:paraId="26D388A8" w14:textId="77777777" w:rsidR="00D66004" w:rsidRPr="00CB056F" w:rsidRDefault="00D66004" w:rsidP="00AA4FC2">
            <w:pPr>
              <w:spacing w:after="0" w:line="240" w:lineRule="auto"/>
              <w:ind w:firstLine="0"/>
              <w:jc w:val="left"/>
              <w:rPr>
                <w:ins w:id="348" w:author="razi faisal" w:date="2026-07-17T15:24:00Z" w16du:dateUtc="2026-07-17T08:24:00Z"/>
                <w:rFonts w:ascii="Arial" w:eastAsia="Times New Roman" w:hAnsi="Arial" w:cs="Arial"/>
                <w:kern w:val="0"/>
                <w:sz w:val="22"/>
              </w:rPr>
            </w:pPr>
            <w:ins w:id="349" w:author="razi faisal" w:date="2026-07-17T15:24:00Z" w16du:dateUtc="2026-07-17T08:24:00Z">
              <w:r w:rsidRPr="00CB056F">
                <w:rPr>
                  <w:rFonts w:ascii="Arial" w:eastAsia="Times New Roman" w:hAnsi="Arial" w:cs="Arial"/>
                  <w:kern w:val="0"/>
                  <w:sz w:val="22"/>
                </w:rPr>
                <w:t>Liter/penghuni/hari</w:t>
              </w:r>
            </w:ins>
          </w:p>
        </w:tc>
      </w:tr>
      <w:tr w:rsidR="00D66004" w:rsidRPr="00CB056F" w14:paraId="59AD327F" w14:textId="77777777" w:rsidTr="00D66004">
        <w:trPr>
          <w:divId w:val="132019385"/>
          <w:trHeight w:val="300"/>
          <w:jc w:val="center"/>
          <w:ins w:id="350" w:author="razi faisal" w:date="2026-07-17T15:24:00Z"/>
        </w:trPr>
        <w:tc>
          <w:tcPr>
            <w:tcW w:w="0" w:type="auto"/>
            <w:tcBorders>
              <w:top w:val="nil"/>
              <w:left w:val="single" w:sz="4" w:space="0" w:color="auto"/>
              <w:bottom w:val="single" w:sz="4" w:space="0" w:color="auto"/>
              <w:right w:val="single" w:sz="4" w:space="0" w:color="auto"/>
            </w:tcBorders>
            <w:noWrap/>
            <w:vAlign w:val="center"/>
            <w:hideMark/>
          </w:tcPr>
          <w:p w14:paraId="397D73EC" w14:textId="77777777" w:rsidR="00D66004" w:rsidRPr="00CB056F" w:rsidRDefault="00D66004" w:rsidP="00AA4FC2">
            <w:pPr>
              <w:spacing w:after="0" w:line="240" w:lineRule="auto"/>
              <w:ind w:firstLine="0"/>
              <w:jc w:val="center"/>
              <w:rPr>
                <w:ins w:id="351" w:author="razi faisal" w:date="2026-07-17T15:24:00Z" w16du:dateUtc="2026-07-17T08:24:00Z"/>
                <w:rFonts w:ascii="Arial" w:eastAsia="Times New Roman" w:hAnsi="Arial" w:cs="Arial"/>
                <w:kern w:val="0"/>
                <w:sz w:val="22"/>
              </w:rPr>
            </w:pPr>
            <w:ins w:id="352" w:author="razi faisal" w:date="2026-07-17T15:24:00Z" w16du:dateUtc="2026-07-17T08:24:00Z">
              <w:r w:rsidRPr="00CB056F">
                <w:rPr>
                  <w:rFonts w:ascii="Arial" w:eastAsia="Times New Roman" w:hAnsi="Arial" w:cs="Arial"/>
                  <w:kern w:val="0"/>
                  <w:sz w:val="22"/>
                </w:rPr>
                <w:t>2</w:t>
              </w:r>
            </w:ins>
          </w:p>
        </w:tc>
        <w:tc>
          <w:tcPr>
            <w:tcW w:w="0" w:type="auto"/>
            <w:tcBorders>
              <w:top w:val="nil"/>
              <w:left w:val="nil"/>
              <w:bottom w:val="single" w:sz="4" w:space="0" w:color="auto"/>
              <w:right w:val="single" w:sz="4" w:space="0" w:color="auto"/>
            </w:tcBorders>
            <w:vAlign w:val="center"/>
            <w:hideMark/>
          </w:tcPr>
          <w:p w14:paraId="1CD4EF11" w14:textId="77777777" w:rsidR="00D66004" w:rsidRPr="00CB056F" w:rsidRDefault="00D66004" w:rsidP="00AA4FC2">
            <w:pPr>
              <w:spacing w:after="0" w:line="240" w:lineRule="auto"/>
              <w:ind w:firstLine="0"/>
              <w:jc w:val="left"/>
              <w:rPr>
                <w:ins w:id="353" w:author="razi faisal" w:date="2026-07-17T15:24:00Z" w16du:dateUtc="2026-07-17T08:24:00Z"/>
                <w:rFonts w:ascii="Arial" w:eastAsia="Times New Roman" w:hAnsi="Arial" w:cs="Arial"/>
                <w:kern w:val="0"/>
                <w:sz w:val="22"/>
              </w:rPr>
            </w:pPr>
            <w:ins w:id="354" w:author="razi faisal" w:date="2026-07-17T15:24:00Z" w16du:dateUtc="2026-07-17T08:24:00Z">
              <w:r w:rsidRPr="00CB056F">
                <w:rPr>
                  <w:rFonts w:ascii="Arial" w:eastAsia="Times New Roman" w:hAnsi="Arial" w:cs="Arial"/>
                  <w:kern w:val="0"/>
                  <w:sz w:val="22"/>
                </w:rPr>
                <w:t>Rumah susun</w:t>
              </w:r>
            </w:ins>
          </w:p>
        </w:tc>
        <w:tc>
          <w:tcPr>
            <w:tcW w:w="0" w:type="auto"/>
            <w:tcBorders>
              <w:top w:val="nil"/>
              <w:left w:val="nil"/>
              <w:bottom w:val="single" w:sz="4" w:space="0" w:color="auto"/>
              <w:right w:val="single" w:sz="4" w:space="0" w:color="auto"/>
            </w:tcBorders>
            <w:noWrap/>
            <w:vAlign w:val="center"/>
            <w:hideMark/>
          </w:tcPr>
          <w:p w14:paraId="2FE419D9" w14:textId="77777777" w:rsidR="00D66004" w:rsidRPr="00CB056F" w:rsidRDefault="00D66004" w:rsidP="00AA4FC2">
            <w:pPr>
              <w:spacing w:after="0" w:line="240" w:lineRule="auto"/>
              <w:ind w:firstLine="0"/>
              <w:jc w:val="center"/>
              <w:rPr>
                <w:ins w:id="355" w:author="razi faisal" w:date="2026-07-17T15:24:00Z" w16du:dateUtc="2026-07-17T08:24:00Z"/>
                <w:rFonts w:ascii="Arial" w:eastAsia="Times New Roman" w:hAnsi="Arial" w:cs="Arial"/>
                <w:kern w:val="0"/>
                <w:sz w:val="22"/>
              </w:rPr>
            </w:pPr>
            <w:ins w:id="356" w:author="razi faisal" w:date="2026-07-17T15:24:00Z" w16du:dateUtc="2026-07-17T08:24:00Z">
              <w:r w:rsidRPr="00CB056F">
                <w:rPr>
                  <w:rFonts w:ascii="Arial" w:eastAsia="Times New Roman" w:hAnsi="Arial" w:cs="Arial"/>
                  <w:kern w:val="0"/>
                  <w:sz w:val="22"/>
                </w:rPr>
                <w:t>100</w:t>
              </w:r>
            </w:ins>
          </w:p>
        </w:tc>
        <w:tc>
          <w:tcPr>
            <w:tcW w:w="0" w:type="auto"/>
            <w:tcBorders>
              <w:top w:val="nil"/>
              <w:left w:val="nil"/>
              <w:bottom w:val="single" w:sz="4" w:space="0" w:color="auto"/>
              <w:right w:val="single" w:sz="4" w:space="0" w:color="auto"/>
            </w:tcBorders>
            <w:vAlign w:val="center"/>
            <w:hideMark/>
          </w:tcPr>
          <w:p w14:paraId="5CC055EC" w14:textId="77777777" w:rsidR="00D66004" w:rsidRPr="00CB056F" w:rsidRDefault="00D66004" w:rsidP="00AA4FC2">
            <w:pPr>
              <w:spacing w:after="0" w:line="240" w:lineRule="auto"/>
              <w:ind w:firstLine="0"/>
              <w:jc w:val="left"/>
              <w:rPr>
                <w:ins w:id="357" w:author="razi faisal" w:date="2026-07-17T15:24:00Z" w16du:dateUtc="2026-07-17T08:24:00Z"/>
                <w:rFonts w:ascii="Arial" w:eastAsia="Times New Roman" w:hAnsi="Arial" w:cs="Arial"/>
                <w:kern w:val="0"/>
                <w:sz w:val="22"/>
              </w:rPr>
            </w:pPr>
            <w:ins w:id="358" w:author="razi faisal" w:date="2026-07-17T15:24:00Z" w16du:dateUtc="2026-07-17T08:24:00Z">
              <w:r w:rsidRPr="00CB056F">
                <w:rPr>
                  <w:rFonts w:ascii="Arial" w:eastAsia="Times New Roman" w:hAnsi="Arial" w:cs="Arial"/>
                  <w:kern w:val="0"/>
                  <w:sz w:val="22"/>
                </w:rPr>
                <w:t>Liter/penghuni/hari</w:t>
              </w:r>
            </w:ins>
          </w:p>
        </w:tc>
      </w:tr>
      <w:tr w:rsidR="00D66004" w:rsidRPr="00CB056F" w14:paraId="61C816CC" w14:textId="77777777" w:rsidTr="00D66004">
        <w:trPr>
          <w:divId w:val="132019385"/>
          <w:trHeight w:val="300"/>
          <w:jc w:val="center"/>
          <w:ins w:id="359" w:author="razi faisal" w:date="2026-07-17T15:24:00Z"/>
        </w:trPr>
        <w:tc>
          <w:tcPr>
            <w:tcW w:w="0" w:type="auto"/>
            <w:tcBorders>
              <w:top w:val="nil"/>
              <w:left w:val="single" w:sz="4" w:space="0" w:color="auto"/>
              <w:bottom w:val="single" w:sz="4" w:space="0" w:color="auto"/>
              <w:right w:val="single" w:sz="4" w:space="0" w:color="auto"/>
            </w:tcBorders>
            <w:noWrap/>
            <w:vAlign w:val="center"/>
            <w:hideMark/>
          </w:tcPr>
          <w:p w14:paraId="64772453" w14:textId="77777777" w:rsidR="00D66004" w:rsidRPr="00CB056F" w:rsidRDefault="00D66004" w:rsidP="00AA4FC2">
            <w:pPr>
              <w:spacing w:after="0" w:line="240" w:lineRule="auto"/>
              <w:ind w:firstLine="0"/>
              <w:jc w:val="center"/>
              <w:rPr>
                <w:ins w:id="360" w:author="razi faisal" w:date="2026-07-17T15:24:00Z" w16du:dateUtc="2026-07-17T08:24:00Z"/>
                <w:rFonts w:ascii="Arial" w:eastAsia="Times New Roman" w:hAnsi="Arial" w:cs="Arial"/>
                <w:kern w:val="0"/>
                <w:sz w:val="22"/>
              </w:rPr>
            </w:pPr>
            <w:ins w:id="361" w:author="razi faisal" w:date="2026-07-17T15:24:00Z" w16du:dateUtc="2026-07-17T08:24:00Z">
              <w:r w:rsidRPr="00CB056F">
                <w:rPr>
                  <w:rFonts w:ascii="Arial" w:eastAsia="Times New Roman" w:hAnsi="Arial" w:cs="Arial"/>
                  <w:kern w:val="0"/>
                  <w:sz w:val="22"/>
                </w:rPr>
                <w:t>3</w:t>
              </w:r>
            </w:ins>
          </w:p>
        </w:tc>
        <w:tc>
          <w:tcPr>
            <w:tcW w:w="0" w:type="auto"/>
            <w:tcBorders>
              <w:top w:val="nil"/>
              <w:left w:val="nil"/>
              <w:bottom w:val="single" w:sz="4" w:space="0" w:color="auto"/>
              <w:right w:val="single" w:sz="4" w:space="0" w:color="auto"/>
            </w:tcBorders>
            <w:vAlign w:val="center"/>
            <w:hideMark/>
          </w:tcPr>
          <w:p w14:paraId="49B97D76" w14:textId="77777777" w:rsidR="00D66004" w:rsidRPr="00CB056F" w:rsidRDefault="00D66004" w:rsidP="00AA4FC2">
            <w:pPr>
              <w:spacing w:after="0" w:line="240" w:lineRule="auto"/>
              <w:ind w:firstLine="0"/>
              <w:jc w:val="left"/>
              <w:rPr>
                <w:ins w:id="362" w:author="razi faisal" w:date="2026-07-17T15:24:00Z" w16du:dateUtc="2026-07-17T08:24:00Z"/>
                <w:rFonts w:ascii="Arial" w:eastAsia="Times New Roman" w:hAnsi="Arial" w:cs="Arial"/>
                <w:kern w:val="0"/>
                <w:sz w:val="22"/>
              </w:rPr>
            </w:pPr>
            <w:ins w:id="363" w:author="razi faisal" w:date="2026-07-17T15:24:00Z" w16du:dateUtc="2026-07-17T08:24:00Z">
              <w:r w:rsidRPr="00CB056F">
                <w:rPr>
                  <w:rFonts w:ascii="Arial" w:eastAsia="Times New Roman" w:hAnsi="Arial" w:cs="Arial"/>
                  <w:kern w:val="0"/>
                  <w:sz w:val="22"/>
                </w:rPr>
                <w:t>Asrama</w:t>
              </w:r>
            </w:ins>
          </w:p>
        </w:tc>
        <w:tc>
          <w:tcPr>
            <w:tcW w:w="0" w:type="auto"/>
            <w:tcBorders>
              <w:top w:val="nil"/>
              <w:left w:val="nil"/>
              <w:bottom w:val="single" w:sz="4" w:space="0" w:color="auto"/>
              <w:right w:val="single" w:sz="4" w:space="0" w:color="auto"/>
            </w:tcBorders>
            <w:noWrap/>
            <w:vAlign w:val="center"/>
            <w:hideMark/>
          </w:tcPr>
          <w:p w14:paraId="6C0EF4A0" w14:textId="77777777" w:rsidR="00D66004" w:rsidRPr="00CB056F" w:rsidRDefault="00D66004" w:rsidP="00AA4FC2">
            <w:pPr>
              <w:spacing w:after="0" w:line="240" w:lineRule="auto"/>
              <w:ind w:firstLine="0"/>
              <w:jc w:val="center"/>
              <w:rPr>
                <w:ins w:id="364" w:author="razi faisal" w:date="2026-07-17T15:24:00Z" w16du:dateUtc="2026-07-17T08:24:00Z"/>
                <w:rFonts w:ascii="Arial" w:eastAsia="Times New Roman" w:hAnsi="Arial" w:cs="Arial"/>
                <w:kern w:val="0"/>
                <w:sz w:val="22"/>
              </w:rPr>
            </w:pPr>
            <w:ins w:id="365" w:author="razi faisal" w:date="2026-07-17T15:24:00Z" w16du:dateUtc="2026-07-17T08:24:00Z">
              <w:r w:rsidRPr="00CB056F">
                <w:rPr>
                  <w:rFonts w:ascii="Arial" w:eastAsia="Times New Roman" w:hAnsi="Arial" w:cs="Arial"/>
                  <w:kern w:val="0"/>
                  <w:sz w:val="22"/>
                </w:rPr>
                <w:t>120</w:t>
              </w:r>
            </w:ins>
          </w:p>
        </w:tc>
        <w:tc>
          <w:tcPr>
            <w:tcW w:w="0" w:type="auto"/>
            <w:tcBorders>
              <w:top w:val="nil"/>
              <w:left w:val="nil"/>
              <w:bottom w:val="single" w:sz="4" w:space="0" w:color="auto"/>
              <w:right w:val="single" w:sz="4" w:space="0" w:color="auto"/>
            </w:tcBorders>
            <w:vAlign w:val="center"/>
            <w:hideMark/>
          </w:tcPr>
          <w:p w14:paraId="14CB9963" w14:textId="77777777" w:rsidR="00D66004" w:rsidRPr="00CB056F" w:rsidRDefault="00D66004" w:rsidP="00AA4FC2">
            <w:pPr>
              <w:spacing w:after="0" w:line="240" w:lineRule="auto"/>
              <w:ind w:firstLine="0"/>
              <w:jc w:val="left"/>
              <w:rPr>
                <w:ins w:id="366" w:author="razi faisal" w:date="2026-07-17T15:24:00Z" w16du:dateUtc="2026-07-17T08:24:00Z"/>
                <w:rFonts w:ascii="Arial" w:eastAsia="Times New Roman" w:hAnsi="Arial" w:cs="Arial"/>
                <w:kern w:val="0"/>
                <w:sz w:val="22"/>
              </w:rPr>
            </w:pPr>
            <w:ins w:id="367" w:author="razi faisal" w:date="2026-07-17T15:24:00Z" w16du:dateUtc="2026-07-17T08:24:00Z">
              <w:r w:rsidRPr="00CB056F">
                <w:rPr>
                  <w:rFonts w:ascii="Arial" w:eastAsia="Times New Roman" w:hAnsi="Arial" w:cs="Arial"/>
                  <w:kern w:val="0"/>
                  <w:sz w:val="22"/>
                </w:rPr>
                <w:t>Liter/penghuni/hari</w:t>
              </w:r>
            </w:ins>
          </w:p>
        </w:tc>
      </w:tr>
      <w:tr w:rsidR="00D66004" w:rsidRPr="00CB056F" w14:paraId="630A7729" w14:textId="77777777" w:rsidTr="00D66004">
        <w:trPr>
          <w:divId w:val="132019385"/>
          <w:trHeight w:val="300"/>
          <w:jc w:val="center"/>
          <w:ins w:id="368" w:author="razi faisal" w:date="2026-07-17T15:24:00Z"/>
        </w:trPr>
        <w:tc>
          <w:tcPr>
            <w:tcW w:w="0" w:type="auto"/>
            <w:tcBorders>
              <w:top w:val="nil"/>
              <w:left w:val="single" w:sz="4" w:space="0" w:color="auto"/>
              <w:bottom w:val="single" w:sz="4" w:space="0" w:color="auto"/>
              <w:right w:val="single" w:sz="4" w:space="0" w:color="auto"/>
            </w:tcBorders>
            <w:noWrap/>
            <w:vAlign w:val="center"/>
            <w:hideMark/>
          </w:tcPr>
          <w:p w14:paraId="541F73EA" w14:textId="77777777" w:rsidR="00D66004" w:rsidRPr="00CB056F" w:rsidRDefault="00D66004" w:rsidP="00AA4FC2">
            <w:pPr>
              <w:spacing w:after="0" w:line="240" w:lineRule="auto"/>
              <w:ind w:firstLine="0"/>
              <w:jc w:val="center"/>
              <w:rPr>
                <w:ins w:id="369" w:author="razi faisal" w:date="2026-07-17T15:24:00Z" w16du:dateUtc="2026-07-17T08:24:00Z"/>
                <w:rFonts w:ascii="Arial" w:eastAsia="Times New Roman" w:hAnsi="Arial" w:cs="Arial"/>
                <w:kern w:val="0"/>
                <w:sz w:val="22"/>
              </w:rPr>
            </w:pPr>
            <w:ins w:id="370" w:author="razi faisal" w:date="2026-07-17T15:24:00Z" w16du:dateUtc="2026-07-17T08:24:00Z">
              <w:r w:rsidRPr="00CB056F">
                <w:rPr>
                  <w:rFonts w:ascii="Arial" w:eastAsia="Times New Roman" w:hAnsi="Arial" w:cs="Arial"/>
                  <w:kern w:val="0"/>
                  <w:sz w:val="22"/>
                </w:rPr>
                <w:t>4</w:t>
              </w:r>
            </w:ins>
          </w:p>
        </w:tc>
        <w:tc>
          <w:tcPr>
            <w:tcW w:w="0" w:type="auto"/>
            <w:tcBorders>
              <w:top w:val="nil"/>
              <w:left w:val="nil"/>
              <w:bottom w:val="single" w:sz="4" w:space="0" w:color="auto"/>
              <w:right w:val="single" w:sz="4" w:space="0" w:color="auto"/>
            </w:tcBorders>
            <w:vAlign w:val="center"/>
            <w:hideMark/>
          </w:tcPr>
          <w:p w14:paraId="55AEAFBF" w14:textId="77777777" w:rsidR="00D66004" w:rsidRPr="00CB056F" w:rsidRDefault="00D66004" w:rsidP="00AA4FC2">
            <w:pPr>
              <w:spacing w:after="0" w:line="240" w:lineRule="auto"/>
              <w:ind w:firstLine="0"/>
              <w:jc w:val="left"/>
              <w:rPr>
                <w:ins w:id="371" w:author="razi faisal" w:date="2026-07-17T15:24:00Z" w16du:dateUtc="2026-07-17T08:24:00Z"/>
                <w:rFonts w:ascii="Arial" w:eastAsia="Times New Roman" w:hAnsi="Arial" w:cs="Arial"/>
                <w:kern w:val="0"/>
                <w:sz w:val="22"/>
              </w:rPr>
            </w:pPr>
            <w:ins w:id="372" w:author="razi faisal" w:date="2026-07-17T15:24:00Z" w16du:dateUtc="2026-07-17T08:24:00Z">
              <w:r w:rsidRPr="00CB056F">
                <w:rPr>
                  <w:rFonts w:ascii="Arial" w:eastAsia="Times New Roman" w:hAnsi="Arial" w:cs="Arial"/>
                  <w:kern w:val="0"/>
                  <w:sz w:val="22"/>
                </w:rPr>
                <w:t>Rumah Sakit</w:t>
              </w:r>
            </w:ins>
          </w:p>
        </w:tc>
        <w:tc>
          <w:tcPr>
            <w:tcW w:w="0" w:type="auto"/>
            <w:tcBorders>
              <w:top w:val="nil"/>
              <w:left w:val="nil"/>
              <w:bottom w:val="single" w:sz="4" w:space="0" w:color="auto"/>
              <w:right w:val="single" w:sz="4" w:space="0" w:color="auto"/>
            </w:tcBorders>
            <w:noWrap/>
            <w:vAlign w:val="center"/>
            <w:hideMark/>
          </w:tcPr>
          <w:p w14:paraId="29992720" w14:textId="77777777" w:rsidR="00D66004" w:rsidRPr="00CB056F" w:rsidRDefault="00D66004" w:rsidP="00AA4FC2">
            <w:pPr>
              <w:spacing w:after="0" w:line="240" w:lineRule="auto"/>
              <w:ind w:firstLine="0"/>
              <w:jc w:val="center"/>
              <w:rPr>
                <w:ins w:id="373" w:author="razi faisal" w:date="2026-07-17T15:24:00Z" w16du:dateUtc="2026-07-17T08:24:00Z"/>
                <w:rFonts w:ascii="Arial" w:eastAsia="Times New Roman" w:hAnsi="Arial" w:cs="Arial"/>
                <w:kern w:val="0"/>
                <w:sz w:val="22"/>
              </w:rPr>
            </w:pPr>
            <w:ins w:id="374" w:author="razi faisal" w:date="2026-07-17T15:24:00Z" w16du:dateUtc="2026-07-17T08:24:00Z">
              <w:r w:rsidRPr="00CB056F">
                <w:rPr>
                  <w:rFonts w:ascii="Arial" w:eastAsia="Times New Roman" w:hAnsi="Arial" w:cs="Arial"/>
                  <w:kern w:val="0"/>
                  <w:sz w:val="22"/>
                </w:rPr>
                <w:t>500</w:t>
              </w:r>
            </w:ins>
          </w:p>
        </w:tc>
        <w:tc>
          <w:tcPr>
            <w:tcW w:w="0" w:type="auto"/>
            <w:tcBorders>
              <w:top w:val="nil"/>
              <w:left w:val="nil"/>
              <w:bottom w:val="single" w:sz="4" w:space="0" w:color="auto"/>
              <w:right w:val="single" w:sz="4" w:space="0" w:color="auto"/>
            </w:tcBorders>
            <w:vAlign w:val="center"/>
            <w:hideMark/>
          </w:tcPr>
          <w:p w14:paraId="737ED050" w14:textId="77777777" w:rsidR="00D66004" w:rsidRPr="00CB056F" w:rsidRDefault="00D66004" w:rsidP="00AA4FC2">
            <w:pPr>
              <w:spacing w:after="0" w:line="240" w:lineRule="auto"/>
              <w:ind w:firstLine="0"/>
              <w:jc w:val="left"/>
              <w:rPr>
                <w:ins w:id="375" w:author="razi faisal" w:date="2026-07-17T15:24:00Z" w16du:dateUtc="2026-07-17T08:24:00Z"/>
                <w:rFonts w:ascii="Arial" w:eastAsia="Times New Roman" w:hAnsi="Arial" w:cs="Arial"/>
                <w:kern w:val="0"/>
                <w:sz w:val="22"/>
              </w:rPr>
            </w:pPr>
            <w:ins w:id="376" w:author="razi faisal" w:date="2026-07-17T15:24:00Z" w16du:dateUtc="2026-07-17T08:24:00Z">
              <w:r w:rsidRPr="00CB056F">
                <w:rPr>
                  <w:rFonts w:ascii="Arial" w:eastAsia="Times New Roman" w:hAnsi="Arial" w:cs="Arial"/>
                  <w:kern w:val="0"/>
                  <w:sz w:val="22"/>
                </w:rPr>
                <w:t>Liter/tempat tidur pasien/hari</w:t>
              </w:r>
            </w:ins>
          </w:p>
        </w:tc>
      </w:tr>
      <w:tr w:rsidR="00D66004" w:rsidRPr="00CB056F" w14:paraId="283F938F" w14:textId="77777777" w:rsidTr="00D66004">
        <w:trPr>
          <w:divId w:val="132019385"/>
          <w:trHeight w:val="300"/>
          <w:jc w:val="center"/>
          <w:ins w:id="377" w:author="razi faisal" w:date="2026-07-17T15:24:00Z"/>
        </w:trPr>
        <w:tc>
          <w:tcPr>
            <w:tcW w:w="0" w:type="auto"/>
            <w:tcBorders>
              <w:top w:val="nil"/>
              <w:left w:val="single" w:sz="4" w:space="0" w:color="auto"/>
              <w:bottom w:val="single" w:sz="4" w:space="0" w:color="auto"/>
              <w:right w:val="single" w:sz="4" w:space="0" w:color="auto"/>
            </w:tcBorders>
            <w:noWrap/>
            <w:vAlign w:val="center"/>
            <w:hideMark/>
          </w:tcPr>
          <w:p w14:paraId="238A4187" w14:textId="77777777" w:rsidR="00D66004" w:rsidRPr="00CB056F" w:rsidRDefault="00D66004" w:rsidP="00AA4FC2">
            <w:pPr>
              <w:spacing w:after="0" w:line="240" w:lineRule="auto"/>
              <w:ind w:firstLine="0"/>
              <w:jc w:val="center"/>
              <w:rPr>
                <w:ins w:id="378" w:author="razi faisal" w:date="2026-07-17T15:24:00Z" w16du:dateUtc="2026-07-17T08:24:00Z"/>
                <w:rFonts w:ascii="Arial" w:eastAsia="Times New Roman" w:hAnsi="Arial" w:cs="Arial"/>
                <w:kern w:val="0"/>
                <w:sz w:val="22"/>
              </w:rPr>
            </w:pPr>
            <w:ins w:id="379" w:author="razi faisal" w:date="2026-07-17T15:24:00Z" w16du:dateUtc="2026-07-17T08:24:00Z">
              <w:r w:rsidRPr="00CB056F">
                <w:rPr>
                  <w:rFonts w:ascii="Arial" w:eastAsia="Times New Roman" w:hAnsi="Arial" w:cs="Arial"/>
                  <w:kern w:val="0"/>
                  <w:sz w:val="22"/>
                </w:rPr>
                <w:t>5</w:t>
              </w:r>
            </w:ins>
          </w:p>
        </w:tc>
        <w:tc>
          <w:tcPr>
            <w:tcW w:w="0" w:type="auto"/>
            <w:tcBorders>
              <w:top w:val="nil"/>
              <w:left w:val="nil"/>
              <w:bottom w:val="single" w:sz="4" w:space="0" w:color="auto"/>
              <w:right w:val="single" w:sz="4" w:space="0" w:color="auto"/>
            </w:tcBorders>
            <w:vAlign w:val="center"/>
            <w:hideMark/>
          </w:tcPr>
          <w:p w14:paraId="0A00A586" w14:textId="77777777" w:rsidR="00D66004" w:rsidRPr="00CB056F" w:rsidRDefault="00D66004" w:rsidP="00AA4FC2">
            <w:pPr>
              <w:spacing w:after="0" w:line="240" w:lineRule="auto"/>
              <w:ind w:firstLine="0"/>
              <w:jc w:val="left"/>
              <w:rPr>
                <w:ins w:id="380" w:author="razi faisal" w:date="2026-07-17T15:24:00Z" w16du:dateUtc="2026-07-17T08:24:00Z"/>
                <w:rFonts w:ascii="Arial" w:eastAsia="Times New Roman" w:hAnsi="Arial" w:cs="Arial"/>
                <w:kern w:val="0"/>
                <w:sz w:val="22"/>
              </w:rPr>
            </w:pPr>
            <w:ins w:id="381" w:author="razi faisal" w:date="2026-07-17T15:24:00Z" w16du:dateUtc="2026-07-17T08:24:00Z">
              <w:r w:rsidRPr="00CB056F">
                <w:rPr>
                  <w:rFonts w:ascii="Arial" w:eastAsia="Times New Roman" w:hAnsi="Arial" w:cs="Arial"/>
                  <w:kern w:val="0"/>
                  <w:sz w:val="22"/>
                </w:rPr>
                <w:t>Sekolah Dasar</w:t>
              </w:r>
            </w:ins>
          </w:p>
        </w:tc>
        <w:tc>
          <w:tcPr>
            <w:tcW w:w="0" w:type="auto"/>
            <w:tcBorders>
              <w:top w:val="nil"/>
              <w:left w:val="nil"/>
              <w:bottom w:val="single" w:sz="4" w:space="0" w:color="auto"/>
              <w:right w:val="single" w:sz="4" w:space="0" w:color="auto"/>
            </w:tcBorders>
            <w:noWrap/>
            <w:vAlign w:val="center"/>
            <w:hideMark/>
          </w:tcPr>
          <w:p w14:paraId="55DAB21C" w14:textId="77777777" w:rsidR="00D66004" w:rsidRPr="00CB056F" w:rsidRDefault="00D66004" w:rsidP="00AA4FC2">
            <w:pPr>
              <w:spacing w:after="0" w:line="240" w:lineRule="auto"/>
              <w:ind w:firstLine="0"/>
              <w:jc w:val="center"/>
              <w:rPr>
                <w:ins w:id="382" w:author="razi faisal" w:date="2026-07-17T15:24:00Z" w16du:dateUtc="2026-07-17T08:24:00Z"/>
                <w:rFonts w:ascii="Arial" w:eastAsia="Times New Roman" w:hAnsi="Arial" w:cs="Arial"/>
                <w:kern w:val="0"/>
                <w:sz w:val="22"/>
              </w:rPr>
            </w:pPr>
            <w:ins w:id="383" w:author="razi faisal" w:date="2026-07-17T15:24:00Z" w16du:dateUtc="2026-07-17T08:24:00Z">
              <w:r w:rsidRPr="00CB056F">
                <w:rPr>
                  <w:rFonts w:ascii="Arial" w:eastAsia="Times New Roman" w:hAnsi="Arial" w:cs="Arial"/>
                  <w:kern w:val="0"/>
                  <w:sz w:val="22"/>
                </w:rPr>
                <w:t>40</w:t>
              </w:r>
            </w:ins>
          </w:p>
        </w:tc>
        <w:tc>
          <w:tcPr>
            <w:tcW w:w="0" w:type="auto"/>
            <w:tcBorders>
              <w:top w:val="nil"/>
              <w:left w:val="nil"/>
              <w:bottom w:val="single" w:sz="4" w:space="0" w:color="auto"/>
              <w:right w:val="single" w:sz="4" w:space="0" w:color="auto"/>
            </w:tcBorders>
            <w:vAlign w:val="center"/>
            <w:hideMark/>
          </w:tcPr>
          <w:p w14:paraId="41EFD15C" w14:textId="77777777" w:rsidR="00D66004" w:rsidRPr="00CB056F" w:rsidRDefault="00D66004" w:rsidP="00AA4FC2">
            <w:pPr>
              <w:spacing w:after="0" w:line="240" w:lineRule="auto"/>
              <w:ind w:firstLine="0"/>
              <w:jc w:val="left"/>
              <w:rPr>
                <w:ins w:id="384" w:author="razi faisal" w:date="2026-07-17T15:24:00Z" w16du:dateUtc="2026-07-17T08:24:00Z"/>
                <w:rFonts w:ascii="Arial" w:eastAsia="Times New Roman" w:hAnsi="Arial" w:cs="Arial"/>
                <w:kern w:val="0"/>
                <w:sz w:val="22"/>
              </w:rPr>
            </w:pPr>
            <w:ins w:id="385" w:author="razi faisal" w:date="2026-07-17T15:24:00Z" w16du:dateUtc="2026-07-17T08:24:00Z">
              <w:r w:rsidRPr="00CB056F">
                <w:rPr>
                  <w:rFonts w:ascii="Arial" w:eastAsia="Times New Roman" w:hAnsi="Arial" w:cs="Arial"/>
                  <w:kern w:val="0"/>
                  <w:sz w:val="22"/>
                </w:rPr>
                <w:t>Liter/siswa/hari</w:t>
              </w:r>
            </w:ins>
          </w:p>
        </w:tc>
      </w:tr>
      <w:tr w:rsidR="00D66004" w:rsidRPr="00CB056F" w14:paraId="504336EA" w14:textId="77777777" w:rsidTr="00D66004">
        <w:trPr>
          <w:divId w:val="132019385"/>
          <w:trHeight w:val="300"/>
          <w:jc w:val="center"/>
          <w:ins w:id="386" w:author="razi faisal" w:date="2026-07-17T15:24:00Z"/>
        </w:trPr>
        <w:tc>
          <w:tcPr>
            <w:tcW w:w="0" w:type="auto"/>
            <w:tcBorders>
              <w:top w:val="nil"/>
              <w:left w:val="single" w:sz="4" w:space="0" w:color="auto"/>
              <w:bottom w:val="single" w:sz="4" w:space="0" w:color="auto"/>
              <w:right w:val="single" w:sz="4" w:space="0" w:color="auto"/>
            </w:tcBorders>
            <w:noWrap/>
            <w:vAlign w:val="center"/>
            <w:hideMark/>
          </w:tcPr>
          <w:p w14:paraId="2A0CA653" w14:textId="77777777" w:rsidR="00D66004" w:rsidRPr="00CB056F" w:rsidRDefault="00D66004" w:rsidP="00AA4FC2">
            <w:pPr>
              <w:spacing w:after="0" w:line="240" w:lineRule="auto"/>
              <w:ind w:firstLine="0"/>
              <w:jc w:val="center"/>
              <w:rPr>
                <w:ins w:id="387" w:author="razi faisal" w:date="2026-07-17T15:24:00Z" w16du:dateUtc="2026-07-17T08:24:00Z"/>
                <w:rFonts w:ascii="Arial" w:eastAsia="Times New Roman" w:hAnsi="Arial" w:cs="Arial"/>
                <w:kern w:val="0"/>
                <w:sz w:val="22"/>
              </w:rPr>
            </w:pPr>
            <w:ins w:id="388" w:author="razi faisal" w:date="2026-07-17T15:24:00Z" w16du:dateUtc="2026-07-17T08:24:00Z">
              <w:r w:rsidRPr="00CB056F">
                <w:rPr>
                  <w:rFonts w:ascii="Arial" w:eastAsia="Times New Roman" w:hAnsi="Arial" w:cs="Arial"/>
                  <w:kern w:val="0"/>
                  <w:sz w:val="22"/>
                </w:rPr>
                <w:t>6</w:t>
              </w:r>
            </w:ins>
          </w:p>
        </w:tc>
        <w:tc>
          <w:tcPr>
            <w:tcW w:w="0" w:type="auto"/>
            <w:tcBorders>
              <w:top w:val="nil"/>
              <w:left w:val="nil"/>
              <w:bottom w:val="single" w:sz="4" w:space="0" w:color="auto"/>
              <w:right w:val="single" w:sz="4" w:space="0" w:color="auto"/>
            </w:tcBorders>
            <w:vAlign w:val="center"/>
            <w:hideMark/>
          </w:tcPr>
          <w:p w14:paraId="42557BAB" w14:textId="77777777" w:rsidR="00D66004" w:rsidRPr="00CB056F" w:rsidRDefault="00D66004" w:rsidP="00AA4FC2">
            <w:pPr>
              <w:spacing w:after="0" w:line="240" w:lineRule="auto"/>
              <w:ind w:firstLine="0"/>
              <w:jc w:val="left"/>
              <w:rPr>
                <w:ins w:id="389" w:author="razi faisal" w:date="2026-07-17T15:24:00Z" w16du:dateUtc="2026-07-17T08:24:00Z"/>
                <w:rFonts w:ascii="Arial" w:eastAsia="Times New Roman" w:hAnsi="Arial" w:cs="Arial"/>
                <w:kern w:val="0"/>
                <w:sz w:val="22"/>
              </w:rPr>
            </w:pPr>
            <w:ins w:id="390" w:author="razi faisal" w:date="2026-07-17T15:24:00Z" w16du:dateUtc="2026-07-17T08:24:00Z">
              <w:r w:rsidRPr="00CB056F">
                <w:rPr>
                  <w:rFonts w:ascii="Arial" w:eastAsia="Times New Roman" w:hAnsi="Arial" w:cs="Arial"/>
                  <w:kern w:val="0"/>
                  <w:sz w:val="22"/>
                </w:rPr>
                <w:t>SLTP</w:t>
              </w:r>
            </w:ins>
          </w:p>
        </w:tc>
        <w:tc>
          <w:tcPr>
            <w:tcW w:w="0" w:type="auto"/>
            <w:tcBorders>
              <w:top w:val="nil"/>
              <w:left w:val="nil"/>
              <w:bottom w:val="single" w:sz="4" w:space="0" w:color="auto"/>
              <w:right w:val="single" w:sz="4" w:space="0" w:color="auto"/>
            </w:tcBorders>
            <w:noWrap/>
            <w:vAlign w:val="center"/>
            <w:hideMark/>
          </w:tcPr>
          <w:p w14:paraId="64762DD4" w14:textId="77777777" w:rsidR="00D66004" w:rsidRPr="00CB056F" w:rsidRDefault="00D66004" w:rsidP="00AA4FC2">
            <w:pPr>
              <w:spacing w:after="0" w:line="240" w:lineRule="auto"/>
              <w:ind w:firstLine="0"/>
              <w:jc w:val="center"/>
              <w:rPr>
                <w:ins w:id="391" w:author="razi faisal" w:date="2026-07-17T15:24:00Z" w16du:dateUtc="2026-07-17T08:24:00Z"/>
                <w:rFonts w:ascii="Arial" w:eastAsia="Times New Roman" w:hAnsi="Arial" w:cs="Arial"/>
                <w:kern w:val="0"/>
                <w:sz w:val="22"/>
              </w:rPr>
            </w:pPr>
            <w:ins w:id="392" w:author="razi faisal" w:date="2026-07-17T15:24:00Z" w16du:dateUtc="2026-07-17T08:24:00Z">
              <w:r w:rsidRPr="00CB056F">
                <w:rPr>
                  <w:rFonts w:ascii="Arial" w:eastAsia="Times New Roman" w:hAnsi="Arial" w:cs="Arial"/>
                  <w:kern w:val="0"/>
                  <w:sz w:val="22"/>
                </w:rPr>
                <w:t>50</w:t>
              </w:r>
            </w:ins>
          </w:p>
        </w:tc>
        <w:tc>
          <w:tcPr>
            <w:tcW w:w="0" w:type="auto"/>
            <w:tcBorders>
              <w:top w:val="nil"/>
              <w:left w:val="nil"/>
              <w:bottom w:val="single" w:sz="4" w:space="0" w:color="auto"/>
              <w:right w:val="single" w:sz="4" w:space="0" w:color="auto"/>
            </w:tcBorders>
            <w:vAlign w:val="center"/>
            <w:hideMark/>
          </w:tcPr>
          <w:p w14:paraId="24C90EA3" w14:textId="77777777" w:rsidR="00D66004" w:rsidRPr="00CB056F" w:rsidRDefault="00D66004" w:rsidP="00AA4FC2">
            <w:pPr>
              <w:spacing w:after="0" w:line="240" w:lineRule="auto"/>
              <w:ind w:firstLine="0"/>
              <w:jc w:val="left"/>
              <w:rPr>
                <w:ins w:id="393" w:author="razi faisal" w:date="2026-07-17T15:24:00Z" w16du:dateUtc="2026-07-17T08:24:00Z"/>
                <w:rFonts w:ascii="Arial" w:eastAsia="Times New Roman" w:hAnsi="Arial" w:cs="Arial"/>
                <w:kern w:val="0"/>
                <w:sz w:val="22"/>
              </w:rPr>
            </w:pPr>
            <w:ins w:id="394" w:author="razi faisal" w:date="2026-07-17T15:24:00Z" w16du:dateUtc="2026-07-17T08:24:00Z">
              <w:r w:rsidRPr="00CB056F">
                <w:rPr>
                  <w:rFonts w:ascii="Arial" w:eastAsia="Times New Roman" w:hAnsi="Arial" w:cs="Arial"/>
                  <w:kern w:val="0"/>
                  <w:sz w:val="22"/>
                </w:rPr>
                <w:t>Liter/siswa/hari</w:t>
              </w:r>
            </w:ins>
          </w:p>
        </w:tc>
      </w:tr>
      <w:tr w:rsidR="00D66004" w:rsidRPr="00CB056F" w14:paraId="7E405B95" w14:textId="77777777" w:rsidTr="00D66004">
        <w:trPr>
          <w:divId w:val="132019385"/>
          <w:trHeight w:val="300"/>
          <w:jc w:val="center"/>
          <w:ins w:id="395" w:author="razi faisal" w:date="2026-07-17T15:24:00Z"/>
        </w:trPr>
        <w:tc>
          <w:tcPr>
            <w:tcW w:w="0" w:type="auto"/>
            <w:tcBorders>
              <w:top w:val="nil"/>
              <w:left w:val="single" w:sz="4" w:space="0" w:color="auto"/>
              <w:bottom w:val="single" w:sz="4" w:space="0" w:color="auto"/>
              <w:right w:val="single" w:sz="4" w:space="0" w:color="auto"/>
            </w:tcBorders>
            <w:noWrap/>
            <w:vAlign w:val="center"/>
            <w:hideMark/>
          </w:tcPr>
          <w:p w14:paraId="3D9E9596" w14:textId="77777777" w:rsidR="00D66004" w:rsidRPr="00CB056F" w:rsidRDefault="00D66004" w:rsidP="00AA4FC2">
            <w:pPr>
              <w:spacing w:after="0" w:line="240" w:lineRule="auto"/>
              <w:ind w:firstLine="0"/>
              <w:jc w:val="center"/>
              <w:rPr>
                <w:ins w:id="396" w:author="razi faisal" w:date="2026-07-17T15:24:00Z" w16du:dateUtc="2026-07-17T08:24:00Z"/>
                <w:rFonts w:ascii="Arial" w:eastAsia="Times New Roman" w:hAnsi="Arial" w:cs="Arial"/>
                <w:kern w:val="0"/>
                <w:sz w:val="22"/>
              </w:rPr>
            </w:pPr>
            <w:ins w:id="397" w:author="razi faisal" w:date="2026-07-17T15:24:00Z" w16du:dateUtc="2026-07-17T08:24:00Z">
              <w:r w:rsidRPr="00CB056F">
                <w:rPr>
                  <w:rFonts w:ascii="Arial" w:eastAsia="Times New Roman" w:hAnsi="Arial" w:cs="Arial"/>
                  <w:kern w:val="0"/>
                  <w:sz w:val="22"/>
                </w:rPr>
                <w:t>7</w:t>
              </w:r>
            </w:ins>
          </w:p>
        </w:tc>
        <w:tc>
          <w:tcPr>
            <w:tcW w:w="0" w:type="auto"/>
            <w:tcBorders>
              <w:top w:val="nil"/>
              <w:left w:val="nil"/>
              <w:bottom w:val="single" w:sz="4" w:space="0" w:color="auto"/>
              <w:right w:val="single" w:sz="4" w:space="0" w:color="auto"/>
            </w:tcBorders>
            <w:vAlign w:val="center"/>
            <w:hideMark/>
          </w:tcPr>
          <w:p w14:paraId="07DD6886" w14:textId="77777777" w:rsidR="00D66004" w:rsidRPr="00CB056F" w:rsidRDefault="00D66004" w:rsidP="00AA4FC2">
            <w:pPr>
              <w:spacing w:after="0" w:line="240" w:lineRule="auto"/>
              <w:ind w:firstLine="0"/>
              <w:jc w:val="left"/>
              <w:rPr>
                <w:ins w:id="398" w:author="razi faisal" w:date="2026-07-17T15:24:00Z" w16du:dateUtc="2026-07-17T08:24:00Z"/>
                <w:rFonts w:ascii="Arial" w:eastAsia="Times New Roman" w:hAnsi="Arial" w:cs="Arial"/>
                <w:kern w:val="0"/>
                <w:sz w:val="22"/>
              </w:rPr>
            </w:pPr>
            <w:ins w:id="399" w:author="razi faisal" w:date="2026-07-17T15:24:00Z" w16du:dateUtc="2026-07-17T08:24:00Z">
              <w:r w:rsidRPr="00CB056F">
                <w:rPr>
                  <w:rFonts w:ascii="Arial" w:eastAsia="Times New Roman" w:hAnsi="Arial" w:cs="Arial"/>
                  <w:kern w:val="0"/>
                  <w:sz w:val="22"/>
                </w:rPr>
                <w:t>SMU/SMK dan lebih tinggi</w:t>
              </w:r>
            </w:ins>
          </w:p>
        </w:tc>
        <w:tc>
          <w:tcPr>
            <w:tcW w:w="0" w:type="auto"/>
            <w:tcBorders>
              <w:top w:val="nil"/>
              <w:left w:val="nil"/>
              <w:bottom w:val="single" w:sz="4" w:space="0" w:color="auto"/>
              <w:right w:val="single" w:sz="4" w:space="0" w:color="auto"/>
            </w:tcBorders>
            <w:noWrap/>
            <w:vAlign w:val="center"/>
            <w:hideMark/>
          </w:tcPr>
          <w:p w14:paraId="53FF85AA" w14:textId="77777777" w:rsidR="00D66004" w:rsidRPr="00CB056F" w:rsidRDefault="00D66004" w:rsidP="00AA4FC2">
            <w:pPr>
              <w:spacing w:after="0" w:line="240" w:lineRule="auto"/>
              <w:ind w:firstLine="0"/>
              <w:jc w:val="center"/>
              <w:rPr>
                <w:ins w:id="400" w:author="razi faisal" w:date="2026-07-17T15:24:00Z" w16du:dateUtc="2026-07-17T08:24:00Z"/>
                <w:rFonts w:ascii="Arial" w:eastAsia="Times New Roman" w:hAnsi="Arial" w:cs="Arial"/>
                <w:kern w:val="0"/>
                <w:sz w:val="22"/>
              </w:rPr>
            </w:pPr>
            <w:ins w:id="401" w:author="razi faisal" w:date="2026-07-17T15:24:00Z" w16du:dateUtc="2026-07-17T08:24:00Z">
              <w:r w:rsidRPr="00CB056F">
                <w:rPr>
                  <w:rFonts w:ascii="Arial" w:eastAsia="Times New Roman" w:hAnsi="Arial" w:cs="Arial"/>
                  <w:kern w:val="0"/>
                  <w:sz w:val="22"/>
                </w:rPr>
                <w:t>80</w:t>
              </w:r>
            </w:ins>
          </w:p>
        </w:tc>
        <w:tc>
          <w:tcPr>
            <w:tcW w:w="0" w:type="auto"/>
            <w:tcBorders>
              <w:top w:val="nil"/>
              <w:left w:val="nil"/>
              <w:bottom w:val="single" w:sz="4" w:space="0" w:color="auto"/>
              <w:right w:val="single" w:sz="4" w:space="0" w:color="auto"/>
            </w:tcBorders>
            <w:vAlign w:val="center"/>
            <w:hideMark/>
          </w:tcPr>
          <w:p w14:paraId="0CB7B250" w14:textId="77777777" w:rsidR="00D66004" w:rsidRPr="00CB056F" w:rsidRDefault="00D66004" w:rsidP="00AA4FC2">
            <w:pPr>
              <w:spacing w:after="0" w:line="240" w:lineRule="auto"/>
              <w:ind w:firstLine="0"/>
              <w:jc w:val="left"/>
              <w:rPr>
                <w:ins w:id="402" w:author="razi faisal" w:date="2026-07-17T15:24:00Z" w16du:dateUtc="2026-07-17T08:24:00Z"/>
                <w:rFonts w:ascii="Arial" w:eastAsia="Times New Roman" w:hAnsi="Arial" w:cs="Arial"/>
                <w:kern w:val="0"/>
                <w:sz w:val="22"/>
              </w:rPr>
            </w:pPr>
            <w:ins w:id="403" w:author="razi faisal" w:date="2026-07-17T15:24:00Z" w16du:dateUtc="2026-07-17T08:24:00Z">
              <w:r w:rsidRPr="00CB056F">
                <w:rPr>
                  <w:rFonts w:ascii="Arial" w:eastAsia="Times New Roman" w:hAnsi="Arial" w:cs="Arial"/>
                  <w:kern w:val="0"/>
                  <w:sz w:val="22"/>
                </w:rPr>
                <w:t>Liter/siswa/hari</w:t>
              </w:r>
            </w:ins>
          </w:p>
        </w:tc>
      </w:tr>
      <w:tr w:rsidR="00D66004" w:rsidRPr="00CB056F" w14:paraId="0AD0C775" w14:textId="77777777" w:rsidTr="00D66004">
        <w:trPr>
          <w:divId w:val="132019385"/>
          <w:trHeight w:val="300"/>
          <w:jc w:val="center"/>
          <w:ins w:id="404" w:author="razi faisal" w:date="2026-07-17T15:24:00Z"/>
        </w:trPr>
        <w:tc>
          <w:tcPr>
            <w:tcW w:w="0" w:type="auto"/>
            <w:tcBorders>
              <w:top w:val="nil"/>
              <w:left w:val="single" w:sz="4" w:space="0" w:color="auto"/>
              <w:bottom w:val="single" w:sz="4" w:space="0" w:color="auto"/>
              <w:right w:val="single" w:sz="4" w:space="0" w:color="auto"/>
            </w:tcBorders>
            <w:noWrap/>
            <w:vAlign w:val="center"/>
            <w:hideMark/>
          </w:tcPr>
          <w:p w14:paraId="06066FFF" w14:textId="77777777" w:rsidR="00D66004" w:rsidRPr="00CB056F" w:rsidRDefault="00D66004" w:rsidP="00AA4FC2">
            <w:pPr>
              <w:spacing w:after="0" w:line="240" w:lineRule="auto"/>
              <w:ind w:firstLine="0"/>
              <w:jc w:val="center"/>
              <w:rPr>
                <w:ins w:id="405" w:author="razi faisal" w:date="2026-07-17T15:24:00Z" w16du:dateUtc="2026-07-17T08:24:00Z"/>
                <w:rFonts w:ascii="Arial" w:eastAsia="Times New Roman" w:hAnsi="Arial" w:cs="Arial"/>
                <w:kern w:val="0"/>
                <w:sz w:val="22"/>
              </w:rPr>
            </w:pPr>
            <w:ins w:id="406" w:author="razi faisal" w:date="2026-07-17T15:24:00Z" w16du:dateUtc="2026-07-17T08:24:00Z">
              <w:r w:rsidRPr="00CB056F">
                <w:rPr>
                  <w:rFonts w:ascii="Arial" w:eastAsia="Times New Roman" w:hAnsi="Arial" w:cs="Arial"/>
                  <w:kern w:val="0"/>
                  <w:sz w:val="22"/>
                </w:rPr>
                <w:t>8</w:t>
              </w:r>
            </w:ins>
          </w:p>
        </w:tc>
        <w:tc>
          <w:tcPr>
            <w:tcW w:w="0" w:type="auto"/>
            <w:tcBorders>
              <w:top w:val="nil"/>
              <w:left w:val="nil"/>
              <w:bottom w:val="single" w:sz="4" w:space="0" w:color="auto"/>
              <w:right w:val="single" w:sz="4" w:space="0" w:color="auto"/>
            </w:tcBorders>
            <w:vAlign w:val="center"/>
            <w:hideMark/>
          </w:tcPr>
          <w:p w14:paraId="40034FB2" w14:textId="77777777" w:rsidR="00D66004" w:rsidRPr="00CB056F" w:rsidRDefault="00D66004" w:rsidP="00AA4FC2">
            <w:pPr>
              <w:spacing w:after="0" w:line="240" w:lineRule="auto"/>
              <w:ind w:firstLine="0"/>
              <w:jc w:val="left"/>
              <w:rPr>
                <w:ins w:id="407" w:author="razi faisal" w:date="2026-07-17T15:24:00Z" w16du:dateUtc="2026-07-17T08:24:00Z"/>
                <w:rFonts w:ascii="Arial" w:eastAsia="Times New Roman" w:hAnsi="Arial" w:cs="Arial"/>
                <w:kern w:val="0"/>
                <w:sz w:val="22"/>
              </w:rPr>
            </w:pPr>
            <w:ins w:id="408" w:author="razi faisal" w:date="2026-07-17T15:24:00Z" w16du:dateUtc="2026-07-17T08:24:00Z">
              <w:r w:rsidRPr="00CB056F">
                <w:rPr>
                  <w:rFonts w:ascii="Arial" w:eastAsia="Times New Roman" w:hAnsi="Arial" w:cs="Arial"/>
                  <w:kern w:val="0"/>
                  <w:sz w:val="22"/>
                </w:rPr>
                <w:t>Ruko/Rukan</w:t>
              </w:r>
            </w:ins>
          </w:p>
        </w:tc>
        <w:tc>
          <w:tcPr>
            <w:tcW w:w="0" w:type="auto"/>
            <w:tcBorders>
              <w:top w:val="nil"/>
              <w:left w:val="nil"/>
              <w:bottom w:val="single" w:sz="4" w:space="0" w:color="auto"/>
              <w:right w:val="single" w:sz="4" w:space="0" w:color="auto"/>
            </w:tcBorders>
            <w:noWrap/>
            <w:vAlign w:val="center"/>
            <w:hideMark/>
          </w:tcPr>
          <w:p w14:paraId="5A153322" w14:textId="77777777" w:rsidR="00D66004" w:rsidRPr="00CB056F" w:rsidRDefault="00D66004" w:rsidP="00AA4FC2">
            <w:pPr>
              <w:spacing w:after="0" w:line="240" w:lineRule="auto"/>
              <w:ind w:firstLine="0"/>
              <w:jc w:val="center"/>
              <w:rPr>
                <w:ins w:id="409" w:author="razi faisal" w:date="2026-07-17T15:24:00Z" w16du:dateUtc="2026-07-17T08:24:00Z"/>
                <w:rFonts w:ascii="Arial" w:eastAsia="Times New Roman" w:hAnsi="Arial" w:cs="Arial"/>
                <w:kern w:val="0"/>
                <w:sz w:val="22"/>
              </w:rPr>
            </w:pPr>
            <w:ins w:id="410" w:author="razi faisal" w:date="2026-07-17T15:24:00Z" w16du:dateUtc="2026-07-17T08:24:00Z">
              <w:r w:rsidRPr="00CB056F">
                <w:rPr>
                  <w:rFonts w:ascii="Arial" w:eastAsia="Times New Roman" w:hAnsi="Arial" w:cs="Arial"/>
                  <w:kern w:val="0"/>
                  <w:sz w:val="22"/>
                </w:rPr>
                <w:t>100</w:t>
              </w:r>
            </w:ins>
          </w:p>
        </w:tc>
        <w:tc>
          <w:tcPr>
            <w:tcW w:w="0" w:type="auto"/>
            <w:tcBorders>
              <w:top w:val="nil"/>
              <w:left w:val="nil"/>
              <w:bottom w:val="single" w:sz="4" w:space="0" w:color="auto"/>
              <w:right w:val="single" w:sz="4" w:space="0" w:color="auto"/>
            </w:tcBorders>
            <w:vAlign w:val="center"/>
            <w:hideMark/>
          </w:tcPr>
          <w:p w14:paraId="7A578686" w14:textId="77777777" w:rsidR="00D66004" w:rsidRPr="00CB056F" w:rsidRDefault="00D66004" w:rsidP="00AA4FC2">
            <w:pPr>
              <w:spacing w:after="0" w:line="240" w:lineRule="auto"/>
              <w:ind w:firstLine="0"/>
              <w:jc w:val="left"/>
              <w:rPr>
                <w:ins w:id="411" w:author="razi faisal" w:date="2026-07-17T15:24:00Z" w16du:dateUtc="2026-07-17T08:24:00Z"/>
                <w:rFonts w:ascii="Arial" w:eastAsia="Times New Roman" w:hAnsi="Arial" w:cs="Arial"/>
                <w:kern w:val="0"/>
                <w:sz w:val="22"/>
              </w:rPr>
            </w:pPr>
            <w:ins w:id="412" w:author="razi faisal" w:date="2026-07-17T15:24:00Z" w16du:dateUtc="2026-07-17T08:24:00Z">
              <w:r w:rsidRPr="00CB056F">
                <w:rPr>
                  <w:rFonts w:ascii="Arial" w:eastAsia="Times New Roman" w:hAnsi="Arial" w:cs="Arial"/>
                  <w:kern w:val="0"/>
                  <w:sz w:val="22"/>
                </w:rPr>
                <w:t>Liter/penghuni dan pegawai/hari</w:t>
              </w:r>
            </w:ins>
          </w:p>
        </w:tc>
      </w:tr>
      <w:tr w:rsidR="00D66004" w:rsidRPr="00CB056F" w14:paraId="47B84986" w14:textId="77777777" w:rsidTr="00D66004">
        <w:trPr>
          <w:divId w:val="132019385"/>
          <w:trHeight w:val="300"/>
          <w:jc w:val="center"/>
          <w:ins w:id="413" w:author="razi faisal" w:date="2026-07-17T15:24:00Z"/>
        </w:trPr>
        <w:tc>
          <w:tcPr>
            <w:tcW w:w="0" w:type="auto"/>
            <w:tcBorders>
              <w:top w:val="nil"/>
              <w:left w:val="single" w:sz="4" w:space="0" w:color="auto"/>
              <w:bottom w:val="single" w:sz="4" w:space="0" w:color="auto"/>
              <w:right w:val="single" w:sz="4" w:space="0" w:color="auto"/>
            </w:tcBorders>
            <w:noWrap/>
            <w:vAlign w:val="center"/>
            <w:hideMark/>
          </w:tcPr>
          <w:p w14:paraId="068081E3" w14:textId="77777777" w:rsidR="00D66004" w:rsidRPr="00CB056F" w:rsidRDefault="00D66004" w:rsidP="00AA4FC2">
            <w:pPr>
              <w:spacing w:after="0" w:line="240" w:lineRule="auto"/>
              <w:ind w:firstLine="0"/>
              <w:jc w:val="center"/>
              <w:rPr>
                <w:ins w:id="414" w:author="razi faisal" w:date="2026-07-17T15:24:00Z" w16du:dateUtc="2026-07-17T08:24:00Z"/>
                <w:rFonts w:ascii="Arial" w:eastAsia="Times New Roman" w:hAnsi="Arial" w:cs="Arial"/>
                <w:kern w:val="0"/>
                <w:sz w:val="22"/>
              </w:rPr>
            </w:pPr>
            <w:ins w:id="415" w:author="razi faisal" w:date="2026-07-17T15:24:00Z" w16du:dateUtc="2026-07-17T08:24:00Z">
              <w:r w:rsidRPr="00CB056F">
                <w:rPr>
                  <w:rFonts w:ascii="Arial" w:eastAsia="Times New Roman" w:hAnsi="Arial" w:cs="Arial"/>
                  <w:kern w:val="0"/>
                  <w:sz w:val="22"/>
                </w:rPr>
                <w:t>9</w:t>
              </w:r>
            </w:ins>
          </w:p>
        </w:tc>
        <w:tc>
          <w:tcPr>
            <w:tcW w:w="0" w:type="auto"/>
            <w:tcBorders>
              <w:top w:val="nil"/>
              <w:left w:val="nil"/>
              <w:bottom w:val="single" w:sz="4" w:space="0" w:color="auto"/>
              <w:right w:val="single" w:sz="4" w:space="0" w:color="auto"/>
            </w:tcBorders>
            <w:vAlign w:val="center"/>
            <w:hideMark/>
          </w:tcPr>
          <w:p w14:paraId="0B03A5A7" w14:textId="77777777" w:rsidR="00D66004" w:rsidRPr="00CB056F" w:rsidRDefault="00D66004" w:rsidP="00AA4FC2">
            <w:pPr>
              <w:spacing w:after="0" w:line="240" w:lineRule="auto"/>
              <w:ind w:firstLine="0"/>
              <w:jc w:val="left"/>
              <w:rPr>
                <w:ins w:id="416" w:author="razi faisal" w:date="2026-07-17T15:24:00Z" w16du:dateUtc="2026-07-17T08:24:00Z"/>
                <w:rFonts w:ascii="Arial" w:eastAsia="Times New Roman" w:hAnsi="Arial" w:cs="Arial"/>
                <w:kern w:val="0"/>
                <w:sz w:val="22"/>
              </w:rPr>
            </w:pPr>
            <w:ins w:id="417" w:author="razi faisal" w:date="2026-07-17T15:24:00Z" w16du:dateUtc="2026-07-17T08:24:00Z">
              <w:r w:rsidRPr="00CB056F">
                <w:rPr>
                  <w:rFonts w:ascii="Arial" w:eastAsia="Times New Roman" w:hAnsi="Arial" w:cs="Arial"/>
                  <w:kern w:val="0"/>
                  <w:sz w:val="22"/>
                </w:rPr>
                <w:t>Kantor/Pabrik</w:t>
              </w:r>
            </w:ins>
          </w:p>
        </w:tc>
        <w:tc>
          <w:tcPr>
            <w:tcW w:w="0" w:type="auto"/>
            <w:tcBorders>
              <w:top w:val="nil"/>
              <w:left w:val="nil"/>
              <w:bottom w:val="single" w:sz="4" w:space="0" w:color="auto"/>
              <w:right w:val="single" w:sz="4" w:space="0" w:color="auto"/>
            </w:tcBorders>
            <w:noWrap/>
            <w:vAlign w:val="center"/>
            <w:hideMark/>
          </w:tcPr>
          <w:p w14:paraId="25F6B663" w14:textId="77777777" w:rsidR="00D66004" w:rsidRPr="00CB056F" w:rsidRDefault="00D66004" w:rsidP="00AA4FC2">
            <w:pPr>
              <w:spacing w:after="0" w:line="240" w:lineRule="auto"/>
              <w:ind w:firstLine="0"/>
              <w:jc w:val="center"/>
              <w:rPr>
                <w:ins w:id="418" w:author="razi faisal" w:date="2026-07-17T15:24:00Z" w16du:dateUtc="2026-07-17T08:24:00Z"/>
                <w:rFonts w:ascii="Arial" w:eastAsia="Times New Roman" w:hAnsi="Arial" w:cs="Arial"/>
                <w:kern w:val="0"/>
                <w:sz w:val="22"/>
              </w:rPr>
            </w:pPr>
            <w:ins w:id="419" w:author="razi faisal" w:date="2026-07-17T15:24:00Z" w16du:dateUtc="2026-07-17T08:24:00Z">
              <w:r w:rsidRPr="00CB056F">
                <w:rPr>
                  <w:rFonts w:ascii="Arial" w:eastAsia="Times New Roman" w:hAnsi="Arial" w:cs="Arial"/>
                  <w:kern w:val="0"/>
                  <w:sz w:val="22"/>
                </w:rPr>
                <w:t>50</w:t>
              </w:r>
            </w:ins>
          </w:p>
        </w:tc>
        <w:tc>
          <w:tcPr>
            <w:tcW w:w="0" w:type="auto"/>
            <w:tcBorders>
              <w:top w:val="nil"/>
              <w:left w:val="nil"/>
              <w:bottom w:val="single" w:sz="4" w:space="0" w:color="auto"/>
              <w:right w:val="single" w:sz="4" w:space="0" w:color="auto"/>
            </w:tcBorders>
            <w:vAlign w:val="center"/>
            <w:hideMark/>
          </w:tcPr>
          <w:p w14:paraId="04BFA8B8" w14:textId="77777777" w:rsidR="00D66004" w:rsidRPr="00CB056F" w:rsidRDefault="00D66004" w:rsidP="00AA4FC2">
            <w:pPr>
              <w:spacing w:after="0" w:line="240" w:lineRule="auto"/>
              <w:ind w:firstLine="0"/>
              <w:jc w:val="left"/>
              <w:rPr>
                <w:ins w:id="420" w:author="razi faisal" w:date="2026-07-17T15:24:00Z" w16du:dateUtc="2026-07-17T08:24:00Z"/>
                <w:rFonts w:ascii="Arial" w:eastAsia="Times New Roman" w:hAnsi="Arial" w:cs="Arial"/>
                <w:kern w:val="0"/>
                <w:sz w:val="22"/>
              </w:rPr>
            </w:pPr>
            <w:ins w:id="421" w:author="razi faisal" w:date="2026-07-17T15:24:00Z" w16du:dateUtc="2026-07-17T08:24:00Z">
              <w:r w:rsidRPr="00CB056F">
                <w:rPr>
                  <w:rFonts w:ascii="Arial" w:eastAsia="Times New Roman" w:hAnsi="Arial" w:cs="Arial"/>
                  <w:kern w:val="0"/>
                  <w:sz w:val="22"/>
                </w:rPr>
                <w:t>Liter/pegawai/hari</w:t>
              </w:r>
            </w:ins>
          </w:p>
        </w:tc>
      </w:tr>
      <w:tr w:rsidR="00D66004" w:rsidRPr="00CB056F" w14:paraId="10ABF4E9" w14:textId="77777777" w:rsidTr="00D66004">
        <w:trPr>
          <w:divId w:val="132019385"/>
          <w:trHeight w:val="300"/>
          <w:jc w:val="center"/>
          <w:ins w:id="422" w:author="razi faisal" w:date="2026-07-17T15:24:00Z"/>
        </w:trPr>
        <w:tc>
          <w:tcPr>
            <w:tcW w:w="0" w:type="auto"/>
            <w:tcBorders>
              <w:top w:val="nil"/>
              <w:left w:val="single" w:sz="4" w:space="0" w:color="auto"/>
              <w:bottom w:val="single" w:sz="4" w:space="0" w:color="auto"/>
              <w:right w:val="single" w:sz="4" w:space="0" w:color="auto"/>
            </w:tcBorders>
            <w:noWrap/>
            <w:vAlign w:val="center"/>
            <w:hideMark/>
          </w:tcPr>
          <w:p w14:paraId="03E979BE" w14:textId="77777777" w:rsidR="00D66004" w:rsidRPr="00CB056F" w:rsidRDefault="00D66004" w:rsidP="00AA4FC2">
            <w:pPr>
              <w:spacing w:after="0" w:line="240" w:lineRule="auto"/>
              <w:ind w:firstLine="0"/>
              <w:jc w:val="center"/>
              <w:rPr>
                <w:ins w:id="423" w:author="razi faisal" w:date="2026-07-17T15:24:00Z" w16du:dateUtc="2026-07-17T08:24:00Z"/>
                <w:rFonts w:ascii="Arial" w:eastAsia="Times New Roman" w:hAnsi="Arial" w:cs="Arial"/>
                <w:kern w:val="0"/>
                <w:sz w:val="22"/>
              </w:rPr>
            </w:pPr>
            <w:ins w:id="424" w:author="razi faisal" w:date="2026-07-17T15:24:00Z" w16du:dateUtc="2026-07-17T08:24:00Z">
              <w:r w:rsidRPr="00CB056F">
                <w:rPr>
                  <w:rFonts w:ascii="Arial" w:eastAsia="Times New Roman" w:hAnsi="Arial" w:cs="Arial"/>
                  <w:kern w:val="0"/>
                  <w:sz w:val="22"/>
                </w:rPr>
                <w:t>10</w:t>
              </w:r>
            </w:ins>
          </w:p>
        </w:tc>
        <w:tc>
          <w:tcPr>
            <w:tcW w:w="0" w:type="auto"/>
            <w:tcBorders>
              <w:top w:val="nil"/>
              <w:left w:val="nil"/>
              <w:bottom w:val="single" w:sz="4" w:space="0" w:color="auto"/>
              <w:right w:val="single" w:sz="4" w:space="0" w:color="auto"/>
            </w:tcBorders>
            <w:vAlign w:val="center"/>
            <w:hideMark/>
          </w:tcPr>
          <w:p w14:paraId="2EF01C41" w14:textId="77777777" w:rsidR="00D66004" w:rsidRPr="00CB056F" w:rsidRDefault="00D66004" w:rsidP="00AA4FC2">
            <w:pPr>
              <w:spacing w:after="0" w:line="240" w:lineRule="auto"/>
              <w:ind w:firstLine="0"/>
              <w:jc w:val="left"/>
              <w:rPr>
                <w:ins w:id="425" w:author="razi faisal" w:date="2026-07-17T15:24:00Z" w16du:dateUtc="2026-07-17T08:24:00Z"/>
                <w:rFonts w:ascii="Arial" w:eastAsia="Times New Roman" w:hAnsi="Arial" w:cs="Arial"/>
                <w:kern w:val="0"/>
                <w:sz w:val="22"/>
              </w:rPr>
            </w:pPr>
            <w:ins w:id="426" w:author="razi faisal" w:date="2026-07-17T15:24:00Z" w16du:dateUtc="2026-07-17T08:24:00Z">
              <w:r w:rsidRPr="00CB056F">
                <w:rPr>
                  <w:rFonts w:ascii="Arial" w:eastAsia="Times New Roman" w:hAnsi="Arial" w:cs="Arial"/>
                  <w:kern w:val="0"/>
                  <w:sz w:val="22"/>
                </w:rPr>
                <w:t>Toserba, toko pengecer</w:t>
              </w:r>
            </w:ins>
          </w:p>
        </w:tc>
        <w:tc>
          <w:tcPr>
            <w:tcW w:w="0" w:type="auto"/>
            <w:tcBorders>
              <w:top w:val="nil"/>
              <w:left w:val="nil"/>
              <w:bottom w:val="single" w:sz="4" w:space="0" w:color="auto"/>
              <w:right w:val="single" w:sz="4" w:space="0" w:color="auto"/>
            </w:tcBorders>
            <w:noWrap/>
            <w:vAlign w:val="center"/>
            <w:hideMark/>
          </w:tcPr>
          <w:p w14:paraId="4C78C639" w14:textId="77777777" w:rsidR="00D66004" w:rsidRPr="00CB056F" w:rsidRDefault="00D66004" w:rsidP="00AA4FC2">
            <w:pPr>
              <w:spacing w:after="0" w:line="240" w:lineRule="auto"/>
              <w:ind w:firstLine="0"/>
              <w:jc w:val="center"/>
              <w:rPr>
                <w:ins w:id="427" w:author="razi faisal" w:date="2026-07-17T15:24:00Z" w16du:dateUtc="2026-07-17T08:24:00Z"/>
                <w:rFonts w:ascii="Arial" w:eastAsia="Times New Roman" w:hAnsi="Arial" w:cs="Arial"/>
                <w:kern w:val="0"/>
                <w:sz w:val="22"/>
              </w:rPr>
            </w:pPr>
            <w:ins w:id="428" w:author="razi faisal" w:date="2026-07-17T15:24:00Z" w16du:dateUtc="2026-07-17T08:24:00Z">
              <w:r w:rsidRPr="00CB056F">
                <w:rPr>
                  <w:rFonts w:ascii="Arial" w:eastAsia="Times New Roman" w:hAnsi="Arial" w:cs="Arial"/>
                  <w:kern w:val="0"/>
                  <w:sz w:val="22"/>
                </w:rPr>
                <w:t>5</w:t>
              </w:r>
            </w:ins>
          </w:p>
        </w:tc>
        <w:tc>
          <w:tcPr>
            <w:tcW w:w="0" w:type="auto"/>
            <w:tcBorders>
              <w:top w:val="nil"/>
              <w:left w:val="nil"/>
              <w:bottom w:val="single" w:sz="4" w:space="0" w:color="auto"/>
              <w:right w:val="single" w:sz="4" w:space="0" w:color="auto"/>
            </w:tcBorders>
            <w:vAlign w:val="center"/>
            <w:hideMark/>
          </w:tcPr>
          <w:p w14:paraId="50596607" w14:textId="77777777" w:rsidR="00D66004" w:rsidRPr="00CB056F" w:rsidRDefault="00D66004" w:rsidP="00AA4FC2">
            <w:pPr>
              <w:spacing w:after="0" w:line="240" w:lineRule="auto"/>
              <w:ind w:firstLine="0"/>
              <w:jc w:val="left"/>
              <w:rPr>
                <w:ins w:id="429" w:author="razi faisal" w:date="2026-07-17T15:24:00Z" w16du:dateUtc="2026-07-17T08:24:00Z"/>
                <w:rFonts w:ascii="Arial" w:eastAsia="Times New Roman" w:hAnsi="Arial" w:cs="Arial"/>
                <w:kern w:val="0"/>
                <w:sz w:val="22"/>
              </w:rPr>
            </w:pPr>
            <w:ins w:id="430" w:author="razi faisal" w:date="2026-07-17T15:24:00Z" w16du:dateUtc="2026-07-17T08:24:00Z">
              <w:r w:rsidRPr="00CB056F">
                <w:rPr>
                  <w:rFonts w:ascii="Arial" w:eastAsia="Times New Roman" w:hAnsi="Arial" w:cs="Arial"/>
                  <w:kern w:val="0"/>
                  <w:sz w:val="22"/>
                </w:rPr>
                <w:t>Liter/m2</w:t>
              </w:r>
            </w:ins>
          </w:p>
        </w:tc>
      </w:tr>
      <w:tr w:rsidR="00D66004" w:rsidRPr="00CB056F" w14:paraId="0B6D0014" w14:textId="77777777" w:rsidTr="00D66004">
        <w:trPr>
          <w:divId w:val="132019385"/>
          <w:trHeight w:val="300"/>
          <w:jc w:val="center"/>
          <w:ins w:id="431" w:author="razi faisal" w:date="2026-07-17T15:24:00Z"/>
        </w:trPr>
        <w:tc>
          <w:tcPr>
            <w:tcW w:w="0" w:type="auto"/>
            <w:tcBorders>
              <w:top w:val="nil"/>
              <w:left w:val="single" w:sz="4" w:space="0" w:color="auto"/>
              <w:bottom w:val="single" w:sz="4" w:space="0" w:color="auto"/>
              <w:right w:val="single" w:sz="4" w:space="0" w:color="auto"/>
            </w:tcBorders>
            <w:noWrap/>
            <w:vAlign w:val="center"/>
            <w:hideMark/>
          </w:tcPr>
          <w:p w14:paraId="2FDF445F" w14:textId="77777777" w:rsidR="00D66004" w:rsidRPr="00CB056F" w:rsidRDefault="00D66004" w:rsidP="00AA4FC2">
            <w:pPr>
              <w:spacing w:after="0" w:line="240" w:lineRule="auto"/>
              <w:ind w:firstLine="0"/>
              <w:jc w:val="center"/>
              <w:rPr>
                <w:ins w:id="432" w:author="razi faisal" w:date="2026-07-17T15:24:00Z" w16du:dateUtc="2026-07-17T08:24:00Z"/>
                <w:rFonts w:ascii="Arial" w:eastAsia="Times New Roman" w:hAnsi="Arial" w:cs="Arial"/>
                <w:kern w:val="0"/>
                <w:sz w:val="22"/>
              </w:rPr>
            </w:pPr>
            <w:ins w:id="433" w:author="razi faisal" w:date="2026-07-17T15:24:00Z" w16du:dateUtc="2026-07-17T08:24:00Z">
              <w:r w:rsidRPr="00CB056F">
                <w:rPr>
                  <w:rFonts w:ascii="Arial" w:eastAsia="Times New Roman" w:hAnsi="Arial" w:cs="Arial"/>
                  <w:kern w:val="0"/>
                  <w:sz w:val="22"/>
                </w:rPr>
                <w:t>11</w:t>
              </w:r>
            </w:ins>
          </w:p>
        </w:tc>
        <w:tc>
          <w:tcPr>
            <w:tcW w:w="0" w:type="auto"/>
            <w:tcBorders>
              <w:top w:val="nil"/>
              <w:left w:val="nil"/>
              <w:bottom w:val="single" w:sz="4" w:space="0" w:color="auto"/>
              <w:right w:val="single" w:sz="4" w:space="0" w:color="auto"/>
            </w:tcBorders>
            <w:vAlign w:val="center"/>
            <w:hideMark/>
          </w:tcPr>
          <w:p w14:paraId="234EAD0E" w14:textId="77777777" w:rsidR="00D66004" w:rsidRPr="00CB056F" w:rsidRDefault="00D66004" w:rsidP="00AA4FC2">
            <w:pPr>
              <w:spacing w:after="0" w:line="240" w:lineRule="auto"/>
              <w:ind w:firstLine="0"/>
              <w:jc w:val="left"/>
              <w:rPr>
                <w:ins w:id="434" w:author="razi faisal" w:date="2026-07-17T15:24:00Z" w16du:dateUtc="2026-07-17T08:24:00Z"/>
                <w:rFonts w:ascii="Arial" w:eastAsia="Times New Roman" w:hAnsi="Arial" w:cs="Arial"/>
                <w:kern w:val="0"/>
                <w:sz w:val="22"/>
              </w:rPr>
            </w:pPr>
            <w:ins w:id="435" w:author="razi faisal" w:date="2026-07-17T15:24:00Z" w16du:dateUtc="2026-07-17T08:24:00Z">
              <w:r w:rsidRPr="00CB056F">
                <w:rPr>
                  <w:rFonts w:ascii="Arial" w:eastAsia="Times New Roman" w:hAnsi="Arial" w:cs="Arial"/>
                  <w:kern w:val="0"/>
                  <w:sz w:val="22"/>
                </w:rPr>
                <w:t>Restoran</w:t>
              </w:r>
            </w:ins>
          </w:p>
        </w:tc>
        <w:tc>
          <w:tcPr>
            <w:tcW w:w="0" w:type="auto"/>
            <w:tcBorders>
              <w:top w:val="nil"/>
              <w:left w:val="nil"/>
              <w:bottom w:val="single" w:sz="4" w:space="0" w:color="auto"/>
              <w:right w:val="single" w:sz="4" w:space="0" w:color="auto"/>
            </w:tcBorders>
            <w:noWrap/>
            <w:vAlign w:val="center"/>
            <w:hideMark/>
          </w:tcPr>
          <w:p w14:paraId="1C51C2F0" w14:textId="77777777" w:rsidR="00D66004" w:rsidRPr="00CB056F" w:rsidRDefault="00D66004" w:rsidP="00AA4FC2">
            <w:pPr>
              <w:spacing w:after="0" w:line="240" w:lineRule="auto"/>
              <w:ind w:firstLine="0"/>
              <w:jc w:val="center"/>
              <w:rPr>
                <w:ins w:id="436" w:author="razi faisal" w:date="2026-07-17T15:24:00Z" w16du:dateUtc="2026-07-17T08:24:00Z"/>
                <w:rFonts w:ascii="Arial" w:eastAsia="Times New Roman" w:hAnsi="Arial" w:cs="Arial"/>
                <w:kern w:val="0"/>
                <w:sz w:val="22"/>
              </w:rPr>
            </w:pPr>
            <w:ins w:id="437" w:author="razi faisal" w:date="2026-07-17T15:24:00Z" w16du:dateUtc="2026-07-17T08:24:00Z">
              <w:r w:rsidRPr="00CB056F">
                <w:rPr>
                  <w:rFonts w:ascii="Arial" w:eastAsia="Times New Roman" w:hAnsi="Arial" w:cs="Arial"/>
                  <w:kern w:val="0"/>
                  <w:sz w:val="22"/>
                </w:rPr>
                <w:t>15</w:t>
              </w:r>
            </w:ins>
          </w:p>
        </w:tc>
        <w:tc>
          <w:tcPr>
            <w:tcW w:w="0" w:type="auto"/>
            <w:tcBorders>
              <w:top w:val="nil"/>
              <w:left w:val="nil"/>
              <w:bottom w:val="single" w:sz="4" w:space="0" w:color="auto"/>
              <w:right w:val="single" w:sz="4" w:space="0" w:color="auto"/>
            </w:tcBorders>
            <w:vAlign w:val="center"/>
            <w:hideMark/>
          </w:tcPr>
          <w:p w14:paraId="07B0244B" w14:textId="77777777" w:rsidR="00D66004" w:rsidRPr="00CB056F" w:rsidRDefault="00D66004" w:rsidP="00AA4FC2">
            <w:pPr>
              <w:spacing w:after="0" w:line="240" w:lineRule="auto"/>
              <w:ind w:firstLine="0"/>
              <w:jc w:val="left"/>
              <w:rPr>
                <w:ins w:id="438" w:author="razi faisal" w:date="2026-07-17T15:24:00Z" w16du:dateUtc="2026-07-17T08:24:00Z"/>
                <w:rFonts w:ascii="Arial" w:eastAsia="Times New Roman" w:hAnsi="Arial" w:cs="Arial"/>
                <w:kern w:val="0"/>
                <w:sz w:val="22"/>
              </w:rPr>
            </w:pPr>
            <w:ins w:id="439" w:author="razi faisal" w:date="2026-07-17T15:24:00Z" w16du:dateUtc="2026-07-17T08:24:00Z">
              <w:r w:rsidRPr="00CB056F">
                <w:rPr>
                  <w:rFonts w:ascii="Arial" w:eastAsia="Times New Roman" w:hAnsi="Arial" w:cs="Arial"/>
                  <w:kern w:val="0"/>
                  <w:sz w:val="22"/>
                </w:rPr>
                <w:t>Liter/kursi</w:t>
              </w:r>
            </w:ins>
          </w:p>
        </w:tc>
      </w:tr>
      <w:tr w:rsidR="00D66004" w:rsidRPr="00CB056F" w14:paraId="150165F8" w14:textId="77777777" w:rsidTr="00D66004">
        <w:trPr>
          <w:divId w:val="132019385"/>
          <w:trHeight w:val="300"/>
          <w:jc w:val="center"/>
          <w:ins w:id="440" w:author="razi faisal" w:date="2026-07-17T15:24:00Z"/>
        </w:trPr>
        <w:tc>
          <w:tcPr>
            <w:tcW w:w="0" w:type="auto"/>
            <w:tcBorders>
              <w:top w:val="nil"/>
              <w:left w:val="single" w:sz="4" w:space="0" w:color="auto"/>
              <w:bottom w:val="single" w:sz="4" w:space="0" w:color="auto"/>
              <w:right w:val="single" w:sz="4" w:space="0" w:color="auto"/>
            </w:tcBorders>
            <w:noWrap/>
            <w:vAlign w:val="center"/>
            <w:hideMark/>
          </w:tcPr>
          <w:p w14:paraId="6FA8C6E5" w14:textId="77777777" w:rsidR="00D66004" w:rsidRPr="00CB056F" w:rsidRDefault="00D66004" w:rsidP="00AA4FC2">
            <w:pPr>
              <w:spacing w:after="0" w:line="240" w:lineRule="auto"/>
              <w:ind w:firstLine="0"/>
              <w:jc w:val="center"/>
              <w:rPr>
                <w:ins w:id="441" w:author="razi faisal" w:date="2026-07-17T15:24:00Z" w16du:dateUtc="2026-07-17T08:24:00Z"/>
                <w:rFonts w:ascii="Arial" w:eastAsia="Times New Roman" w:hAnsi="Arial" w:cs="Arial"/>
                <w:kern w:val="0"/>
                <w:sz w:val="22"/>
              </w:rPr>
            </w:pPr>
            <w:ins w:id="442" w:author="razi faisal" w:date="2026-07-17T15:24:00Z" w16du:dateUtc="2026-07-17T08:24:00Z">
              <w:r w:rsidRPr="00CB056F">
                <w:rPr>
                  <w:rFonts w:ascii="Arial" w:eastAsia="Times New Roman" w:hAnsi="Arial" w:cs="Arial"/>
                  <w:kern w:val="0"/>
                  <w:sz w:val="22"/>
                </w:rPr>
                <w:t>12</w:t>
              </w:r>
            </w:ins>
          </w:p>
        </w:tc>
        <w:tc>
          <w:tcPr>
            <w:tcW w:w="0" w:type="auto"/>
            <w:tcBorders>
              <w:top w:val="nil"/>
              <w:left w:val="nil"/>
              <w:bottom w:val="single" w:sz="4" w:space="0" w:color="auto"/>
              <w:right w:val="single" w:sz="4" w:space="0" w:color="auto"/>
            </w:tcBorders>
            <w:vAlign w:val="center"/>
            <w:hideMark/>
          </w:tcPr>
          <w:p w14:paraId="38E331E8" w14:textId="77777777" w:rsidR="00D66004" w:rsidRPr="00CB056F" w:rsidRDefault="00D66004" w:rsidP="00AA4FC2">
            <w:pPr>
              <w:spacing w:after="0" w:line="240" w:lineRule="auto"/>
              <w:ind w:firstLine="0"/>
              <w:jc w:val="left"/>
              <w:rPr>
                <w:ins w:id="443" w:author="razi faisal" w:date="2026-07-17T15:24:00Z" w16du:dateUtc="2026-07-17T08:24:00Z"/>
                <w:rFonts w:ascii="Arial" w:eastAsia="Times New Roman" w:hAnsi="Arial" w:cs="Arial"/>
                <w:kern w:val="0"/>
                <w:sz w:val="22"/>
              </w:rPr>
            </w:pPr>
            <w:ins w:id="444" w:author="razi faisal" w:date="2026-07-17T15:24:00Z" w16du:dateUtc="2026-07-17T08:24:00Z">
              <w:r w:rsidRPr="00CB056F">
                <w:rPr>
                  <w:rFonts w:ascii="Arial" w:eastAsia="Times New Roman" w:hAnsi="Arial" w:cs="Arial"/>
                  <w:kern w:val="0"/>
                  <w:sz w:val="22"/>
                </w:rPr>
                <w:t>Hotel berbintang</w:t>
              </w:r>
            </w:ins>
          </w:p>
        </w:tc>
        <w:tc>
          <w:tcPr>
            <w:tcW w:w="0" w:type="auto"/>
            <w:tcBorders>
              <w:top w:val="nil"/>
              <w:left w:val="nil"/>
              <w:bottom w:val="single" w:sz="4" w:space="0" w:color="auto"/>
              <w:right w:val="single" w:sz="4" w:space="0" w:color="auto"/>
            </w:tcBorders>
            <w:noWrap/>
            <w:vAlign w:val="center"/>
            <w:hideMark/>
          </w:tcPr>
          <w:p w14:paraId="7EFE6EB7" w14:textId="77777777" w:rsidR="00D66004" w:rsidRPr="00CB056F" w:rsidRDefault="00D66004" w:rsidP="00AA4FC2">
            <w:pPr>
              <w:spacing w:after="0" w:line="240" w:lineRule="auto"/>
              <w:ind w:firstLine="0"/>
              <w:jc w:val="center"/>
              <w:rPr>
                <w:ins w:id="445" w:author="razi faisal" w:date="2026-07-17T15:24:00Z" w16du:dateUtc="2026-07-17T08:24:00Z"/>
                <w:rFonts w:ascii="Arial" w:eastAsia="Times New Roman" w:hAnsi="Arial" w:cs="Arial"/>
                <w:kern w:val="0"/>
                <w:sz w:val="22"/>
              </w:rPr>
            </w:pPr>
            <w:ins w:id="446" w:author="razi faisal" w:date="2026-07-17T15:24:00Z" w16du:dateUtc="2026-07-17T08:24:00Z">
              <w:r w:rsidRPr="00CB056F">
                <w:rPr>
                  <w:rFonts w:ascii="Arial" w:eastAsia="Times New Roman" w:hAnsi="Arial" w:cs="Arial"/>
                  <w:kern w:val="0"/>
                  <w:sz w:val="22"/>
                </w:rPr>
                <w:t>250</w:t>
              </w:r>
            </w:ins>
          </w:p>
        </w:tc>
        <w:tc>
          <w:tcPr>
            <w:tcW w:w="0" w:type="auto"/>
            <w:tcBorders>
              <w:top w:val="nil"/>
              <w:left w:val="nil"/>
              <w:bottom w:val="single" w:sz="4" w:space="0" w:color="auto"/>
              <w:right w:val="single" w:sz="4" w:space="0" w:color="auto"/>
            </w:tcBorders>
            <w:vAlign w:val="center"/>
            <w:hideMark/>
          </w:tcPr>
          <w:p w14:paraId="01EA4FBB" w14:textId="77777777" w:rsidR="00D66004" w:rsidRPr="00CB056F" w:rsidRDefault="00D66004" w:rsidP="00AA4FC2">
            <w:pPr>
              <w:spacing w:after="0" w:line="240" w:lineRule="auto"/>
              <w:ind w:firstLine="0"/>
              <w:jc w:val="left"/>
              <w:rPr>
                <w:ins w:id="447" w:author="razi faisal" w:date="2026-07-17T15:24:00Z" w16du:dateUtc="2026-07-17T08:24:00Z"/>
                <w:rFonts w:ascii="Arial" w:eastAsia="Times New Roman" w:hAnsi="Arial" w:cs="Arial"/>
                <w:kern w:val="0"/>
                <w:sz w:val="22"/>
              </w:rPr>
            </w:pPr>
            <w:ins w:id="448" w:author="razi faisal" w:date="2026-07-17T15:24:00Z" w16du:dateUtc="2026-07-17T08:24:00Z">
              <w:r w:rsidRPr="00CB056F">
                <w:rPr>
                  <w:rFonts w:ascii="Arial" w:eastAsia="Times New Roman" w:hAnsi="Arial" w:cs="Arial"/>
                  <w:kern w:val="0"/>
                  <w:sz w:val="22"/>
                </w:rPr>
                <w:t>Liter/tempat tidur/hari</w:t>
              </w:r>
            </w:ins>
          </w:p>
        </w:tc>
      </w:tr>
      <w:tr w:rsidR="00D66004" w:rsidRPr="00CB056F" w14:paraId="55D22282" w14:textId="77777777" w:rsidTr="00D66004">
        <w:trPr>
          <w:divId w:val="132019385"/>
          <w:trHeight w:val="300"/>
          <w:jc w:val="center"/>
          <w:ins w:id="449" w:author="razi faisal" w:date="2026-07-17T15:24:00Z"/>
        </w:trPr>
        <w:tc>
          <w:tcPr>
            <w:tcW w:w="0" w:type="auto"/>
            <w:tcBorders>
              <w:top w:val="nil"/>
              <w:left w:val="single" w:sz="4" w:space="0" w:color="auto"/>
              <w:bottom w:val="single" w:sz="4" w:space="0" w:color="auto"/>
              <w:right w:val="single" w:sz="4" w:space="0" w:color="auto"/>
            </w:tcBorders>
            <w:noWrap/>
            <w:vAlign w:val="center"/>
            <w:hideMark/>
          </w:tcPr>
          <w:p w14:paraId="71B194F0" w14:textId="77777777" w:rsidR="00D66004" w:rsidRPr="00CB056F" w:rsidRDefault="00D66004" w:rsidP="00AA4FC2">
            <w:pPr>
              <w:spacing w:after="0" w:line="240" w:lineRule="auto"/>
              <w:ind w:firstLine="0"/>
              <w:jc w:val="center"/>
              <w:rPr>
                <w:ins w:id="450" w:author="razi faisal" w:date="2026-07-17T15:24:00Z" w16du:dateUtc="2026-07-17T08:24:00Z"/>
                <w:rFonts w:ascii="Arial" w:eastAsia="Times New Roman" w:hAnsi="Arial" w:cs="Arial"/>
                <w:kern w:val="0"/>
                <w:sz w:val="22"/>
              </w:rPr>
            </w:pPr>
            <w:ins w:id="451" w:author="razi faisal" w:date="2026-07-17T15:24:00Z" w16du:dateUtc="2026-07-17T08:24:00Z">
              <w:r w:rsidRPr="00CB056F">
                <w:rPr>
                  <w:rFonts w:ascii="Arial" w:eastAsia="Times New Roman" w:hAnsi="Arial" w:cs="Arial"/>
                  <w:kern w:val="0"/>
                  <w:sz w:val="22"/>
                </w:rPr>
                <w:t>13</w:t>
              </w:r>
            </w:ins>
          </w:p>
        </w:tc>
        <w:tc>
          <w:tcPr>
            <w:tcW w:w="0" w:type="auto"/>
            <w:tcBorders>
              <w:top w:val="nil"/>
              <w:left w:val="nil"/>
              <w:bottom w:val="single" w:sz="4" w:space="0" w:color="auto"/>
              <w:right w:val="single" w:sz="4" w:space="0" w:color="auto"/>
            </w:tcBorders>
            <w:vAlign w:val="center"/>
            <w:hideMark/>
          </w:tcPr>
          <w:p w14:paraId="44ABB4B9" w14:textId="77777777" w:rsidR="00D66004" w:rsidRPr="00CB056F" w:rsidRDefault="00D66004" w:rsidP="00AA4FC2">
            <w:pPr>
              <w:spacing w:after="0" w:line="240" w:lineRule="auto"/>
              <w:ind w:firstLine="0"/>
              <w:jc w:val="left"/>
              <w:rPr>
                <w:ins w:id="452" w:author="razi faisal" w:date="2026-07-17T15:24:00Z" w16du:dateUtc="2026-07-17T08:24:00Z"/>
                <w:rFonts w:ascii="Arial" w:eastAsia="Times New Roman" w:hAnsi="Arial" w:cs="Arial"/>
                <w:kern w:val="0"/>
                <w:sz w:val="22"/>
              </w:rPr>
            </w:pPr>
            <w:ins w:id="453" w:author="razi faisal" w:date="2026-07-17T15:24:00Z" w16du:dateUtc="2026-07-17T08:24:00Z">
              <w:r w:rsidRPr="00CB056F">
                <w:rPr>
                  <w:rFonts w:ascii="Arial" w:eastAsia="Times New Roman" w:hAnsi="Arial" w:cs="Arial"/>
                  <w:kern w:val="0"/>
                  <w:sz w:val="22"/>
                </w:rPr>
                <w:t>Hotel Melati/Penginapan</w:t>
              </w:r>
            </w:ins>
          </w:p>
        </w:tc>
        <w:tc>
          <w:tcPr>
            <w:tcW w:w="0" w:type="auto"/>
            <w:tcBorders>
              <w:top w:val="nil"/>
              <w:left w:val="nil"/>
              <w:bottom w:val="single" w:sz="4" w:space="0" w:color="auto"/>
              <w:right w:val="single" w:sz="4" w:space="0" w:color="auto"/>
            </w:tcBorders>
            <w:noWrap/>
            <w:vAlign w:val="center"/>
            <w:hideMark/>
          </w:tcPr>
          <w:p w14:paraId="0A40E883" w14:textId="77777777" w:rsidR="00D66004" w:rsidRPr="00CB056F" w:rsidRDefault="00D66004" w:rsidP="00AA4FC2">
            <w:pPr>
              <w:spacing w:after="0" w:line="240" w:lineRule="auto"/>
              <w:ind w:firstLine="0"/>
              <w:jc w:val="center"/>
              <w:rPr>
                <w:ins w:id="454" w:author="razi faisal" w:date="2026-07-17T15:24:00Z" w16du:dateUtc="2026-07-17T08:24:00Z"/>
                <w:rFonts w:ascii="Arial" w:eastAsia="Times New Roman" w:hAnsi="Arial" w:cs="Arial"/>
                <w:kern w:val="0"/>
                <w:sz w:val="22"/>
              </w:rPr>
            </w:pPr>
            <w:ins w:id="455" w:author="razi faisal" w:date="2026-07-17T15:24:00Z" w16du:dateUtc="2026-07-17T08:24:00Z">
              <w:r w:rsidRPr="00CB056F">
                <w:rPr>
                  <w:rFonts w:ascii="Arial" w:eastAsia="Times New Roman" w:hAnsi="Arial" w:cs="Arial"/>
                  <w:kern w:val="0"/>
                  <w:sz w:val="22"/>
                </w:rPr>
                <w:t>150</w:t>
              </w:r>
            </w:ins>
          </w:p>
        </w:tc>
        <w:tc>
          <w:tcPr>
            <w:tcW w:w="0" w:type="auto"/>
            <w:tcBorders>
              <w:top w:val="nil"/>
              <w:left w:val="nil"/>
              <w:bottom w:val="single" w:sz="4" w:space="0" w:color="auto"/>
              <w:right w:val="single" w:sz="4" w:space="0" w:color="auto"/>
            </w:tcBorders>
            <w:vAlign w:val="center"/>
            <w:hideMark/>
          </w:tcPr>
          <w:p w14:paraId="7724B21E" w14:textId="77777777" w:rsidR="00D66004" w:rsidRPr="00CB056F" w:rsidRDefault="00D66004" w:rsidP="00AA4FC2">
            <w:pPr>
              <w:spacing w:after="0" w:line="240" w:lineRule="auto"/>
              <w:ind w:firstLine="0"/>
              <w:jc w:val="left"/>
              <w:rPr>
                <w:ins w:id="456" w:author="razi faisal" w:date="2026-07-17T15:24:00Z" w16du:dateUtc="2026-07-17T08:24:00Z"/>
                <w:rFonts w:ascii="Arial" w:eastAsia="Times New Roman" w:hAnsi="Arial" w:cs="Arial"/>
                <w:kern w:val="0"/>
                <w:sz w:val="22"/>
              </w:rPr>
            </w:pPr>
            <w:ins w:id="457" w:author="razi faisal" w:date="2026-07-17T15:24:00Z" w16du:dateUtc="2026-07-17T08:24:00Z">
              <w:r w:rsidRPr="00CB056F">
                <w:rPr>
                  <w:rFonts w:ascii="Arial" w:eastAsia="Times New Roman" w:hAnsi="Arial" w:cs="Arial"/>
                  <w:kern w:val="0"/>
                  <w:sz w:val="22"/>
                </w:rPr>
                <w:t>Liter/tempat tidur/hari</w:t>
              </w:r>
            </w:ins>
          </w:p>
        </w:tc>
      </w:tr>
      <w:tr w:rsidR="00D66004" w:rsidRPr="00CB056F" w14:paraId="5440F1AD" w14:textId="77777777" w:rsidTr="00D66004">
        <w:trPr>
          <w:divId w:val="132019385"/>
          <w:trHeight w:val="300"/>
          <w:jc w:val="center"/>
          <w:ins w:id="458" w:author="razi faisal" w:date="2026-07-17T15:24:00Z"/>
        </w:trPr>
        <w:tc>
          <w:tcPr>
            <w:tcW w:w="0" w:type="auto"/>
            <w:tcBorders>
              <w:top w:val="nil"/>
              <w:left w:val="single" w:sz="4" w:space="0" w:color="auto"/>
              <w:bottom w:val="single" w:sz="4" w:space="0" w:color="auto"/>
              <w:right w:val="single" w:sz="4" w:space="0" w:color="auto"/>
            </w:tcBorders>
            <w:noWrap/>
            <w:vAlign w:val="center"/>
            <w:hideMark/>
          </w:tcPr>
          <w:p w14:paraId="7982A792" w14:textId="77777777" w:rsidR="00D66004" w:rsidRPr="00CB056F" w:rsidRDefault="00D66004" w:rsidP="00AA4FC2">
            <w:pPr>
              <w:spacing w:after="0" w:line="240" w:lineRule="auto"/>
              <w:ind w:firstLine="0"/>
              <w:jc w:val="center"/>
              <w:rPr>
                <w:ins w:id="459" w:author="razi faisal" w:date="2026-07-17T15:24:00Z" w16du:dateUtc="2026-07-17T08:24:00Z"/>
                <w:rFonts w:ascii="Arial" w:eastAsia="Times New Roman" w:hAnsi="Arial" w:cs="Arial"/>
                <w:kern w:val="0"/>
                <w:sz w:val="22"/>
              </w:rPr>
            </w:pPr>
            <w:ins w:id="460" w:author="razi faisal" w:date="2026-07-17T15:24:00Z" w16du:dateUtc="2026-07-17T08:24:00Z">
              <w:r w:rsidRPr="00CB056F">
                <w:rPr>
                  <w:rFonts w:ascii="Arial" w:eastAsia="Times New Roman" w:hAnsi="Arial" w:cs="Arial"/>
                  <w:kern w:val="0"/>
                  <w:sz w:val="22"/>
                </w:rPr>
                <w:t>14</w:t>
              </w:r>
            </w:ins>
          </w:p>
        </w:tc>
        <w:tc>
          <w:tcPr>
            <w:tcW w:w="0" w:type="auto"/>
            <w:tcBorders>
              <w:top w:val="nil"/>
              <w:left w:val="nil"/>
              <w:bottom w:val="single" w:sz="4" w:space="0" w:color="auto"/>
              <w:right w:val="single" w:sz="4" w:space="0" w:color="auto"/>
            </w:tcBorders>
            <w:vAlign w:val="center"/>
            <w:hideMark/>
          </w:tcPr>
          <w:p w14:paraId="24637DC8" w14:textId="77777777" w:rsidR="00D66004" w:rsidRPr="00CB056F" w:rsidRDefault="00D66004" w:rsidP="00AA4FC2">
            <w:pPr>
              <w:spacing w:after="0" w:line="240" w:lineRule="auto"/>
              <w:ind w:firstLine="0"/>
              <w:jc w:val="left"/>
              <w:rPr>
                <w:ins w:id="461" w:author="razi faisal" w:date="2026-07-17T15:24:00Z" w16du:dateUtc="2026-07-17T08:24:00Z"/>
                <w:rFonts w:ascii="Arial" w:eastAsia="Times New Roman" w:hAnsi="Arial" w:cs="Arial"/>
                <w:kern w:val="0"/>
                <w:sz w:val="22"/>
              </w:rPr>
            </w:pPr>
            <w:ins w:id="462" w:author="razi faisal" w:date="2026-07-17T15:24:00Z" w16du:dateUtc="2026-07-17T08:24:00Z">
              <w:r w:rsidRPr="00CB056F">
                <w:rPr>
                  <w:rFonts w:ascii="Arial" w:eastAsia="Times New Roman" w:hAnsi="Arial" w:cs="Arial"/>
                  <w:kern w:val="0"/>
                  <w:sz w:val="22"/>
                </w:rPr>
                <w:t>Gd. pertunjukan, Bioskop</w:t>
              </w:r>
            </w:ins>
          </w:p>
        </w:tc>
        <w:tc>
          <w:tcPr>
            <w:tcW w:w="0" w:type="auto"/>
            <w:tcBorders>
              <w:top w:val="nil"/>
              <w:left w:val="nil"/>
              <w:bottom w:val="single" w:sz="4" w:space="0" w:color="auto"/>
              <w:right w:val="single" w:sz="4" w:space="0" w:color="auto"/>
            </w:tcBorders>
            <w:noWrap/>
            <w:vAlign w:val="center"/>
            <w:hideMark/>
          </w:tcPr>
          <w:p w14:paraId="17DD3128" w14:textId="77777777" w:rsidR="00D66004" w:rsidRPr="00CB056F" w:rsidRDefault="00D66004" w:rsidP="00AA4FC2">
            <w:pPr>
              <w:spacing w:after="0" w:line="240" w:lineRule="auto"/>
              <w:ind w:firstLine="0"/>
              <w:jc w:val="center"/>
              <w:rPr>
                <w:ins w:id="463" w:author="razi faisal" w:date="2026-07-17T15:24:00Z" w16du:dateUtc="2026-07-17T08:24:00Z"/>
                <w:rFonts w:ascii="Arial" w:eastAsia="Times New Roman" w:hAnsi="Arial" w:cs="Arial"/>
                <w:kern w:val="0"/>
                <w:sz w:val="22"/>
              </w:rPr>
            </w:pPr>
            <w:ins w:id="464" w:author="razi faisal" w:date="2026-07-17T15:24:00Z" w16du:dateUtc="2026-07-17T08:24:00Z">
              <w:r w:rsidRPr="00CB056F">
                <w:rPr>
                  <w:rFonts w:ascii="Arial" w:eastAsia="Times New Roman" w:hAnsi="Arial" w:cs="Arial"/>
                  <w:kern w:val="0"/>
                  <w:sz w:val="22"/>
                </w:rPr>
                <w:t>10</w:t>
              </w:r>
            </w:ins>
          </w:p>
        </w:tc>
        <w:tc>
          <w:tcPr>
            <w:tcW w:w="0" w:type="auto"/>
            <w:tcBorders>
              <w:top w:val="nil"/>
              <w:left w:val="nil"/>
              <w:bottom w:val="single" w:sz="4" w:space="0" w:color="auto"/>
              <w:right w:val="single" w:sz="4" w:space="0" w:color="auto"/>
            </w:tcBorders>
            <w:vAlign w:val="center"/>
            <w:hideMark/>
          </w:tcPr>
          <w:p w14:paraId="1BB39AA8" w14:textId="77777777" w:rsidR="00D66004" w:rsidRPr="00CB056F" w:rsidRDefault="00D66004" w:rsidP="00AA4FC2">
            <w:pPr>
              <w:spacing w:after="0" w:line="240" w:lineRule="auto"/>
              <w:ind w:firstLine="0"/>
              <w:jc w:val="left"/>
              <w:rPr>
                <w:ins w:id="465" w:author="razi faisal" w:date="2026-07-17T15:24:00Z" w16du:dateUtc="2026-07-17T08:24:00Z"/>
                <w:rFonts w:ascii="Arial" w:eastAsia="Times New Roman" w:hAnsi="Arial" w:cs="Arial"/>
                <w:kern w:val="0"/>
                <w:sz w:val="22"/>
              </w:rPr>
            </w:pPr>
            <w:ins w:id="466" w:author="razi faisal" w:date="2026-07-17T15:24:00Z" w16du:dateUtc="2026-07-17T08:24:00Z">
              <w:r w:rsidRPr="00CB056F">
                <w:rPr>
                  <w:rFonts w:ascii="Arial" w:eastAsia="Times New Roman" w:hAnsi="Arial" w:cs="Arial"/>
                  <w:kern w:val="0"/>
                  <w:sz w:val="22"/>
                </w:rPr>
                <w:t>Liter/kursi</w:t>
              </w:r>
            </w:ins>
          </w:p>
        </w:tc>
      </w:tr>
      <w:tr w:rsidR="00D66004" w:rsidRPr="00CB056F" w14:paraId="347F0870" w14:textId="77777777" w:rsidTr="00D66004">
        <w:trPr>
          <w:divId w:val="132019385"/>
          <w:trHeight w:val="300"/>
          <w:jc w:val="center"/>
          <w:ins w:id="467" w:author="razi faisal" w:date="2026-07-17T15:24:00Z"/>
        </w:trPr>
        <w:tc>
          <w:tcPr>
            <w:tcW w:w="0" w:type="auto"/>
            <w:tcBorders>
              <w:top w:val="nil"/>
              <w:left w:val="single" w:sz="4" w:space="0" w:color="auto"/>
              <w:bottom w:val="single" w:sz="4" w:space="0" w:color="auto"/>
              <w:right w:val="single" w:sz="4" w:space="0" w:color="auto"/>
            </w:tcBorders>
            <w:noWrap/>
            <w:vAlign w:val="center"/>
            <w:hideMark/>
          </w:tcPr>
          <w:p w14:paraId="5A846119" w14:textId="77777777" w:rsidR="00D66004" w:rsidRPr="00CB056F" w:rsidRDefault="00D66004" w:rsidP="00AA4FC2">
            <w:pPr>
              <w:spacing w:after="0" w:line="240" w:lineRule="auto"/>
              <w:ind w:firstLine="0"/>
              <w:jc w:val="center"/>
              <w:rPr>
                <w:ins w:id="468" w:author="razi faisal" w:date="2026-07-17T15:24:00Z" w16du:dateUtc="2026-07-17T08:24:00Z"/>
                <w:rFonts w:ascii="Arial" w:eastAsia="Times New Roman" w:hAnsi="Arial" w:cs="Arial"/>
                <w:kern w:val="0"/>
                <w:sz w:val="22"/>
              </w:rPr>
            </w:pPr>
            <w:ins w:id="469" w:author="razi faisal" w:date="2026-07-17T15:24:00Z" w16du:dateUtc="2026-07-17T08:24:00Z">
              <w:r w:rsidRPr="00CB056F">
                <w:rPr>
                  <w:rFonts w:ascii="Arial" w:eastAsia="Times New Roman" w:hAnsi="Arial" w:cs="Arial"/>
                  <w:kern w:val="0"/>
                  <w:sz w:val="22"/>
                </w:rPr>
                <w:t>15</w:t>
              </w:r>
            </w:ins>
          </w:p>
        </w:tc>
        <w:tc>
          <w:tcPr>
            <w:tcW w:w="0" w:type="auto"/>
            <w:tcBorders>
              <w:top w:val="nil"/>
              <w:left w:val="nil"/>
              <w:bottom w:val="single" w:sz="4" w:space="0" w:color="auto"/>
              <w:right w:val="single" w:sz="4" w:space="0" w:color="auto"/>
            </w:tcBorders>
            <w:vAlign w:val="center"/>
            <w:hideMark/>
          </w:tcPr>
          <w:p w14:paraId="238DE176" w14:textId="77777777" w:rsidR="00D66004" w:rsidRPr="00CB056F" w:rsidRDefault="00D66004" w:rsidP="00AA4FC2">
            <w:pPr>
              <w:spacing w:after="0" w:line="240" w:lineRule="auto"/>
              <w:ind w:firstLine="0"/>
              <w:jc w:val="left"/>
              <w:rPr>
                <w:ins w:id="470" w:author="razi faisal" w:date="2026-07-17T15:24:00Z" w16du:dateUtc="2026-07-17T08:24:00Z"/>
                <w:rFonts w:ascii="Arial" w:eastAsia="Times New Roman" w:hAnsi="Arial" w:cs="Arial"/>
                <w:kern w:val="0"/>
                <w:sz w:val="22"/>
              </w:rPr>
            </w:pPr>
            <w:ins w:id="471" w:author="razi faisal" w:date="2026-07-17T15:24:00Z" w16du:dateUtc="2026-07-17T08:24:00Z">
              <w:r w:rsidRPr="00CB056F">
                <w:rPr>
                  <w:rFonts w:ascii="Arial" w:eastAsia="Times New Roman" w:hAnsi="Arial" w:cs="Arial"/>
                  <w:kern w:val="0"/>
                  <w:sz w:val="22"/>
                </w:rPr>
                <w:t>Gd. Serba Guna</w:t>
              </w:r>
            </w:ins>
          </w:p>
        </w:tc>
        <w:tc>
          <w:tcPr>
            <w:tcW w:w="0" w:type="auto"/>
            <w:tcBorders>
              <w:top w:val="nil"/>
              <w:left w:val="nil"/>
              <w:bottom w:val="single" w:sz="4" w:space="0" w:color="auto"/>
              <w:right w:val="single" w:sz="4" w:space="0" w:color="auto"/>
            </w:tcBorders>
            <w:noWrap/>
            <w:vAlign w:val="center"/>
            <w:hideMark/>
          </w:tcPr>
          <w:p w14:paraId="150F3C7E" w14:textId="77777777" w:rsidR="00D66004" w:rsidRPr="00CB056F" w:rsidRDefault="00D66004" w:rsidP="00AA4FC2">
            <w:pPr>
              <w:spacing w:after="0" w:line="240" w:lineRule="auto"/>
              <w:ind w:firstLine="0"/>
              <w:jc w:val="center"/>
              <w:rPr>
                <w:ins w:id="472" w:author="razi faisal" w:date="2026-07-17T15:24:00Z" w16du:dateUtc="2026-07-17T08:24:00Z"/>
                <w:rFonts w:ascii="Arial" w:eastAsia="Times New Roman" w:hAnsi="Arial" w:cs="Arial"/>
                <w:kern w:val="0"/>
                <w:sz w:val="22"/>
              </w:rPr>
            </w:pPr>
            <w:ins w:id="473" w:author="razi faisal" w:date="2026-07-17T15:24:00Z" w16du:dateUtc="2026-07-17T08:24:00Z">
              <w:r w:rsidRPr="00CB056F">
                <w:rPr>
                  <w:rFonts w:ascii="Arial" w:eastAsia="Times New Roman" w:hAnsi="Arial" w:cs="Arial"/>
                  <w:kern w:val="0"/>
                  <w:sz w:val="22"/>
                </w:rPr>
                <w:t>25</w:t>
              </w:r>
            </w:ins>
          </w:p>
        </w:tc>
        <w:tc>
          <w:tcPr>
            <w:tcW w:w="0" w:type="auto"/>
            <w:tcBorders>
              <w:top w:val="nil"/>
              <w:left w:val="nil"/>
              <w:bottom w:val="single" w:sz="4" w:space="0" w:color="auto"/>
              <w:right w:val="single" w:sz="4" w:space="0" w:color="auto"/>
            </w:tcBorders>
            <w:vAlign w:val="center"/>
            <w:hideMark/>
          </w:tcPr>
          <w:p w14:paraId="04907256" w14:textId="77777777" w:rsidR="00D66004" w:rsidRPr="00CB056F" w:rsidRDefault="00D66004" w:rsidP="00AA4FC2">
            <w:pPr>
              <w:spacing w:after="0" w:line="240" w:lineRule="auto"/>
              <w:ind w:firstLine="0"/>
              <w:jc w:val="left"/>
              <w:rPr>
                <w:ins w:id="474" w:author="razi faisal" w:date="2026-07-17T15:24:00Z" w16du:dateUtc="2026-07-17T08:24:00Z"/>
                <w:rFonts w:ascii="Arial" w:eastAsia="Times New Roman" w:hAnsi="Arial" w:cs="Arial"/>
                <w:kern w:val="0"/>
                <w:sz w:val="22"/>
              </w:rPr>
            </w:pPr>
            <w:ins w:id="475" w:author="razi faisal" w:date="2026-07-17T15:24:00Z" w16du:dateUtc="2026-07-17T08:24:00Z">
              <w:r w:rsidRPr="00CB056F">
                <w:rPr>
                  <w:rFonts w:ascii="Arial" w:eastAsia="Times New Roman" w:hAnsi="Arial" w:cs="Arial"/>
                  <w:kern w:val="0"/>
                  <w:sz w:val="22"/>
                </w:rPr>
                <w:t>Liter/kursi</w:t>
              </w:r>
            </w:ins>
          </w:p>
        </w:tc>
      </w:tr>
      <w:tr w:rsidR="00D66004" w:rsidRPr="00CB056F" w14:paraId="11ABAAB7" w14:textId="77777777" w:rsidTr="00D66004">
        <w:trPr>
          <w:divId w:val="132019385"/>
          <w:trHeight w:val="300"/>
          <w:jc w:val="center"/>
          <w:ins w:id="476" w:author="razi faisal" w:date="2026-07-17T15:24:00Z"/>
        </w:trPr>
        <w:tc>
          <w:tcPr>
            <w:tcW w:w="0" w:type="auto"/>
            <w:tcBorders>
              <w:top w:val="nil"/>
              <w:left w:val="single" w:sz="4" w:space="0" w:color="auto"/>
              <w:bottom w:val="single" w:sz="4" w:space="0" w:color="auto"/>
              <w:right w:val="single" w:sz="4" w:space="0" w:color="auto"/>
            </w:tcBorders>
            <w:noWrap/>
            <w:vAlign w:val="center"/>
            <w:hideMark/>
          </w:tcPr>
          <w:p w14:paraId="08737733" w14:textId="77777777" w:rsidR="00D66004" w:rsidRPr="00CB056F" w:rsidRDefault="00D66004" w:rsidP="00AA4FC2">
            <w:pPr>
              <w:spacing w:after="0" w:line="240" w:lineRule="auto"/>
              <w:ind w:firstLine="0"/>
              <w:jc w:val="center"/>
              <w:rPr>
                <w:ins w:id="477" w:author="razi faisal" w:date="2026-07-17T15:24:00Z" w16du:dateUtc="2026-07-17T08:24:00Z"/>
                <w:rFonts w:ascii="Arial" w:eastAsia="Times New Roman" w:hAnsi="Arial" w:cs="Arial"/>
                <w:kern w:val="0"/>
                <w:sz w:val="22"/>
              </w:rPr>
            </w:pPr>
            <w:ins w:id="478" w:author="razi faisal" w:date="2026-07-17T15:24:00Z" w16du:dateUtc="2026-07-17T08:24:00Z">
              <w:r w:rsidRPr="00CB056F">
                <w:rPr>
                  <w:rFonts w:ascii="Arial" w:eastAsia="Times New Roman" w:hAnsi="Arial" w:cs="Arial"/>
                  <w:kern w:val="0"/>
                  <w:sz w:val="22"/>
                </w:rPr>
                <w:t>16</w:t>
              </w:r>
            </w:ins>
          </w:p>
        </w:tc>
        <w:tc>
          <w:tcPr>
            <w:tcW w:w="0" w:type="auto"/>
            <w:tcBorders>
              <w:top w:val="nil"/>
              <w:left w:val="nil"/>
              <w:bottom w:val="single" w:sz="4" w:space="0" w:color="auto"/>
              <w:right w:val="single" w:sz="4" w:space="0" w:color="auto"/>
            </w:tcBorders>
            <w:vAlign w:val="center"/>
            <w:hideMark/>
          </w:tcPr>
          <w:p w14:paraId="50B09015" w14:textId="77777777" w:rsidR="00D66004" w:rsidRPr="00CB056F" w:rsidRDefault="00D66004" w:rsidP="00AA4FC2">
            <w:pPr>
              <w:spacing w:after="0" w:line="240" w:lineRule="auto"/>
              <w:ind w:firstLine="0"/>
              <w:jc w:val="left"/>
              <w:rPr>
                <w:ins w:id="479" w:author="razi faisal" w:date="2026-07-17T15:24:00Z" w16du:dateUtc="2026-07-17T08:24:00Z"/>
                <w:rFonts w:ascii="Arial" w:eastAsia="Times New Roman" w:hAnsi="Arial" w:cs="Arial"/>
                <w:kern w:val="0"/>
                <w:sz w:val="22"/>
              </w:rPr>
            </w:pPr>
            <w:ins w:id="480" w:author="razi faisal" w:date="2026-07-17T15:24:00Z" w16du:dateUtc="2026-07-17T08:24:00Z">
              <w:r w:rsidRPr="00CB056F">
                <w:rPr>
                  <w:rFonts w:ascii="Arial" w:eastAsia="Times New Roman" w:hAnsi="Arial" w:cs="Arial"/>
                  <w:kern w:val="0"/>
                  <w:sz w:val="22"/>
                </w:rPr>
                <w:t>Stasiun, terminal</w:t>
              </w:r>
            </w:ins>
          </w:p>
        </w:tc>
        <w:tc>
          <w:tcPr>
            <w:tcW w:w="0" w:type="auto"/>
            <w:tcBorders>
              <w:top w:val="nil"/>
              <w:left w:val="nil"/>
              <w:bottom w:val="single" w:sz="4" w:space="0" w:color="auto"/>
              <w:right w:val="single" w:sz="4" w:space="0" w:color="auto"/>
            </w:tcBorders>
            <w:noWrap/>
            <w:vAlign w:val="center"/>
            <w:hideMark/>
          </w:tcPr>
          <w:p w14:paraId="20944415" w14:textId="77777777" w:rsidR="00D66004" w:rsidRPr="00CB056F" w:rsidRDefault="00D66004" w:rsidP="00AA4FC2">
            <w:pPr>
              <w:spacing w:after="0" w:line="240" w:lineRule="auto"/>
              <w:ind w:firstLine="0"/>
              <w:jc w:val="center"/>
              <w:rPr>
                <w:ins w:id="481" w:author="razi faisal" w:date="2026-07-17T15:24:00Z" w16du:dateUtc="2026-07-17T08:24:00Z"/>
                <w:rFonts w:ascii="Arial" w:eastAsia="Times New Roman" w:hAnsi="Arial" w:cs="Arial"/>
                <w:kern w:val="0"/>
                <w:sz w:val="22"/>
              </w:rPr>
            </w:pPr>
            <w:ins w:id="482" w:author="razi faisal" w:date="2026-07-17T15:24:00Z" w16du:dateUtc="2026-07-17T08:24:00Z">
              <w:r w:rsidRPr="00CB056F">
                <w:rPr>
                  <w:rFonts w:ascii="Arial" w:eastAsia="Times New Roman" w:hAnsi="Arial" w:cs="Arial"/>
                  <w:kern w:val="0"/>
                  <w:sz w:val="22"/>
                </w:rPr>
                <w:t>3</w:t>
              </w:r>
            </w:ins>
          </w:p>
        </w:tc>
        <w:tc>
          <w:tcPr>
            <w:tcW w:w="0" w:type="auto"/>
            <w:tcBorders>
              <w:top w:val="nil"/>
              <w:left w:val="nil"/>
              <w:bottom w:val="single" w:sz="4" w:space="0" w:color="auto"/>
              <w:right w:val="single" w:sz="4" w:space="0" w:color="auto"/>
            </w:tcBorders>
            <w:vAlign w:val="center"/>
            <w:hideMark/>
          </w:tcPr>
          <w:p w14:paraId="730493EC" w14:textId="77777777" w:rsidR="00D66004" w:rsidRPr="00CB056F" w:rsidRDefault="00D66004" w:rsidP="00AA4FC2">
            <w:pPr>
              <w:spacing w:after="0" w:line="240" w:lineRule="auto"/>
              <w:ind w:firstLine="0"/>
              <w:jc w:val="left"/>
              <w:rPr>
                <w:ins w:id="483" w:author="razi faisal" w:date="2026-07-17T15:24:00Z" w16du:dateUtc="2026-07-17T08:24:00Z"/>
                <w:rFonts w:ascii="Arial" w:eastAsia="Times New Roman" w:hAnsi="Arial" w:cs="Arial"/>
                <w:kern w:val="0"/>
                <w:sz w:val="22"/>
              </w:rPr>
            </w:pPr>
            <w:ins w:id="484" w:author="razi faisal" w:date="2026-07-17T15:24:00Z" w16du:dateUtc="2026-07-17T08:24:00Z">
              <w:r w:rsidRPr="00CB056F">
                <w:rPr>
                  <w:rFonts w:ascii="Arial" w:eastAsia="Times New Roman" w:hAnsi="Arial" w:cs="Arial"/>
                  <w:kern w:val="0"/>
                  <w:sz w:val="22"/>
                </w:rPr>
                <w:t>Liter/penumpang tiba dan pergi</w:t>
              </w:r>
            </w:ins>
          </w:p>
        </w:tc>
      </w:tr>
      <w:tr w:rsidR="00D66004" w:rsidRPr="00CB056F" w14:paraId="37655D9B" w14:textId="77777777" w:rsidTr="00D66004">
        <w:trPr>
          <w:divId w:val="132019385"/>
          <w:trHeight w:val="300"/>
          <w:jc w:val="center"/>
          <w:ins w:id="485" w:author="razi faisal" w:date="2026-07-17T15:24:00Z"/>
        </w:trPr>
        <w:tc>
          <w:tcPr>
            <w:tcW w:w="0" w:type="auto"/>
            <w:tcBorders>
              <w:top w:val="nil"/>
              <w:left w:val="single" w:sz="4" w:space="0" w:color="auto"/>
              <w:bottom w:val="single" w:sz="4" w:space="0" w:color="auto"/>
              <w:right w:val="single" w:sz="4" w:space="0" w:color="auto"/>
            </w:tcBorders>
            <w:noWrap/>
            <w:vAlign w:val="center"/>
            <w:hideMark/>
          </w:tcPr>
          <w:p w14:paraId="01C0EA34" w14:textId="77777777" w:rsidR="00D66004" w:rsidRPr="00CB056F" w:rsidRDefault="00D66004" w:rsidP="00AA4FC2">
            <w:pPr>
              <w:spacing w:after="0" w:line="240" w:lineRule="auto"/>
              <w:ind w:firstLine="0"/>
              <w:jc w:val="center"/>
              <w:rPr>
                <w:ins w:id="486" w:author="razi faisal" w:date="2026-07-17T15:24:00Z" w16du:dateUtc="2026-07-17T08:24:00Z"/>
                <w:rFonts w:ascii="Arial" w:eastAsia="Times New Roman" w:hAnsi="Arial" w:cs="Arial"/>
                <w:kern w:val="0"/>
                <w:sz w:val="22"/>
              </w:rPr>
            </w:pPr>
            <w:ins w:id="487" w:author="razi faisal" w:date="2026-07-17T15:24:00Z" w16du:dateUtc="2026-07-17T08:24:00Z">
              <w:r w:rsidRPr="00CB056F">
                <w:rPr>
                  <w:rFonts w:ascii="Arial" w:eastAsia="Times New Roman" w:hAnsi="Arial" w:cs="Arial"/>
                  <w:kern w:val="0"/>
                  <w:sz w:val="22"/>
                </w:rPr>
                <w:t>17</w:t>
              </w:r>
            </w:ins>
          </w:p>
        </w:tc>
        <w:tc>
          <w:tcPr>
            <w:tcW w:w="0" w:type="auto"/>
            <w:tcBorders>
              <w:top w:val="nil"/>
              <w:left w:val="nil"/>
              <w:bottom w:val="single" w:sz="4" w:space="0" w:color="auto"/>
              <w:right w:val="single" w:sz="4" w:space="0" w:color="auto"/>
            </w:tcBorders>
            <w:vAlign w:val="center"/>
            <w:hideMark/>
          </w:tcPr>
          <w:p w14:paraId="60E57773" w14:textId="77777777" w:rsidR="00D66004" w:rsidRPr="00CB056F" w:rsidRDefault="00D66004" w:rsidP="00AA4FC2">
            <w:pPr>
              <w:spacing w:after="0" w:line="240" w:lineRule="auto"/>
              <w:ind w:firstLine="0"/>
              <w:jc w:val="left"/>
              <w:rPr>
                <w:ins w:id="488" w:author="razi faisal" w:date="2026-07-17T15:24:00Z" w16du:dateUtc="2026-07-17T08:24:00Z"/>
                <w:rFonts w:ascii="Arial" w:eastAsia="Times New Roman" w:hAnsi="Arial" w:cs="Arial"/>
                <w:kern w:val="0"/>
                <w:sz w:val="22"/>
              </w:rPr>
            </w:pPr>
            <w:ins w:id="489" w:author="razi faisal" w:date="2026-07-17T15:24:00Z" w16du:dateUtc="2026-07-17T08:24:00Z">
              <w:r w:rsidRPr="00CB056F">
                <w:rPr>
                  <w:rFonts w:ascii="Arial" w:eastAsia="Times New Roman" w:hAnsi="Arial" w:cs="Arial"/>
                  <w:kern w:val="0"/>
                  <w:sz w:val="22"/>
                </w:rPr>
                <w:t>Peribadatan</w:t>
              </w:r>
            </w:ins>
          </w:p>
        </w:tc>
        <w:tc>
          <w:tcPr>
            <w:tcW w:w="0" w:type="auto"/>
            <w:tcBorders>
              <w:top w:val="nil"/>
              <w:left w:val="nil"/>
              <w:bottom w:val="single" w:sz="4" w:space="0" w:color="auto"/>
              <w:right w:val="single" w:sz="4" w:space="0" w:color="auto"/>
            </w:tcBorders>
            <w:noWrap/>
            <w:vAlign w:val="center"/>
            <w:hideMark/>
          </w:tcPr>
          <w:p w14:paraId="5E245736" w14:textId="77777777" w:rsidR="00D66004" w:rsidRPr="00CB056F" w:rsidRDefault="00D66004" w:rsidP="00AA4FC2">
            <w:pPr>
              <w:spacing w:after="0" w:line="240" w:lineRule="auto"/>
              <w:ind w:firstLine="0"/>
              <w:jc w:val="center"/>
              <w:rPr>
                <w:ins w:id="490" w:author="razi faisal" w:date="2026-07-17T15:24:00Z" w16du:dateUtc="2026-07-17T08:24:00Z"/>
                <w:rFonts w:ascii="Arial" w:eastAsia="Times New Roman" w:hAnsi="Arial" w:cs="Arial"/>
                <w:kern w:val="0"/>
                <w:sz w:val="22"/>
              </w:rPr>
            </w:pPr>
            <w:ins w:id="491" w:author="razi faisal" w:date="2026-07-17T15:24:00Z" w16du:dateUtc="2026-07-17T08:24:00Z">
              <w:r w:rsidRPr="00CB056F">
                <w:rPr>
                  <w:rFonts w:ascii="Arial" w:eastAsia="Times New Roman" w:hAnsi="Arial" w:cs="Arial"/>
                  <w:kern w:val="0"/>
                  <w:sz w:val="22"/>
                </w:rPr>
                <w:t>5</w:t>
              </w:r>
            </w:ins>
          </w:p>
        </w:tc>
        <w:tc>
          <w:tcPr>
            <w:tcW w:w="0" w:type="auto"/>
            <w:tcBorders>
              <w:top w:val="nil"/>
              <w:left w:val="nil"/>
              <w:bottom w:val="single" w:sz="4" w:space="0" w:color="auto"/>
              <w:right w:val="single" w:sz="4" w:space="0" w:color="auto"/>
            </w:tcBorders>
            <w:vAlign w:val="center"/>
            <w:hideMark/>
          </w:tcPr>
          <w:p w14:paraId="33329AB2" w14:textId="77777777" w:rsidR="00D66004" w:rsidRPr="00CB056F" w:rsidRDefault="00D66004" w:rsidP="00AA4FC2">
            <w:pPr>
              <w:spacing w:after="0" w:line="240" w:lineRule="auto"/>
              <w:ind w:firstLine="0"/>
              <w:jc w:val="left"/>
              <w:rPr>
                <w:ins w:id="492" w:author="razi faisal" w:date="2026-07-17T15:24:00Z" w16du:dateUtc="2026-07-17T08:24:00Z"/>
                <w:rFonts w:ascii="Arial" w:eastAsia="Times New Roman" w:hAnsi="Arial" w:cs="Arial"/>
                <w:kern w:val="0"/>
                <w:sz w:val="22"/>
              </w:rPr>
            </w:pPr>
            <w:ins w:id="493" w:author="razi faisal" w:date="2026-07-17T15:24:00Z" w16du:dateUtc="2026-07-17T08:24:00Z">
              <w:r w:rsidRPr="00CB056F">
                <w:rPr>
                  <w:rFonts w:ascii="Arial" w:eastAsia="Times New Roman" w:hAnsi="Arial" w:cs="Arial"/>
                  <w:kern w:val="0"/>
                  <w:sz w:val="22"/>
                </w:rPr>
                <w:t>Liter/orang (belum dengan air wudhu)</w:t>
              </w:r>
            </w:ins>
          </w:p>
        </w:tc>
      </w:tr>
    </w:tbl>
    <w:p w14:paraId="41733355" w14:textId="77777777" w:rsidR="00D66004" w:rsidRPr="00CB056F" w:rsidRDefault="00D66004" w:rsidP="007C6713">
      <w:pPr>
        <w:ind w:firstLine="0"/>
        <w:divId w:val="132019385"/>
      </w:pPr>
    </w:p>
    <w:p w14:paraId="0620091B" w14:textId="7DB58631" w:rsidR="00023041" w:rsidRPr="00CB056F" w:rsidRDefault="00BC1047" w:rsidP="00BC1047">
      <w:pPr>
        <w:pStyle w:val="Heading4"/>
        <w:divId w:val="132019385"/>
      </w:pPr>
      <w:bookmarkStart w:id="494" w:name="_Toc240583048"/>
      <w:r w:rsidRPr="00CB056F">
        <w:t>Analisis Curah Hujan dan Debit Limpasan</w:t>
      </w:r>
      <w:bookmarkEnd w:id="494"/>
    </w:p>
    <w:p w14:paraId="310986F7" w14:textId="77777777" w:rsidR="0088084A" w:rsidRPr="00CB056F" w:rsidRDefault="0088084A" w:rsidP="00A6610A">
      <w:pPr>
        <w:divId w:val="132019385"/>
      </w:pPr>
      <w:r w:rsidRPr="00CB056F">
        <w:t>Curah hujan merupakan parameter utama dalam analisis hidrologi untuk perencanaan sistem drainase dan pemanenan air hujan. Data curah hujan harian maksimum digunakan sebagai dasar penentuan hujan rencana sesuai dengan periode ulang yang ditetapkan.</w:t>
      </w:r>
    </w:p>
    <w:p w14:paraId="6553B343" w14:textId="77777777" w:rsidR="0088084A" w:rsidRPr="00CB056F" w:rsidRDefault="0088084A" w:rsidP="00A6610A">
      <w:pPr>
        <w:divId w:val="132019385"/>
      </w:pPr>
      <w:r w:rsidRPr="00CB056F">
        <w:t xml:space="preserve">Dalam perencanaan drainase kawasan perumahan di Indonesia, keterbatasan data hujan jam-jaman sering menjadi kendala. Oleh karena itu, metode Mononobe banyak digunakan untuk mengonversi curah hujan harian maksimum menjadi intensitas hujan dengan durasi tertentu. Metode Mononobe mengasumsikan bahwa distribusi hujan mengikuti pola empiris </w:t>
      </w:r>
      <w:r w:rsidRPr="00CB056F">
        <w:lastRenderedPageBreak/>
        <w:t>yang sesuai untuk kondisi iklim tropis, sehingga masih relevan digunakan dalam perencanaan hidrologi praktis.</w:t>
      </w:r>
    </w:p>
    <w:p w14:paraId="1AC602F5" w14:textId="77777777" w:rsidR="0088084A" w:rsidRPr="00CB056F" w:rsidRDefault="0088084A" w:rsidP="0088084A">
      <w:pPr>
        <w:divId w:val="132019385"/>
      </w:pPr>
      <w:r w:rsidRPr="00CB056F">
        <w:t>Intensitas hujan hasil konversi metode Mononobe selanjutnya digunakan dalam Metode Rasional untuk menghitung debit limpasan air hujan, khususnya pada daerah tangkapan kecil seperti atap bangunan perumahan. Metode Rasional menyatakan bahwa debit limpasan berbanding lurus dengan intensitas hujan, luas daerah tangkapan, dan koefisien limpasan.</w:t>
      </w:r>
    </w:p>
    <w:p w14:paraId="59F5970D" w14:textId="616FD833" w:rsidR="00023041" w:rsidRPr="00CB056F" w:rsidRDefault="0088084A" w:rsidP="0088084A">
      <w:pPr>
        <w:divId w:val="132019385"/>
      </w:pPr>
      <w:r w:rsidRPr="00CB056F">
        <w:t>Penggunaan kombinasi metode Mononobe dan Metode Rasional dinilai sesuai untuk perencanaan sistem pemanenan air hujan dari atap bangunan karena karakteristik luas tangkapan yang relatif kecil dan respon limpasan yang cepat.</w:t>
      </w:r>
    </w:p>
    <w:p w14:paraId="57018A04" w14:textId="77777777" w:rsidR="00023041" w:rsidRPr="00CB056F" w:rsidRDefault="00023041" w:rsidP="007C6713">
      <w:pPr>
        <w:ind w:firstLine="0"/>
        <w:divId w:val="132019385"/>
      </w:pPr>
    </w:p>
    <w:p w14:paraId="2553D9CC" w14:textId="220128F7" w:rsidR="00B47A94" w:rsidRPr="00CB056F" w:rsidRDefault="001D2C9B" w:rsidP="001D2C9B">
      <w:pPr>
        <w:pStyle w:val="Heading5"/>
        <w:divId w:val="132019385"/>
      </w:pPr>
      <w:r w:rsidRPr="00CB056F">
        <w:t>Analisis Hujan</w:t>
      </w:r>
    </w:p>
    <w:p w14:paraId="1CD72886" w14:textId="77777777" w:rsidR="00B47A94" w:rsidRPr="00CB056F" w:rsidRDefault="00B47A94" w:rsidP="00B47A94">
      <w:pPr>
        <w:divId w:val="132019385"/>
      </w:pPr>
      <w:r w:rsidRPr="00CB056F">
        <w:t>Dalam perancangan kolam retensi diperlukan perencanaan hidrologi dengan syarat sebagai berikut :</w:t>
      </w:r>
    </w:p>
    <w:p w14:paraId="053A661D" w14:textId="77777777" w:rsidR="00B47A94" w:rsidRPr="00CB056F" w:rsidRDefault="00B47A94" w:rsidP="00B47A94">
      <w:pPr>
        <w:pStyle w:val="ListParagraph"/>
        <w:numPr>
          <w:ilvl w:val="0"/>
          <w:numId w:val="11"/>
        </w:numPr>
        <w:ind w:left="851"/>
        <w:divId w:val="132019385"/>
      </w:pPr>
      <w:r w:rsidRPr="00CB056F">
        <w:t>Hujan</w:t>
      </w:r>
    </w:p>
    <w:p w14:paraId="2C6C1A50" w14:textId="77777777" w:rsidR="00B47A94" w:rsidRPr="00CB056F" w:rsidRDefault="00B47A94" w:rsidP="00B47A94">
      <w:pPr>
        <w:pStyle w:val="ListParagraph"/>
        <w:numPr>
          <w:ilvl w:val="0"/>
          <w:numId w:val="12"/>
        </w:numPr>
        <w:ind w:left="1276"/>
        <w:divId w:val="132019385"/>
      </w:pPr>
      <w:r w:rsidRPr="00CB056F">
        <w:t>Analisis hujan rencana dilakukan dengan analisis frekuensi terhadap data curah hujan harian maksimum tahunan.</w:t>
      </w:r>
    </w:p>
    <w:p w14:paraId="4A3A363E" w14:textId="77777777" w:rsidR="00B47A94" w:rsidRPr="00CB056F" w:rsidRDefault="00B47A94" w:rsidP="00B47A94">
      <w:pPr>
        <w:pStyle w:val="ListParagraph"/>
        <w:numPr>
          <w:ilvl w:val="0"/>
          <w:numId w:val="12"/>
        </w:numPr>
        <w:ind w:left="1276"/>
        <w:divId w:val="132019385"/>
      </w:pPr>
      <w:r w:rsidRPr="00CB056F">
        <w:t>Analisis frekuensi terhadap curah hujan, menggunakan metode Log Pearson tipe III, atau metode Gumbel sesuai dengan kala ulang 1, 2, 5, 10 dan 25 tahun</w:t>
      </w:r>
    </w:p>
    <w:p w14:paraId="363FD7CB" w14:textId="77777777" w:rsidR="00B47A94" w:rsidRPr="00CB056F" w:rsidRDefault="00B47A94" w:rsidP="00B47A94">
      <w:pPr>
        <w:pStyle w:val="ListParagraph"/>
        <w:numPr>
          <w:ilvl w:val="0"/>
          <w:numId w:val="12"/>
        </w:numPr>
        <w:ind w:left="1276"/>
        <w:divId w:val="132019385"/>
      </w:pPr>
      <w:r w:rsidRPr="00CB056F">
        <w:t>Perhitungan intensitas hujan ditinjau dengan menggunakan metode mononobe</w:t>
      </w:r>
    </w:p>
    <w:p w14:paraId="4A465678" w14:textId="77777777" w:rsidR="00B47A94" w:rsidRPr="00CB056F" w:rsidRDefault="00B47A94" w:rsidP="00B47A94">
      <w:pPr>
        <w:pStyle w:val="ListParagraph"/>
        <w:numPr>
          <w:ilvl w:val="0"/>
          <w:numId w:val="11"/>
        </w:numPr>
        <w:ind w:left="851"/>
        <w:divId w:val="132019385"/>
      </w:pPr>
      <w:r w:rsidRPr="00CB056F">
        <w:t>Debit Banjir</w:t>
      </w:r>
    </w:p>
    <w:p w14:paraId="07701DA0" w14:textId="77777777" w:rsidR="00B47A94" w:rsidRPr="00CB056F" w:rsidRDefault="00B47A94" w:rsidP="00B47A94">
      <w:pPr>
        <w:pStyle w:val="ListParagraph"/>
        <w:numPr>
          <w:ilvl w:val="0"/>
          <w:numId w:val="13"/>
        </w:numPr>
        <w:ind w:left="1276"/>
        <w:divId w:val="132019385"/>
      </w:pPr>
      <w:r w:rsidRPr="00CB056F">
        <w:t>Debit banjir rencana dihitung dengan metode Rasional yang telah dimodifikasi</w:t>
      </w:r>
    </w:p>
    <w:p w14:paraId="732D4968" w14:textId="77777777" w:rsidR="00B47A94" w:rsidRPr="00CB056F" w:rsidRDefault="00B47A94" w:rsidP="00B47A94">
      <w:pPr>
        <w:pStyle w:val="ListParagraph"/>
        <w:numPr>
          <w:ilvl w:val="0"/>
          <w:numId w:val="13"/>
        </w:numPr>
        <w:ind w:left="1276"/>
        <w:divId w:val="132019385"/>
      </w:pPr>
      <w:r w:rsidRPr="00CB056F">
        <w:t>Koefisien limpasan (</w:t>
      </w:r>
      <w:r w:rsidRPr="00CB056F">
        <w:rPr>
          <w:i/>
          <w:iCs/>
        </w:rPr>
        <w:t>run off</w:t>
      </w:r>
      <w:r w:rsidRPr="00CB056F">
        <w:t>) ditentukan berdasarkan tata guna lahan daerah tangkapan.</w:t>
      </w:r>
    </w:p>
    <w:p w14:paraId="2B660328" w14:textId="77777777" w:rsidR="00B47A94" w:rsidRPr="00CB056F" w:rsidRDefault="00B47A94" w:rsidP="00B47A94">
      <w:pPr>
        <w:pStyle w:val="ListParagraph"/>
        <w:numPr>
          <w:ilvl w:val="0"/>
          <w:numId w:val="13"/>
        </w:numPr>
        <w:ind w:left="1276"/>
        <w:divId w:val="132019385"/>
      </w:pPr>
      <w:r w:rsidRPr="00CB056F">
        <w:t>Koefisien penyimpangan dihitung dari perbandingan waktu konsentrasi dan waktu drainase.</w:t>
      </w:r>
    </w:p>
    <w:p w14:paraId="576F6BEF" w14:textId="77777777" w:rsidR="00B47A94" w:rsidRPr="00CB056F" w:rsidRDefault="00B47A94" w:rsidP="00B47A94">
      <w:pPr>
        <w:pStyle w:val="Heading5"/>
        <w:divId w:val="132019385"/>
      </w:pPr>
      <w:bookmarkStart w:id="495" w:name="_Toc199165351"/>
      <w:bookmarkStart w:id="496" w:name="_Toc199165538"/>
      <w:r w:rsidRPr="00CB056F">
        <w:lastRenderedPageBreak/>
        <w:t>Uji Homogenitas</w:t>
      </w:r>
      <w:bookmarkEnd w:id="495"/>
      <w:bookmarkEnd w:id="496"/>
    </w:p>
    <w:p w14:paraId="688C834B" w14:textId="5EAFB9D3" w:rsidR="00B47A94" w:rsidRPr="00CB056F" w:rsidRDefault="00256045" w:rsidP="00B47A94">
      <w:pPr>
        <w:ind w:firstLine="709"/>
        <w:divId w:val="132019385"/>
        <w:rPr>
          <w:rFonts w:cs="Times New Roman"/>
          <w:szCs w:val="24"/>
        </w:rPr>
      </w:pPr>
      <w:r w:rsidRPr="00CB056F">
        <w:rPr>
          <w:rFonts w:cs="Times New Roman"/>
          <w:szCs w:val="24"/>
          <w:highlight w:val="white"/>
        </w:rPr>
        <w:t>S</w:t>
      </w:r>
      <w:r w:rsidR="00B47A94" w:rsidRPr="00CB056F">
        <w:rPr>
          <w:rFonts w:cs="Times New Roman"/>
          <w:szCs w:val="24"/>
          <w:highlight w:val="white"/>
        </w:rPr>
        <w:t>ekumpulan data dari suatu variabel hidrologi sebagai hasil pengamatan atau pengukuran dapat disebut sejenis (homogen) apabila data tersebut diukur dari satu resim yang tidak berubah. Data hidrologi disebut tidak homogen apabila dalam setiap sub kelompok populasi ditandai dengan perbedaan nilai rata-rata dan varian terhadap sub kelompok yang lain dalam populasi tersebut. Terdapat banyak faktor yang dapat menyebabkan suatu data menjadi tidak homogen, diantaranya adalah perubahan kondisi alam dan faktor kesalahan manusia</w:t>
      </w:r>
      <w:r w:rsidRPr="00CB056F">
        <w:rPr>
          <w:rFonts w:cs="Times New Roman"/>
          <w:szCs w:val="24"/>
          <w:highlight w:val="white"/>
        </w:rPr>
        <w:t xml:space="preserve"> </w:t>
      </w:r>
      <w:sdt>
        <w:sdtPr>
          <w:rPr>
            <w:rFonts w:cs="Times New Roman"/>
            <w:color w:val="000000"/>
            <w:szCs w:val="24"/>
            <w:highlight w:val="white"/>
          </w:rPr>
          <w:tag w:val="MENDELEY_CITATION_v3_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"/>
          <w:id w:val="1554196823"/>
          <w:placeholder>
            <w:docPart w:val="DefaultPlaceholder_-1854013440"/>
          </w:placeholder>
        </w:sdtPr>
        <w:sdtEndPr/>
        <w:sdtContent>
          <w:r w:rsidR="009466D1" w:rsidRPr="009466D1">
            <w:rPr>
              <w:rFonts w:cs="Times New Roman"/>
              <w:color w:val="000000"/>
              <w:szCs w:val="24"/>
              <w:highlight w:val="white"/>
            </w:rPr>
            <w:t>(Limantara, 2019)</w:t>
          </w:r>
        </w:sdtContent>
      </w:sdt>
      <w:r w:rsidR="00B47A94" w:rsidRPr="00CB056F">
        <w:rPr>
          <w:rFonts w:cs="Times New Roman"/>
          <w:szCs w:val="24"/>
          <w:highlight w:val="white"/>
        </w:rPr>
        <w:t xml:space="preserve">. </w:t>
      </w:r>
      <w:r w:rsidRPr="00CB056F">
        <w:rPr>
          <w:rFonts w:cs="Times New Roman"/>
          <w:szCs w:val="24"/>
          <w:highlight w:val="white"/>
        </w:rPr>
        <w:t>Tesis</w:t>
      </w:r>
      <w:r w:rsidR="00B47A94" w:rsidRPr="00CB056F">
        <w:rPr>
          <w:rFonts w:cs="Times New Roman"/>
          <w:szCs w:val="24"/>
          <w:highlight w:val="white"/>
        </w:rPr>
        <w:t xml:space="preserve"> ini akan menggunakan analisis statistik yaitu Uji-T sebagai metode pengujian homogenitas data curah hujan. Uji-T umumnya digunakan untuk data </w:t>
      </w:r>
      <w:r w:rsidR="00B47A94" w:rsidRPr="00CB056F">
        <w:rPr>
          <w:rFonts w:cs="Times New Roman"/>
          <w:szCs w:val="24"/>
          <w:highlight w:val="white"/>
        </w:rPr>
        <w:sym w:font="Symbol" w:char="F0A3"/>
      </w:r>
      <w:r w:rsidR="00B47A94" w:rsidRPr="00CB056F">
        <w:rPr>
          <w:rFonts w:cs="Times New Roman"/>
          <w:szCs w:val="24"/>
          <w:highlight w:val="white"/>
        </w:rPr>
        <w:t xml:space="preserve"> 30 tahun, dengan persamaan sebagai berikut:</w:t>
      </w:r>
    </w:p>
    <w:p w14:paraId="7195BB6B" w14:textId="77777777" w:rsidR="00B47A94" w:rsidRPr="00CB056F" w:rsidRDefault="00B47A94" w:rsidP="00B47A94">
      <w:pPr>
        <w:tabs>
          <w:tab w:val="right" w:leader="dot" w:pos="7938"/>
        </w:tabs>
        <w:ind w:firstLine="0"/>
        <w:divId w:val="132019385"/>
        <w:rPr>
          <w:rFonts w:cs="Times New Roman"/>
          <w:szCs w:val="24"/>
        </w:rPr>
      </w:pPr>
      <m:oMath>
        <m:r>
          <m:rPr>
            <m:nor/>
          </m:rPr>
          <w:rPr>
            <w:rFonts w:cs="Times New Roman"/>
            <w:szCs w:val="24"/>
          </w:rPr>
          <m:t xml:space="preserve">t = </m:t>
        </m:r>
        <m:f>
          <m:fPr>
            <m:ctrlPr>
              <w:rPr>
                <w:rFonts w:ascii="Cambria Math" w:hAnsi="Cambria Math" w:cs="Times New Roman"/>
                <w:szCs w:val="24"/>
              </w:rPr>
            </m:ctrlPr>
          </m:fPr>
          <m:num>
            <m:d>
              <m:dPr>
                <m:begChr m:val="|"/>
                <m:endChr m:val="|"/>
                <m:ctrlPr>
                  <w:rPr>
                    <w:rFonts w:ascii="Cambria Math" w:hAnsi="Cambria Math" w:cs="Times New Roman"/>
                    <w:szCs w:val="24"/>
                  </w:rPr>
                </m:ctrlPr>
              </m:dPr>
              <m:e>
                <m:sSub>
                  <m:sSubPr>
                    <m:ctrlPr>
                      <w:rPr>
                        <w:rFonts w:ascii="Cambria Math" w:hAnsi="Cambria Math" w:cs="Times New Roman"/>
                        <w:szCs w:val="24"/>
                      </w:rPr>
                    </m:ctrlPr>
                  </m:sSubPr>
                  <m:e>
                    <m:bar>
                      <m:barPr>
                        <m:pos m:val="top"/>
                        <m:ctrlPr>
                          <w:rPr>
                            <w:rFonts w:ascii="Cambria Math" w:hAnsi="Cambria Math" w:cs="Times New Roman"/>
                            <w:szCs w:val="24"/>
                          </w:rPr>
                        </m:ctrlPr>
                      </m:barPr>
                      <m:e>
                        <m:r>
                          <m:rPr>
                            <m:nor/>
                          </m:rPr>
                          <w:rPr>
                            <w:rFonts w:cs="Times New Roman"/>
                            <w:szCs w:val="24"/>
                          </w:rPr>
                          <m:t>X</m:t>
                        </m:r>
                      </m:e>
                    </m:bar>
                  </m:e>
                  <m:sub>
                    <m:r>
                      <m:rPr>
                        <m:nor/>
                      </m:rPr>
                      <w:rPr>
                        <w:rFonts w:cs="Times New Roman"/>
                        <w:szCs w:val="24"/>
                      </w:rPr>
                      <m:t>1</m:t>
                    </m:r>
                  </m:sub>
                </m:sSub>
                <m:r>
                  <m:rPr>
                    <m:nor/>
                  </m:rPr>
                  <w:rPr>
                    <w:rFonts w:cs="Times New Roman"/>
                    <w:szCs w:val="24"/>
                  </w:rPr>
                  <m:t>-</m:t>
                </m:r>
                <m:sSub>
                  <m:sSubPr>
                    <m:ctrlPr>
                      <w:rPr>
                        <w:rFonts w:ascii="Cambria Math" w:hAnsi="Cambria Math" w:cs="Times New Roman"/>
                        <w:szCs w:val="24"/>
                      </w:rPr>
                    </m:ctrlPr>
                  </m:sSubPr>
                  <m:e>
                    <m:bar>
                      <m:barPr>
                        <m:pos m:val="top"/>
                        <m:ctrlPr>
                          <w:rPr>
                            <w:rFonts w:ascii="Cambria Math" w:hAnsi="Cambria Math" w:cs="Times New Roman"/>
                            <w:szCs w:val="24"/>
                          </w:rPr>
                        </m:ctrlPr>
                      </m:barPr>
                      <m:e>
                        <m:r>
                          <m:rPr>
                            <m:nor/>
                          </m:rPr>
                          <w:rPr>
                            <w:rFonts w:cs="Times New Roman"/>
                            <w:szCs w:val="24"/>
                          </w:rPr>
                          <m:t>X</m:t>
                        </m:r>
                      </m:e>
                    </m:bar>
                  </m:e>
                  <m:sub>
                    <m:r>
                      <m:rPr>
                        <m:nor/>
                      </m:rPr>
                      <w:rPr>
                        <w:rFonts w:cs="Times New Roman"/>
                        <w:szCs w:val="24"/>
                      </w:rPr>
                      <m:t>2</m:t>
                    </m:r>
                  </m:sub>
                </m:sSub>
              </m:e>
            </m:d>
          </m:num>
          <m:den>
            <m:r>
              <m:rPr>
                <m:nor/>
              </m:rPr>
              <w:rPr>
                <w:rFonts w:cs="Times New Roman"/>
                <w:szCs w:val="24"/>
              </w:rPr>
              <m:t>σ</m:t>
            </m:r>
            <m:sSup>
              <m:sSupPr>
                <m:ctrlPr>
                  <w:rPr>
                    <w:rFonts w:ascii="Cambria Math" w:hAnsi="Cambria Math" w:cs="Times New Roman"/>
                    <w:szCs w:val="24"/>
                  </w:rPr>
                </m:ctrlPr>
              </m:sSupPr>
              <m:e>
                <m:d>
                  <m:dPr>
                    <m:begChr m:val="|"/>
                    <m:endChr m:val="|"/>
                    <m:ctrlPr>
                      <w:rPr>
                        <w:rFonts w:ascii="Cambria Math" w:hAnsi="Cambria Math" w:cs="Times New Roman"/>
                        <w:szCs w:val="24"/>
                      </w:rPr>
                    </m:ctrlPr>
                  </m:dPr>
                  <m:e>
                    <m:f>
                      <m:fPr>
                        <m:ctrlPr>
                          <w:rPr>
                            <w:rFonts w:ascii="Cambria Math" w:hAnsi="Cambria Math" w:cs="Times New Roman"/>
                            <w:szCs w:val="24"/>
                          </w:rPr>
                        </m:ctrlPr>
                      </m:fPr>
                      <m:num>
                        <m:r>
                          <m:rPr>
                            <m:nor/>
                          </m:rPr>
                          <w:rPr>
                            <w:rFonts w:cs="Times New Roman"/>
                            <w:szCs w:val="24"/>
                          </w:rPr>
                          <m:t>1</m:t>
                        </m:r>
                      </m:num>
                      <m:den>
                        <m:sSub>
                          <m:sSubPr>
                            <m:ctrlPr>
                              <w:rPr>
                                <w:rFonts w:ascii="Cambria Math" w:hAnsi="Cambria Math" w:cs="Times New Roman"/>
                                <w:szCs w:val="24"/>
                              </w:rPr>
                            </m:ctrlPr>
                          </m:sSubPr>
                          <m:e>
                            <m:r>
                              <m:rPr>
                                <m:nor/>
                              </m:rPr>
                              <w:rPr>
                                <w:rFonts w:cs="Times New Roman"/>
                                <w:szCs w:val="24"/>
                              </w:rPr>
                              <m:t>N</m:t>
                            </m:r>
                          </m:e>
                          <m:sub>
                            <m:r>
                              <m:rPr>
                                <m:nor/>
                              </m:rPr>
                              <w:rPr>
                                <w:rFonts w:cs="Times New Roman"/>
                                <w:szCs w:val="24"/>
                              </w:rPr>
                              <m:t>1</m:t>
                            </m:r>
                          </m:sub>
                        </m:sSub>
                      </m:den>
                    </m:f>
                    <m:r>
                      <m:rPr>
                        <m:nor/>
                      </m:rPr>
                      <w:rPr>
                        <w:rFonts w:cs="Times New Roman"/>
                        <w:szCs w:val="24"/>
                      </w:rPr>
                      <m:t>+</m:t>
                    </m:r>
                    <m:f>
                      <m:fPr>
                        <m:ctrlPr>
                          <w:rPr>
                            <w:rFonts w:ascii="Cambria Math" w:hAnsi="Cambria Math" w:cs="Times New Roman"/>
                            <w:szCs w:val="24"/>
                          </w:rPr>
                        </m:ctrlPr>
                      </m:fPr>
                      <m:num>
                        <m:r>
                          <m:rPr>
                            <m:nor/>
                          </m:rPr>
                          <w:rPr>
                            <w:rFonts w:cs="Times New Roman"/>
                            <w:szCs w:val="24"/>
                          </w:rPr>
                          <m:t>1</m:t>
                        </m:r>
                      </m:num>
                      <m:den>
                        <m:sSub>
                          <m:sSubPr>
                            <m:ctrlPr>
                              <w:rPr>
                                <w:rFonts w:ascii="Cambria Math" w:hAnsi="Cambria Math" w:cs="Times New Roman"/>
                                <w:szCs w:val="24"/>
                              </w:rPr>
                            </m:ctrlPr>
                          </m:sSubPr>
                          <m:e>
                            <m:r>
                              <m:rPr>
                                <m:nor/>
                              </m:rPr>
                              <w:rPr>
                                <w:rFonts w:cs="Times New Roman"/>
                                <w:szCs w:val="24"/>
                              </w:rPr>
                              <m:t>N</m:t>
                            </m:r>
                          </m:e>
                          <m:sub>
                            <m:r>
                              <m:rPr>
                                <m:nor/>
                              </m:rPr>
                              <w:rPr>
                                <w:rFonts w:cs="Times New Roman"/>
                                <w:szCs w:val="24"/>
                              </w:rPr>
                              <m:t>2</m:t>
                            </m:r>
                          </m:sub>
                        </m:sSub>
                      </m:den>
                    </m:f>
                  </m:e>
                </m:d>
              </m:e>
              <m:sup>
                <m:f>
                  <m:fPr>
                    <m:ctrlPr>
                      <w:rPr>
                        <w:rFonts w:ascii="Cambria Math" w:hAnsi="Cambria Math" w:cs="Times New Roman"/>
                        <w:szCs w:val="24"/>
                      </w:rPr>
                    </m:ctrlPr>
                  </m:fPr>
                  <m:num>
                    <m:r>
                      <m:rPr>
                        <m:nor/>
                      </m:rPr>
                      <w:rPr>
                        <w:rFonts w:cs="Times New Roman"/>
                        <w:szCs w:val="24"/>
                      </w:rPr>
                      <m:t>1</m:t>
                    </m:r>
                  </m:num>
                  <m:den>
                    <m:r>
                      <m:rPr>
                        <m:nor/>
                      </m:rPr>
                      <w:rPr>
                        <w:rFonts w:cs="Times New Roman"/>
                        <w:szCs w:val="24"/>
                      </w:rPr>
                      <m:t>2</m:t>
                    </m:r>
                  </m:den>
                </m:f>
              </m:sup>
            </m:sSup>
          </m:den>
        </m:f>
      </m:oMath>
      <w:r w:rsidRPr="00CB056F">
        <w:rPr>
          <w:rFonts w:cs="Times New Roman"/>
          <w:szCs w:val="24"/>
        </w:rPr>
        <w:t xml:space="preserve"> </w:t>
      </w:r>
      <w:r w:rsidRPr="00CB056F">
        <w:rPr>
          <w:rFonts w:cs="Times New Roman"/>
          <w:szCs w:val="24"/>
        </w:rPr>
        <w:tab/>
        <w:t>(2.1)</w:t>
      </w:r>
    </w:p>
    <w:p w14:paraId="1843FCA6" w14:textId="77777777" w:rsidR="00B47A94" w:rsidRPr="00CB056F" w:rsidRDefault="00B47A94" w:rsidP="00B47A94">
      <w:pPr>
        <w:divId w:val="132019385"/>
        <w:rPr>
          <w:rFonts w:cs="Times New Roman"/>
          <w:szCs w:val="24"/>
        </w:rPr>
      </w:pPr>
      <w:r w:rsidRPr="00CB056F">
        <w:rPr>
          <w:rFonts w:cs="Times New Roman"/>
          <w:szCs w:val="24"/>
        </w:rPr>
        <w:t>dimana:</w:t>
      </w:r>
    </w:p>
    <w:p w14:paraId="03401AB0" w14:textId="77777777" w:rsidR="00B47A94" w:rsidRPr="00CB056F" w:rsidRDefault="00B47A94" w:rsidP="00B47A94">
      <w:pPr>
        <w:spacing w:line="240" w:lineRule="auto"/>
        <w:divId w:val="132019385"/>
        <w:rPr>
          <w:rFonts w:cs="Times New Roman"/>
          <w:szCs w:val="24"/>
        </w:rPr>
      </w:pPr>
      <w:r w:rsidRPr="00CB056F">
        <w:rPr>
          <w:rFonts w:cs="Times New Roman"/>
          <w:szCs w:val="24"/>
        </w:rPr>
        <w:t>t</w:t>
      </w:r>
      <w:r w:rsidRPr="00CB056F">
        <w:rPr>
          <w:rFonts w:cs="Times New Roman"/>
          <w:szCs w:val="24"/>
        </w:rPr>
        <w:tab/>
        <w:t>= Variabel t terhitung</w:t>
      </w:r>
    </w:p>
    <w:p w14:paraId="4D4C961F" w14:textId="77777777" w:rsidR="00B47A94" w:rsidRPr="00CB056F" w:rsidRDefault="00C832FE" w:rsidP="00B47A94">
      <w:pPr>
        <w:spacing w:line="240" w:lineRule="auto"/>
        <w:divId w:val="132019385"/>
        <w:rPr>
          <w:rFonts w:cs="Times New Roman"/>
          <w:szCs w:val="24"/>
        </w:rPr>
      </w:pPr>
      <m:oMath>
        <m:acc>
          <m:accPr>
            <m:chr m:val="̅"/>
            <m:ctrlPr>
              <w:rPr>
                <w:rFonts w:ascii="Cambria Math" w:hAnsi="Cambria Math" w:cs="Times New Roman"/>
                <w:bCs/>
                <w:i/>
                <w:szCs w:val="24"/>
              </w:rPr>
            </m:ctrlPr>
          </m:accPr>
          <m:e>
            <m:r>
              <m:rPr>
                <m:nor/>
              </m:rPr>
              <w:rPr>
                <w:rFonts w:cs="Times New Roman"/>
                <w:szCs w:val="24"/>
              </w:rPr>
              <m:t>X</m:t>
            </m:r>
          </m:e>
        </m:acc>
      </m:oMath>
      <w:r w:rsidR="00B47A94" w:rsidRPr="00CB056F">
        <w:rPr>
          <w:rFonts w:cs="Times New Roman"/>
          <w:szCs w:val="24"/>
        </w:rPr>
        <w:t xml:space="preserve">1 </w:t>
      </w:r>
      <w:r w:rsidR="00B47A94" w:rsidRPr="00CB056F">
        <w:rPr>
          <w:rFonts w:cs="Times New Roman"/>
          <w:szCs w:val="24"/>
        </w:rPr>
        <w:tab/>
        <w:t>= Rata-rata hitung sampel set ke-1</w:t>
      </w:r>
    </w:p>
    <w:p w14:paraId="0E280858" w14:textId="77777777" w:rsidR="00B47A94" w:rsidRPr="00CB056F" w:rsidRDefault="00C832FE" w:rsidP="00B47A94">
      <w:pPr>
        <w:spacing w:line="240" w:lineRule="auto"/>
        <w:divId w:val="132019385"/>
        <w:rPr>
          <w:rFonts w:cs="Times New Roman"/>
          <w:szCs w:val="24"/>
        </w:rPr>
      </w:pPr>
      <m:oMath>
        <m:acc>
          <m:accPr>
            <m:chr m:val="̅"/>
            <m:ctrlPr>
              <w:rPr>
                <w:rFonts w:ascii="Cambria Math" w:hAnsi="Cambria Math" w:cs="Times New Roman"/>
                <w:bCs/>
                <w:i/>
                <w:szCs w:val="24"/>
              </w:rPr>
            </m:ctrlPr>
          </m:accPr>
          <m:e>
            <m:r>
              <m:rPr>
                <m:nor/>
              </m:rPr>
              <w:rPr>
                <w:rFonts w:cs="Times New Roman"/>
                <w:szCs w:val="24"/>
              </w:rPr>
              <m:t>X</m:t>
            </m:r>
          </m:e>
        </m:acc>
      </m:oMath>
      <w:r w:rsidR="00B47A94" w:rsidRPr="00CB056F">
        <w:rPr>
          <w:rFonts w:cs="Times New Roman"/>
          <w:szCs w:val="24"/>
        </w:rPr>
        <w:t>2</w:t>
      </w:r>
      <w:r w:rsidR="00B47A94" w:rsidRPr="00CB056F">
        <w:rPr>
          <w:rFonts w:cs="Times New Roman"/>
          <w:szCs w:val="24"/>
        </w:rPr>
        <w:tab/>
        <w:t>= Rata-rata hitung sampel set ke-2</w:t>
      </w:r>
    </w:p>
    <w:p w14:paraId="30D4E3B9" w14:textId="77777777" w:rsidR="00B47A94" w:rsidRPr="00CB056F" w:rsidRDefault="00B47A94" w:rsidP="00B47A94">
      <w:pPr>
        <w:spacing w:line="240" w:lineRule="auto"/>
        <w:divId w:val="132019385"/>
        <w:rPr>
          <w:rFonts w:cs="Times New Roman"/>
          <w:szCs w:val="24"/>
        </w:rPr>
      </w:pPr>
      <w:r w:rsidRPr="00CB056F">
        <w:rPr>
          <w:rFonts w:cs="Times New Roman"/>
          <w:szCs w:val="24"/>
        </w:rPr>
        <w:t>N1</w:t>
      </w:r>
      <w:r w:rsidRPr="00CB056F">
        <w:rPr>
          <w:rFonts w:cs="Times New Roman"/>
          <w:szCs w:val="24"/>
        </w:rPr>
        <w:tab/>
        <w:t>= Jumlah sample set ke-1</w:t>
      </w:r>
    </w:p>
    <w:p w14:paraId="7230FC2E" w14:textId="77777777" w:rsidR="00B47A94" w:rsidRPr="00CB056F" w:rsidRDefault="00B47A94" w:rsidP="00B47A94">
      <w:pPr>
        <w:spacing w:line="240" w:lineRule="auto"/>
        <w:divId w:val="132019385"/>
        <w:rPr>
          <w:rFonts w:cs="Times New Roman"/>
          <w:szCs w:val="24"/>
        </w:rPr>
      </w:pPr>
      <w:r w:rsidRPr="00CB056F">
        <w:rPr>
          <w:rFonts w:cs="Times New Roman"/>
          <w:szCs w:val="24"/>
        </w:rPr>
        <w:t>N2</w:t>
      </w:r>
      <w:r w:rsidRPr="00CB056F">
        <w:rPr>
          <w:rFonts w:cs="Times New Roman"/>
          <w:szCs w:val="24"/>
        </w:rPr>
        <w:tab/>
        <w:t xml:space="preserve">= Jumlah sample set ke-2 </w:t>
      </w:r>
    </w:p>
    <w:p w14:paraId="5C4777F5" w14:textId="77777777" w:rsidR="00B47A94" w:rsidRPr="00CB056F" w:rsidRDefault="00B47A94" w:rsidP="00B47A94">
      <w:pPr>
        <w:spacing w:line="240" w:lineRule="auto"/>
        <w:divId w:val="132019385"/>
        <w:rPr>
          <w:rFonts w:cs="Times New Roman"/>
          <w:szCs w:val="24"/>
        </w:rPr>
      </w:pPr>
      <w:r w:rsidRPr="00CB056F">
        <w:rPr>
          <w:rFonts w:cs="Times New Roman"/>
          <w:szCs w:val="24"/>
        </w:rPr>
        <w:t xml:space="preserve">σ </w:t>
      </w:r>
      <w:r w:rsidRPr="00CB056F">
        <w:rPr>
          <w:rFonts w:cs="Times New Roman"/>
          <w:szCs w:val="24"/>
        </w:rPr>
        <w:tab/>
        <w:t xml:space="preserve">=  </w:t>
      </w:r>
      <m:oMath>
        <m:sSup>
          <m:sSupPr>
            <m:ctrlPr>
              <w:rPr>
                <w:rFonts w:ascii="Cambria Math" w:hAnsi="Cambria Math" w:cs="Times New Roman"/>
                <w:bCs/>
                <w:i/>
                <w:szCs w:val="24"/>
              </w:rPr>
            </m:ctrlPr>
          </m:sSupPr>
          <m:e>
            <m:d>
              <m:dPr>
                <m:begChr m:val="|"/>
                <m:endChr m:val="|"/>
                <m:ctrlPr>
                  <w:rPr>
                    <w:rFonts w:ascii="Cambria Math" w:hAnsi="Cambria Math" w:cs="Times New Roman"/>
                    <w:bCs/>
                    <w:i/>
                    <w:szCs w:val="24"/>
                  </w:rPr>
                </m:ctrlPr>
              </m:dPr>
              <m:e>
                <m:f>
                  <m:fPr>
                    <m:ctrlPr>
                      <w:rPr>
                        <w:rFonts w:ascii="Cambria Math" w:hAnsi="Cambria Math" w:cs="Times New Roman"/>
                        <w:bCs/>
                        <w:i/>
                        <w:szCs w:val="24"/>
                      </w:rPr>
                    </m:ctrlPr>
                  </m:fPr>
                  <m:num>
                    <m:sSub>
                      <m:sSubPr>
                        <m:ctrlPr>
                          <w:rPr>
                            <w:rFonts w:ascii="Cambria Math" w:hAnsi="Cambria Math" w:cs="Times New Roman"/>
                            <w:bCs/>
                            <w:i/>
                            <w:szCs w:val="24"/>
                          </w:rPr>
                        </m:ctrlPr>
                      </m:sSubPr>
                      <m:e>
                        <m:r>
                          <m:rPr>
                            <m:nor/>
                          </m:rPr>
                          <w:rPr>
                            <w:rFonts w:cs="Times New Roman"/>
                            <w:bCs/>
                            <w:szCs w:val="24"/>
                          </w:rPr>
                          <m:t>N</m:t>
                        </m:r>
                      </m:e>
                      <m:sub>
                        <m:r>
                          <m:rPr>
                            <m:nor/>
                          </m:rPr>
                          <w:rPr>
                            <w:rFonts w:cs="Times New Roman"/>
                            <w:bCs/>
                            <w:szCs w:val="24"/>
                          </w:rPr>
                          <m:t>1</m:t>
                        </m:r>
                      </m:sub>
                    </m:sSub>
                    <m:sSup>
                      <m:sSupPr>
                        <m:ctrlPr>
                          <w:rPr>
                            <w:rFonts w:ascii="Cambria Math" w:hAnsi="Cambria Math" w:cs="Times New Roman"/>
                            <w:bCs/>
                            <w:i/>
                            <w:szCs w:val="24"/>
                          </w:rPr>
                        </m:ctrlPr>
                      </m:sSupPr>
                      <m:e>
                        <m:sSub>
                          <m:sSubPr>
                            <m:ctrlPr>
                              <w:rPr>
                                <w:rFonts w:ascii="Cambria Math" w:hAnsi="Cambria Math" w:cs="Times New Roman"/>
                                <w:bCs/>
                                <w:i/>
                                <w:szCs w:val="24"/>
                              </w:rPr>
                            </m:ctrlPr>
                          </m:sSubPr>
                          <m:e>
                            <m:r>
                              <m:rPr>
                                <m:nor/>
                              </m:rPr>
                              <w:rPr>
                                <w:rFonts w:cs="Times New Roman"/>
                                <w:bCs/>
                                <w:szCs w:val="24"/>
                              </w:rPr>
                              <m:t>S</m:t>
                            </m:r>
                          </m:e>
                          <m:sub>
                            <m:r>
                              <m:rPr>
                                <m:nor/>
                              </m:rPr>
                              <w:rPr>
                                <w:rFonts w:cs="Times New Roman"/>
                                <w:bCs/>
                                <w:szCs w:val="24"/>
                              </w:rPr>
                              <m:t>1</m:t>
                            </m:r>
                          </m:sub>
                        </m:sSub>
                      </m:e>
                      <m:sup>
                        <m:r>
                          <m:rPr>
                            <m:nor/>
                          </m:rPr>
                          <w:rPr>
                            <w:rFonts w:cs="Times New Roman"/>
                            <w:bCs/>
                            <w:szCs w:val="24"/>
                          </w:rPr>
                          <m:t>2</m:t>
                        </m:r>
                      </m:sup>
                    </m:sSup>
                    <m:r>
                      <m:rPr>
                        <m:nor/>
                      </m:rPr>
                      <w:rPr>
                        <w:rFonts w:cs="Times New Roman"/>
                        <w:bCs/>
                        <w:szCs w:val="24"/>
                      </w:rPr>
                      <m:t xml:space="preserve">+ </m:t>
                    </m:r>
                    <m:sSub>
                      <m:sSubPr>
                        <m:ctrlPr>
                          <w:rPr>
                            <w:rFonts w:ascii="Cambria Math" w:hAnsi="Cambria Math" w:cs="Times New Roman"/>
                            <w:bCs/>
                            <w:i/>
                            <w:szCs w:val="24"/>
                          </w:rPr>
                        </m:ctrlPr>
                      </m:sSubPr>
                      <m:e>
                        <m:r>
                          <m:rPr>
                            <m:nor/>
                          </m:rPr>
                          <w:rPr>
                            <w:rFonts w:cs="Times New Roman"/>
                            <w:bCs/>
                            <w:szCs w:val="24"/>
                          </w:rPr>
                          <m:t>N</m:t>
                        </m:r>
                      </m:e>
                      <m:sub>
                        <m:r>
                          <m:rPr>
                            <m:nor/>
                          </m:rPr>
                          <w:rPr>
                            <w:rFonts w:cs="Times New Roman"/>
                            <w:bCs/>
                            <w:szCs w:val="24"/>
                          </w:rPr>
                          <m:t>2</m:t>
                        </m:r>
                      </m:sub>
                    </m:sSub>
                    <m:sSup>
                      <m:sSupPr>
                        <m:ctrlPr>
                          <w:rPr>
                            <w:rFonts w:ascii="Cambria Math" w:hAnsi="Cambria Math" w:cs="Times New Roman"/>
                            <w:bCs/>
                            <w:i/>
                            <w:szCs w:val="24"/>
                          </w:rPr>
                        </m:ctrlPr>
                      </m:sSupPr>
                      <m:e>
                        <m:sSub>
                          <m:sSubPr>
                            <m:ctrlPr>
                              <w:rPr>
                                <w:rFonts w:ascii="Cambria Math" w:hAnsi="Cambria Math" w:cs="Times New Roman"/>
                                <w:bCs/>
                                <w:i/>
                                <w:szCs w:val="24"/>
                              </w:rPr>
                            </m:ctrlPr>
                          </m:sSubPr>
                          <m:e>
                            <m:r>
                              <m:rPr>
                                <m:nor/>
                              </m:rPr>
                              <w:rPr>
                                <w:rFonts w:cs="Times New Roman"/>
                                <w:bCs/>
                                <w:szCs w:val="24"/>
                              </w:rPr>
                              <m:t>S</m:t>
                            </m:r>
                          </m:e>
                          <m:sub>
                            <m:r>
                              <m:rPr>
                                <m:nor/>
                              </m:rPr>
                              <w:rPr>
                                <w:rFonts w:cs="Times New Roman"/>
                                <w:bCs/>
                                <w:szCs w:val="24"/>
                              </w:rPr>
                              <m:t>2</m:t>
                            </m:r>
                          </m:sub>
                        </m:sSub>
                      </m:e>
                      <m:sup>
                        <m:r>
                          <m:rPr>
                            <m:nor/>
                          </m:rPr>
                          <w:rPr>
                            <w:rFonts w:cs="Times New Roman"/>
                            <w:bCs/>
                            <w:szCs w:val="24"/>
                          </w:rPr>
                          <m:t>2</m:t>
                        </m:r>
                      </m:sup>
                    </m:sSup>
                  </m:num>
                  <m:den>
                    <m:sSub>
                      <m:sSubPr>
                        <m:ctrlPr>
                          <w:rPr>
                            <w:rFonts w:ascii="Cambria Math" w:hAnsi="Cambria Math" w:cs="Times New Roman"/>
                            <w:bCs/>
                            <w:i/>
                            <w:szCs w:val="24"/>
                          </w:rPr>
                        </m:ctrlPr>
                      </m:sSubPr>
                      <m:e>
                        <m:r>
                          <m:rPr>
                            <m:nor/>
                          </m:rPr>
                          <w:rPr>
                            <w:rFonts w:cs="Times New Roman"/>
                            <w:bCs/>
                            <w:szCs w:val="24"/>
                          </w:rPr>
                          <m:t>N</m:t>
                        </m:r>
                      </m:e>
                      <m:sub>
                        <m:r>
                          <m:rPr>
                            <m:nor/>
                          </m:rPr>
                          <w:rPr>
                            <w:rFonts w:cs="Times New Roman"/>
                            <w:bCs/>
                            <w:szCs w:val="24"/>
                          </w:rPr>
                          <m:t>1</m:t>
                        </m:r>
                      </m:sub>
                    </m:sSub>
                    <m:r>
                      <m:rPr>
                        <m:nor/>
                      </m:rPr>
                      <w:rPr>
                        <w:rFonts w:cs="Times New Roman"/>
                        <w:bCs/>
                        <w:szCs w:val="24"/>
                      </w:rPr>
                      <m:t>+</m:t>
                    </m:r>
                    <m:sSub>
                      <m:sSubPr>
                        <m:ctrlPr>
                          <w:rPr>
                            <w:rFonts w:ascii="Cambria Math" w:hAnsi="Cambria Math" w:cs="Times New Roman"/>
                            <w:bCs/>
                            <w:i/>
                            <w:szCs w:val="24"/>
                          </w:rPr>
                        </m:ctrlPr>
                      </m:sSubPr>
                      <m:e>
                        <m:r>
                          <m:rPr>
                            <m:nor/>
                          </m:rPr>
                          <w:rPr>
                            <w:rFonts w:cs="Times New Roman"/>
                            <w:bCs/>
                            <w:szCs w:val="24"/>
                          </w:rPr>
                          <m:t>N</m:t>
                        </m:r>
                      </m:e>
                      <m:sub>
                        <m:r>
                          <m:rPr>
                            <m:nor/>
                          </m:rPr>
                          <w:rPr>
                            <w:rFonts w:cs="Times New Roman"/>
                            <w:bCs/>
                            <w:szCs w:val="24"/>
                          </w:rPr>
                          <m:t>2</m:t>
                        </m:r>
                      </m:sub>
                    </m:sSub>
                    <m:r>
                      <m:rPr>
                        <m:nor/>
                      </m:rPr>
                      <w:rPr>
                        <w:rFonts w:cs="Times New Roman"/>
                        <w:bCs/>
                        <w:szCs w:val="24"/>
                      </w:rPr>
                      <m:t>-2</m:t>
                    </m:r>
                  </m:den>
                </m:f>
              </m:e>
            </m:d>
          </m:e>
          <m:sup>
            <m:r>
              <m:rPr>
                <m:nor/>
              </m:rPr>
              <w:rPr>
                <w:rFonts w:cs="Times New Roman"/>
                <w:bCs/>
                <w:szCs w:val="24"/>
              </w:rPr>
              <m:t>0,5</m:t>
            </m:r>
          </m:sup>
        </m:sSup>
      </m:oMath>
    </w:p>
    <w:p w14:paraId="3CD1C699" w14:textId="77777777" w:rsidR="00B47A94" w:rsidRPr="00CB056F" w:rsidRDefault="00B47A94" w:rsidP="00B47A94">
      <w:pPr>
        <w:spacing w:line="240" w:lineRule="auto"/>
        <w:divId w:val="132019385"/>
        <w:rPr>
          <w:rFonts w:cs="Times New Roman"/>
          <w:szCs w:val="24"/>
        </w:rPr>
      </w:pPr>
      <w:r w:rsidRPr="00CB056F">
        <w:rPr>
          <w:rFonts w:cs="Times New Roman"/>
          <w:szCs w:val="24"/>
        </w:rPr>
        <w:t>S1</w:t>
      </w:r>
      <w:r w:rsidRPr="00CB056F">
        <w:rPr>
          <w:rFonts w:cs="Times New Roman"/>
          <w:szCs w:val="24"/>
        </w:rPr>
        <w:tab/>
        <w:t>= Varian sampel set ke-1</w:t>
      </w:r>
    </w:p>
    <w:p w14:paraId="56BCB831" w14:textId="77777777" w:rsidR="00B47A94" w:rsidRPr="00CB056F" w:rsidRDefault="00B47A94" w:rsidP="00B47A94">
      <w:pPr>
        <w:spacing w:line="240" w:lineRule="auto"/>
        <w:divId w:val="132019385"/>
        <w:rPr>
          <w:rFonts w:cs="Times New Roman"/>
          <w:szCs w:val="24"/>
        </w:rPr>
      </w:pPr>
      <w:r w:rsidRPr="00CB056F">
        <w:rPr>
          <w:rFonts w:cs="Times New Roman"/>
          <w:szCs w:val="24"/>
        </w:rPr>
        <w:t>S2</w:t>
      </w:r>
      <w:r w:rsidRPr="00CB056F">
        <w:rPr>
          <w:rFonts w:cs="Times New Roman"/>
          <w:szCs w:val="24"/>
        </w:rPr>
        <w:tab/>
        <w:t>= Varian sampel set ke-2</w:t>
      </w:r>
    </w:p>
    <w:p w14:paraId="20F31D20" w14:textId="77777777" w:rsidR="00B47A94" w:rsidRPr="00CB056F" w:rsidRDefault="00B47A94" w:rsidP="00B47A94">
      <w:pPr>
        <w:spacing w:line="240" w:lineRule="auto"/>
        <w:divId w:val="132019385"/>
        <w:rPr>
          <w:rFonts w:cs="Times New Roman"/>
          <w:szCs w:val="24"/>
        </w:rPr>
      </w:pPr>
      <w:r w:rsidRPr="00CB056F">
        <w:rPr>
          <w:rFonts w:cs="Times New Roman"/>
          <w:szCs w:val="24"/>
        </w:rPr>
        <w:t>Dk</w:t>
      </w:r>
      <w:r w:rsidRPr="00CB056F">
        <w:rPr>
          <w:rFonts w:cs="Times New Roman"/>
          <w:szCs w:val="24"/>
        </w:rPr>
        <w:tab/>
        <w:t xml:space="preserve">= N1 + N2 - 2 </w:t>
      </w:r>
    </w:p>
    <w:p w14:paraId="29B108A0" w14:textId="77777777" w:rsidR="00B47A94" w:rsidRPr="00CB056F" w:rsidRDefault="00B47A94" w:rsidP="00B47A94">
      <w:pPr>
        <w:spacing w:line="240" w:lineRule="auto"/>
        <w:divId w:val="132019385"/>
        <w:rPr>
          <w:rFonts w:cs="Times New Roman"/>
          <w:szCs w:val="24"/>
        </w:rPr>
      </w:pPr>
    </w:p>
    <w:p w14:paraId="07A4BE37" w14:textId="77777777" w:rsidR="00B47A94" w:rsidRPr="00CB056F" w:rsidRDefault="00B47A94" w:rsidP="00B47A94">
      <w:pPr>
        <w:spacing w:line="240" w:lineRule="auto"/>
        <w:divId w:val="132019385"/>
        <w:rPr>
          <w:rFonts w:cs="Times New Roman"/>
          <w:szCs w:val="24"/>
        </w:rPr>
      </w:pPr>
    </w:p>
    <w:p w14:paraId="56220086" w14:textId="77777777" w:rsidR="00B47A94" w:rsidRPr="00CB056F" w:rsidRDefault="00B47A94" w:rsidP="00B47A94">
      <w:pPr>
        <w:spacing w:line="240" w:lineRule="auto"/>
        <w:divId w:val="132019385"/>
        <w:rPr>
          <w:rFonts w:cs="Times New Roman"/>
          <w:szCs w:val="24"/>
        </w:rPr>
      </w:pPr>
    </w:p>
    <w:p w14:paraId="717AE586" w14:textId="77777777" w:rsidR="00B47A94" w:rsidRPr="00CB056F" w:rsidRDefault="00B47A94" w:rsidP="00B47A94">
      <w:pPr>
        <w:spacing w:line="240" w:lineRule="auto"/>
        <w:divId w:val="132019385"/>
        <w:rPr>
          <w:rFonts w:cs="Times New Roman"/>
          <w:szCs w:val="24"/>
        </w:rPr>
      </w:pPr>
    </w:p>
    <w:p w14:paraId="12C44583" w14:textId="77777777" w:rsidR="00B47A94" w:rsidRPr="00CB056F" w:rsidRDefault="00B47A94" w:rsidP="00B47A94">
      <w:pPr>
        <w:spacing w:line="240" w:lineRule="auto"/>
        <w:divId w:val="132019385"/>
        <w:rPr>
          <w:rFonts w:cs="Times New Roman"/>
          <w:szCs w:val="24"/>
        </w:rPr>
      </w:pPr>
    </w:p>
    <w:p w14:paraId="0EAB6193" w14:textId="7467F561" w:rsidR="00B47A94" w:rsidRPr="00CB056F" w:rsidRDefault="00B47A94" w:rsidP="00B47A94">
      <w:pPr>
        <w:pStyle w:val="Caption"/>
        <w:divId w:val="132019385"/>
      </w:pPr>
      <w:bookmarkStart w:id="497" w:name="_Toc221052331"/>
      <w:r w:rsidRPr="00CB056F">
        <w:rPr>
          <w:rFonts w:cs="Times New Roman"/>
          <w:noProof/>
          <w:szCs w:val="24"/>
        </w:rPr>
        <w:lastRenderedPageBreak/>
        <w:drawing>
          <wp:anchor distT="0" distB="0" distL="114300" distR="114300" simplePos="0" relativeHeight="251658241" behindDoc="0" locked="0" layoutInCell="1" allowOverlap="1" wp14:anchorId="04472D90" wp14:editId="39AB9254">
            <wp:simplePos x="0" y="0"/>
            <wp:positionH relativeFrom="column">
              <wp:posOffset>0</wp:posOffset>
            </wp:positionH>
            <wp:positionV relativeFrom="paragraph">
              <wp:posOffset>289817</wp:posOffset>
            </wp:positionV>
            <wp:extent cx="5039995" cy="2978150"/>
            <wp:effectExtent l="0" t="0" r="8255" b="0"/>
            <wp:wrapTopAndBottom/>
            <wp:docPr id="10990318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39995" cy="29781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B056F">
        <w:t xml:space="preserve">Tabel </w:t>
      </w:r>
      <w:r w:rsidR="00241167">
        <w:fldChar w:fldCharType="begin"/>
      </w:r>
      <w:r w:rsidR="00241167">
        <w:instrText xml:space="preserve"> STYLEREF 3 \s </w:instrText>
      </w:r>
      <w:r w:rsidR="00241167">
        <w:fldChar w:fldCharType="separate"/>
      </w:r>
      <w:r w:rsidR="00241167">
        <w:rPr>
          <w:noProof/>
        </w:rPr>
        <w:t>2</w:t>
      </w:r>
      <w:r w:rsidR="00241167">
        <w:fldChar w:fldCharType="end"/>
      </w:r>
      <w:r w:rsidR="00241167">
        <w:t>.</w:t>
      </w:r>
      <w:r w:rsidR="00241167">
        <w:fldChar w:fldCharType="begin"/>
      </w:r>
      <w:r w:rsidR="00241167">
        <w:instrText xml:space="preserve"> SEQ Tabel \* ARABIC \s 3 </w:instrText>
      </w:r>
      <w:r w:rsidR="00241167">
        <w:fldChar w:fldCharType="separate"/>
      </w:r>
      <w:r w:rsidR="00241167">
        <w:rPr>
          <w:noProof/>
        </w:rPr>
        <w:t>2</w:t>
      </w:r>
      <w:r w:rsidR="00241167">
        <w:fldChar w:fldCharType="end"/>
      </w:r>
      <w:r w:rsidRPr="00CB056F">
        <w:t>Tabel Uji T Pada Tingkat Kepercayaan 95%</w:t>
      </w:r>
      <w:bookmarkEnd w:id="497"/>
    </w:p>
    <w:p w14:paraId="5FCAF39B" w14:textId="77777777" w:rsidR="00B47A94" w:rsidRPr="00CB056F" w:rsidRDefault="00B47A94" w:rsidP="00B47A94">
      <w:pPr>
        <w:divId w:val="132019385"/>
      </w:pPr>
    </w:p>
    <w:p w14:paraId="07F06BC9" w14:textId="77777777" w:rsidR="00B47A94" w:rsidRPr="00CB056F" w:rsidRDefault="00B47A94" w:rsidP="00B47A94">
      <w:pPr>
        <w:pStyle w:val="Heading5"/>
        <w:divId w:val="132019385"/>
      </w:pPr>
      <w:bookmarkStart w:id="498" w:name="_Toc199165352"/>
      <w:bookmarkStart w:id="499" w:name="_Toc199165539"/>
      <w:r w:rsidRPr="00CB056F">
        <w:rPr>
          <w:rFonts w:eastAsia="Times New Roman"/>
          <w:highlight w:val="white"/>
        </w:rPr>
        <w:t>Uji Konsistensi</w:t>
      </w:r>
      <w:bookmarkEnd w:id="498"/>
      <w:bookmarkEnd w:id="499"/>
    </w:p>
    <w:p w14:paraId="2D63B5C5" w14:textId="77777777" w:rsidR="00B47A94" w:rsidRPr="00CB056F" w:rsidRDefault="00B47A94" w:rsidP="00B47A94">
      <w:pPr>
        <w:divId w:val="132019385"/>
      </w:pPr>
      <w:r w:rsidRPr="00CB056F">
        <w:rPr>
          <w:highlight w:val="white"/>
        </w:rPr>
        <w:t xml:space="preserve">Uji Konsistensi dilakukan untuk menguji kebenaran data lapangan. Data yang ada harus benar-benar menggambarkan fenomena hidrologi yang terjadi di lapangan. </w:t>
      </w:r>
      <w:r w:rsidRPr="00CB056F">
        <w:t xml:space="preserve">Menurut Sri Harto (2001), </w:t>
      </w:r>
      <w:r w:rsidRPr="00CB056F">
        <w:rPr>
          <w:highlight w:val="white"/>
        </w:rPr>
        <w:t xml:space="preserve">pengujian konsistensi seri data dapat dilakukan dengan membuat suatu kurva ataupun dilakukan dengan cara analitis. Skripsi ini akan menggunakan metode analitis </w:t>
      </w:r>
      <w:r w:rsidRPr="00CB056F">
        <w:rPr>
          <w:i/>
        </w:rPr>
        <w:t>Cummulative Deviation</w:t>
      </w:r>
      <w:r w:rsidRPr="00CB056F">
        <w:t xml:space="preserve"> sebagai metode untuk Uji Konsistensi dengan persamaan sebagai berikut:</w:t>
      </w:r>
    </w:p>
    <w:p w14:paraId="6540FF6F" w14:textId="77777777" w:rsidR="00B47A94" w:rsidRPr="00CB056F" w:rsidRDefault="00C832FE" w:rsidP="00B47A94">
      <w:pPr>
        <w:tabs>
          <w:tab w:val="right" w:leader="dot" w:pos="8222"/>
        </w:tabs>
        <w:divId w:val="132019385"/>
        <w:rPr>
          <w:rFonts w:cs="Times New Roman"/>
          <w:szCs w:val="24"/>
        </w:rPr>
      </w:pPr>
      <m:oMath>
        <m:sSub>
          <m:sSubPr>
            <m:ctrlPr>
              <w:rPr>
                <w:rFonts w:ascii="Cambria Math" w:hAnsi="Cambria Math" w:cs="Times New Roman"/>
                <w:i/>
                <w:szCs w:val="24"/>
              </w:rPr>
            </m:ctrlPr>
          </m:sSubPr>
          <m:e>
            <m:sSup>
              <m:sSupPr>
                <m:ctrlPr>
                  <w:rPr>
                    <w:rFonts w:ascii="Cambria Math" w:hAnsi="Cambria Math" w:cs="Times New Roman"/>
                    <w:i/>
                    <w:szCs w:val="24"/>
                  </w:rPr>
                </m:ctrlPr>
              </m:sSupPr>
              <m:e>
                <m:r>
                  <m:rPr>
                    <m:nor/>
                  </m:rPr>
                  <w:rPr>
                    <w:rFonts w:cs="Times New Roman"/>
                    <w:szCs w:val="24"/>
                  </w:rPr>
                  <m:t>S</m:t>
                </m:r>
              </m:e>
              <m:sup>
                <m:r>
                  <m:rPr>
                    <m:nor/>
                  </m:rPr>
                  <w:rPr>
                    <w:rFonts w:cs="Times New Roman"/>
                    <w:szCs w:val="24"/>
                  </w:rPr>
                  <m:t>*</m:t>
                </m:r>
              </m:sup>
            </m:sSup>
          </m:e>
          <m:sub>
            <m:r>
              <m:rPr>
                <m:nor/>
              </m:rPr>
              <w:rPr>
                <w:rFonts w:cs="Times New Roman"/>
                <w:szCs w:val="24"/>
              </w:rPr>
              <m:t>k</m:t>
            </m:r>
          </m:sub>
        </m:sSub>
        <m:r>
          <m:rPr>
            <m:nor/>
          </m:rPr>
          <w:rPr>
            <w:rFonts w:cs="Times New Roman"/>
            <w:szCs w:val="24"/>
          </w:rPr>
          <m:t>=</m:t>
        </m:r>
        <m:nary>
          <m:naryPr>
            <m:chr m:val="∑"/>
            <m:ctrlPr>
              <w:rPr>
                <w:rFonts w:ascii="Cambria Math" w:hAnsi="Cambria Math" w:cs="Times New Roman"/>
                <w:i/>
                <w:szCs w:val="24"/>
              </w:rPr>
            </m:ctrlPr>
          </m:naryPr>
          <m:sub>
            <m:r>
              <m:rPr>
                <m:nor/>
              </m:rPr>
              <w:rPr>
                <w:rFonts w:cs="Times New Roman"/>
                <w:szCs w:val="24"/>
              </w:rPr>
              <m:t>i+1</m:t>
            </m:r>
          </m:sub>
          <m:sup>
            <m:r>
              <m:rPr>
                <m:nor/>
              </m:rPr>
              <w:rPr>
                <w:rFonts w:cs="Times New Roman"/>
                <w:szCs w:val="24"/>
              </w:rPr>
              <m:t>k</m:t>
            </m:r>
          </m:sup>
          <m:e>
            <m:d>
              <m:dPr>
                <m:ctrlPr>
                  <w:rPr>
                    <w:rFonts w:ascii="Cambria Math" w:hAnsi="Cambria Math" w:cs="Times New Roman"/>
                    <w:i/>
                    <w:szCs w:val="24"/>
                  </w:rPr>
                </m:ctrlPr>
              </m:dPr>
              <m:e>
                <m:r>
                  <m:rPr>
                    <m:nor/>
                  </m:rPr>
                  <w:rPr>
                    <w:rFonts w:cs="Times New Roman"/>
                    <w:szCs w:val="24"/>
                  </w:rPr>
                  <m:t>Yi-</m:t>
                </m:r>
                <m:bar>
                  <m:barPr>
                    <m:pos m:val="top"/>
                    <m:ctrlPr>
                      <w:rPr>
                        <w:rFonts w:ascii="Cambria Math" w:hAnsi="Cambria Math" w:cs="Times New Roman"/>
                        <w:i/>
                        <w:szCs w:val="24"/>
                      </w:rPr>
                    </m:ctrlPr>
                  </m:barPr>
                  <m:e>
                    <m:r>
                      <m:rPr>
                        <m:nor/>
                      </m:rPr>
                      <w:rPr>
                        <w:rFonts w:cs="Times New Roman"/>
                        <w:szCs w:val="24"/>
                      </w:rPr>
                      <m:t>Y</m:t>
                    </m:r>
                  </m:e>
                </m:bar>
              </m:e>
            </m:d>
          </m:e>
        </m:nary>
      </m:oMath>
      <w:r w:rsidR="00B47A94" w:rsidRPr="00CB056F">
        <w:rPr>
          <w:rFonts w:cs="Times New Roman"/>
          <w:szCs w:val="24"/>
        </w:rPr>
        <w:tab/>
        <w:t>(2.2)</w:t>
      </w:r>
    </w:p>
    <w:p w14:paraId="0994405C" w14:textId="77777777" w:rsidR="00B47A94" w:rsidRPr="00CB056F" w:rsidRDefault="00C832FE" w:rsidP="00B47A94">
      <w:pPr>
        <w:tabs>
          <w:tab w:val="right" w:leader="dot" w:pos="8222"/>
        </w:tabs>
        <w:divId w:val="132019385"/>
        <w:rPr>
          <w:rFonts w:cs="Times New Roman"/>
          <w:szCs w:val="24"/>
        </w:rPr>
      </w:pPr>
      <m:oMath>
        <m:sSub>
          <m:sSubPr>
            <m:ctrlPr>
              <w:rPr>
                <w:rFonts w:ascii="Cambria Math" w:hAnsi="Cambria Math" w:cs="Times New Roman"/>
                <w:i/>
                <w:szCs w:val="24"/>
              </w:rPr>
            </m:ctrlPr>
          </m:sSubPr>
          <m:e>
            <m:sSup>
              <m:sSupPr>
                <m:ctrlPr>
                  <w:rPr>
                    <w:rFonts w:ascii="Cambria Math" w:hAnsi="Cambria Math" w:cs="Times New Roman"/>
                    <w:i/>
                    <w:szCs w:val="24"/>
                  </w:rPr>
                </m:ctrlPr>
              </m:sSupPr>
              <m:e>
                <m:r>
                  <m:rPr>
                    <m:nor/>
                  </m:rPr>
                  <w:rPr>
                    <w:rFonts w:cs="Times New Roman"/>
                    <w:szCs w:val="24"/>
                  </w:rPr>
                  <m:t>D</m:t>
                </m:r>
              </m:e>
              <m:sup>
                <m:r>
                  <m:rPr>
                    <m:nor/>
                  </m:rPr>
                  <w:rPr>
                    <w:rFonts w:cs="Times New Roman"/>
                    <w:szCs w:val="24"/>
                  </w:rPr>
                  <m:t>2</m:t>
                </m:r>
              </m:sup>
            </m:sSup>
          </m:e>
          <m:sub>
            <m:r>
              <m:rPr>
                <m:nor/>
              </m:rPr>
              <w:rPr>
                <w:rFonts w:cs="Times New Roman"/>
                <w:szCs w:val="24"/>
              </w:rPr>
              <m:t>Y</m:t>
            </m:r>
          </m:sub>
        </m:sSub>
        <m:r>
          <m:rPr>
            <m:nor/>
          </m:rPr>
          <w:rPr>
            <w:rFonts w:cs="Times New Roman"/>
            <w:szCs w:val="24"/>
          </w:rPr>
          <m:t>=</m:t>
        </m:r>
        <m:sSup>
          <m:sSupPr>
            <m:ctrlPr>
              <w:rPr>
                <w:rFonts w:ascii="Cambria Math" w:hAnsi="Cambria Math" w:cs="Times New Roman"/>
                <w:i/>
                <w:szCs w:val="24"/>
              </w:rPr>
            </m:ctrlPr>
          </m:sSupPr>
          <m:e>
            <m:nary>
              <m:naryPr>
                <m:chr m:val="∑"/>
                <m:ctrlPr>
                  <w:rPr>
                    <w:rFonts w:ascii="Cambria Math" w:hAnsi="Cambria Math" w:cs="Times New Roman"/>
                    <w:i/>
                    <w:szCs w:val="24"/>
                  </w:rPr>
                </m:ctrlPr>
              </m:naryPr>
              <m:sub>
                <m:r>
                  <m:rPr>
                    <m:nor/>
                  </m:rPr>
                  <w:rPr>
                    <w:rFonts w:cs="Times New Roman"/>
                    <w:szCs w:val="24"/>
                  </w:rPr>
                  <m:t>i+1</m:t>
                </m:r>
              </m:sub>
              <m:sup>
                <m:r>
                  <m:rPr>
                    <m:nor/>
                  </m:rPr>
                  <w:rPr>
                    <w:rFonts w:cs="Times New Roman"/>
                    <w:szCs w:val="24"/>
                  </w:rPr>
                  <m:t>k</m:t>
                </m:r>
              </m:sup>
              <m:e>
                <m:f>
                  <m:fPr>
                    <m:ctrlPr>
                      <w:rPr>
                        <w:rFonts w:ascii="Cambria Math" w:hAnsi="Cambria Math" w:cs="Times New Roman"/>
                        <w:i/>
                        <w:szCs w:val="24"/>
                      </w:rPr>
                    </m:ctrlPr>
                  </m:fPr>
                  <m:num>
                    <m:d>
                      <m:dPr>
                        <m:ctrlPr>
                          <w:rPr>
                            <w:rFonts w:ascii="Cambria Math" w:hAnsi="Cambria Math" w:cs="Times New Roman"/>
                            <w:i/>
                            <w:szCs w:val="24"/>
                          </w:rPr>
                        </m:ctrlPr>
                      </m:dPr>
                      <m:e>
                        <m:r>
                          <m:rPr>
                            <m:nor/>
                          </m:rPr>
                          <w:rPr>
                            <w:rFonts w:cs="Times New Roman"/>
                            <w:szCs w:val="24"/>
                          </w:rPr>
                          <m:t>Yi-</m:t>
                        </m:r>
                        <m:bar>
                          <m:barPr>
                            <m:pos m:val="top"/>
                            <m:ctrlPr>
                              <w:rPr>
                                <w:rFonts w:ascii="Cambria Math" w:hAnsi="Cambria Math" w:cs="Times New Roman"/>
                                <w:i/>
                                <w:szCs w:val="24"/>
                              </w:rPr>
                            </m:ctrlPr>
                          </m:barPr>
                          <m:e>
                            <m:r>
                              <m:rPr>
                                <m:nor/>
                              </m:rPr>
                              <w:rPr>
                                <w:rFonts w:cs="Times New Roman"/>
                                <w:szCs w:val="24"/>
                              </w:rPr>
                              <m:t>Y</m:t>
                            </m:r>
                          </m:e>
                        </m:bar>
                      </m:e>
                    </m:d>
                  </m:num>
                  <m:den>
                    <m:r>
                      <m:rPr>
                        <m:nor/>
                      </m:rPr>
                      <w:rPr>
                        <w:rFonts w:cs="Times New Roman"/>
                        <w:szCs w:val="24"/>
                      </w:rPr>
                      <m:t>n</m:t>
                    </m:r>
                  </m:den>
                </m:f>
              </m:e>
            </m:nary>
          </m:e>
          <m:sup>
            <m:r>
              <m:rPr>
                <m:nor/>
              </m:rPr>
              <w:rPr>
                <w:rFonts w:cs="Times New Roman"/>
                <w:szCs w:val="24"/>
              </w:rPr>
              <m:t>2</m:t>
            </m:r>
          </m:sup>
        </m:sSup>
      </m:oMath>
      <w:r w:rsidR="00B47A94" w:rsidRPr="00CB056F">
        <w:rPr>
          <w:rFonts w:cs="Times New Roman"/>
          <w:szCs w:val="24"/>
        </w:rPr>
        <w:tab/>
        <w:t>(2.3)</w:t>
      </w:r>
    </w:p>
    <w:p w14:paraId="1775C6A4" w14:textId="77777777" w:rsidR="00B47A94" w:rsidRPr="00CB056F" w:rsidRDefault="00B47A94" w:rsidP="00B47A94">
      <w:pPr>
        <w:tabs>
          <w:tab w:val="right" w:leader="dot" w:pos="8222"/>
        </w:tabs>
        <w:divId w:val="132019385"/>
        <w:rPr>
          <w:rFonts w:cs="Times New Roman"/>
          <w:szCs w:val="24"/>
        </w:rPr>
      </w:pPr>
      <w:r w:rsidRPr="00CB056F">
        <w:rPr>
          <w:rFonts w:cs="Times New Roman"/>
          <w:szCs w:val="24"/>
          <w:rPrChange w:id="500" w:author="razi faisal" w:date="2026-07-19T15:00:00Z" w16du:dateUtc="2026-07-19T08:00:00Z">
            <w:rPr>
              <w:rFonts w:cs="Times New Roman"/>
              <w:szCs w:val="24"/>
              <w:lang w:val="sv-SE"/>
            </w:rPr>
          </w:rPrChange>
        </w:rPr>
        <w:t>S</w:t>
      </w:r>
      <w:r w:rsidRPr="00CB056F">
        <w:rPr>
          <w:rFonts w:cs="Times New Roman"/>
          <w:szCs w:val="24"/>
          <w:vertAlign w:val="superscript"/>
          <w:rPrChange w:id="501" w:author="razi faisal" w:date="2026-07-19T15:00:00Z" w16du:dateUtc="2026-07-19T08:00:00Z">
            <w:rPr>
              <w:rFonts w:cs="Times New Roman"/>
              <w:szCs w:val="24"/>
              <w:vertAlign w:val="superscript"/>
              <w:lang w:val="sv-SE"/>
            </w:rPr>
          </w:rPrChange>
        </w:rPr>
        <w:t>**</w:t>
      </w:r>
      <w:r w:rsidRPr="00CB056F">
        <w:rPr>
          <w:rFonts w:cs="Times New Roman"/>
          <w:szCs w:val="24"/>
          <w:vertAlign w:val="subscript"/>
          <w:rPrChange w:id="502" w:author="razi faisal" w:date="2026-07-19T15:00:00Z" w16du:dateUtc="2026-07-19T08:00:00Z">
            <w:rPr>
              <w:rFonts w:cs="Times New Roman"/>
              <w:szCs w:val="24"/>
              <w:vertAlign w:val="subscript"/>
              <w:lang w:val="sv-SE"/>
            </w:rPr>
          </w:rPrChange>
        </w:rPr>
        <w:t>k</w:t>
      </w:r>
      <w:r w:rsidRPr="00CB056F">
        <w:rPr>
          <w:rFonts w:cs="Times New Roman"/>
          <w:szCs w:val="24"/>
          <w:rPrChange w:id="503" w:author="razi faisal" w:date="2026-07-19T15:00:00Z" w16du:dateUtc="2026-07-19T08:00:00Z">
            <w:rPr>
              <w:rFonts w:cs="Times New Roman"/>
              <w:szCs w:val="24"/>
              <w:lang w:val="sv-SE"/>
            </w:rPr>
          </w:rPrChange>
        </w:rPr>
        <w:t xml:space="preserve"> = </w:t>
      </w:r>
      <m:oMath>
        <m:f>
          <m:fPr>
            <m:ctrlPr>
              <w:rPr>
                <w:rFonts w:ascii="Cambria Math" w:hAnsi="Cambria Math" w:cs="Times New Roman"/>
                <w:i/>
                <w:szCs w:val="24"/>
              </w:rPr>
            </m:ctrlPr>
          </m:fPr>
          <m:num>
            <m:r>
              <m:rPr>
                <m:nor/>
              </m:rPr>
              <w:rPr>
                <w:rFonts w:cs="Times New Roman"/>
                <w:szCs w:val="24"/>
              </w:rPr>
              <m:t>S</m:t>
            </m:r>
            <m:sSub>
              <m:sSubPr>
                <m:ctrlPr>
                  <w:rPr>
                    <w:rFonts w:ascii="Cambria Math" w:hAnsi="Cambria Math" w:cs="Times New Roman"/>
                    <w:i/>
                    <w:szCs w:val="24"/>
                  </w:rPr>
                </m:ctrlPr>
              </m:sSubPr>
              <m:e>
                <m:r>
                  <m:rPr>
                    <m:nor/>
                  </m:rPr>
                  <w:rPr>
                    <w:rFonts w:cs="Times New Roman"/>
                    <w:szCs w:val="24"/>
                  </w:rPr>
                  <m:t>*</m:t>
                </m:r>
              </m:e>
              <m:sub>
                <m:r>
                  <m:rPr>
                    <m:nor/>
                  </m:rPr>
                  <w:rPr>
                    <w:rFonts w:cs="Times New Roman"/>
                    <w:szCs w:val="24"/>
                  </w:rPr>
                  <m:t>k</m:t>
                </m:r>
              </m:sub>
            </m:sSub>
          </m:num>
          <m:den>
            <m:sSub>
              <m:sSubPr>
                <m:ctrlPr>
                  <w:rPr>
                    <w:rFonts w:ascii="Cambria Math" w:hAnsi="Cambria Math" w:cs="Times New Roman"/>
                    <w:i/>
                    <w:szCs w:val="24"/>
                  </w:rPr>
                </m:ctrlPr>
              </m:sSubPr>
              <m:e>
                <m:r>
                  <m:rPr>
                    <m:nor/>
                  </m:rPr>
                  <w:rPr>
                    <w:rFonts w:cs="Times New Roman"/>
                    <w:szCs w:val="24"/>
                  </w:rPr>
                  <m:t>D</m:t>
                </m:r>
              </m:e>
              <m:sub>
                <m:r>
                  <m:rPr>
                    <m:nor/>
                  </m:rPr>
                  <w:rPr>
                    <w:rFonts w:cs="Times New Roman"/>
                    <w:szCs w:val="24"/>
                  </w:rPr>
                  <m:t>y</m:t>
                </m:r>
              </m:sub>
            </m:sSub>
          </m:den>
        </m:f>
      </m:oMath>
      <w:r w:rsidRPr="00CB056F">
        <w:rPr>
          <w:rFonts w:cs="Times New Roman"/>
          <w:szCs w:val="24"/>
        </w:rPr>
        <w:tab/>
        <w:t>(2.4)</w:t>
      </w:r>
    </w:p>
    <w:p w14:paraId="1C52446B" w14:textId="77777777" w:rsidR="00B47A94" w:rsidRPr="00CB056F" w:rsidRDefault="00B47A94" w:rsidP="00B47A94">
      <w:pPr>
        <w:tabs>
          <w:tab w:val="right" w:leader="dot" w:pos="8222"/>
        </w:tabs>
        <w:divId w:val="132019385"/>
        <w:rPr>
          <w:rFonts w:cs="Times New Roman"/>
          <w:szCs w:val="24"/>
        </w:rPr>
      </w:pPr>
      <w:r w:rsidRPr="00CB056F">
        <w:rPr>
          <w:rFonts w:cs="Times New Roman"/>
          <w:szCs w:val="24"/>
        </w:rPr>
        <w:t>Dengan nilai k = 1,2,3,…..,n</w:t>
      </w:r>
    </w:p>
    <w:p w14:paraId="1B177140" w14:textId="77777777" w:rsidR="00B47A94" w:rsidRPr="00CB056F" w:rsidRDefault="00B47A94" w:rsidP="00B47A94">
      <w:pPr>
        <w:tabs>
          <w:tab w:val="right" w:leader="dot" w:pos="8222"/>
        </w:tabs>
        <w:divId w:val="132019385"/>
        <w:rPr>
          <w:rFonts w:cs="Times New Roman"/>
          <w:szCs w:val="24"/>
        </w:rPr>
      </w:pPr>
      <w:r w:rsidRPr="00CB056F">
        <w:rPr>
          <w:rFonts w:cs="Times New Roman"/>
          <w:szCs w:val="24"/>
        </w:rPr>
        <w:t xml:space="preserve">Untuk menentukan suatu data konsisten atau tidak, selanjutnya dihitung nilai </w:t>
      </w:r>
      <m:oMath>
        <m:f>
          <m:fPr>
            <m:ctrlPr>
              <w:rPr>
                <w:rFonts w:ascii="Cambria Math" w:hAnsi="Cambria Math" w:cs="Times New Roman"/>
                <w:i/>
                <w:szCs w:val="24"/>
              </w:rPr>
            </m:ctrlPr>
          </m:fPr>
          <m:num>
            <m:r>
              <m:rPr>
                <m:nor/>
              </m:rPr>
              <w:rPr>
                <w:rFonts w:cs="Times New Roman"/>
                <w:szCs w:val="24"/>
              </w:rPr>
              <m:t>Q</m:t>
            </m:r>
          </m:num>
          <m:den>
            <m:rad>
              <m:radPr>
                <m:degHide m:val="1"/>
                <m:ctrlPr>
                  <w:rPr>
                    <w:rFonts w:ascii="Cambria Math" w:hAnsi="Cambria Math" w:cs="Times New Roman"/>
                    <w:i/>
                    <w:szCs w:val="24"/>
                  </w:rPr>
                </m:ctrlPr>
              </m:radPr>
              <m:deg/>
              <m:e>
                <m:r>
                  <m:rPr>
                    <m:nor/>
                  </m:rPr>
                  <w:rPr>
                    <w:rFonts w:cs="Times New Roman"/>
                    <w:szCs w:val="24"/>
                  </w:rPr>
                  <m:t>n</m:t>
                </m:r>
              </m:e>
            </m:rad>
          </m:den>
        </m:f>
      </m:oMath>
      <w:r w:rsidRPr="00CB056F">
        <w:rPr>
          <w:rFonts w:cs="Times New Roman"/>
          <w:szCs w:val="24"/>
        </w:rPr>
        <w:t xml:space="preserve"> yang akan dibandingkan dengan tabel berikut:</w:t>
      </w:r>
    </w:p>
    <w:p w14:paraId="6D605673" w14:textId="77777777" w:rsidR="00B47A94" w:rsidRPr="00CB056F" w:rsidRDefault="00B47A94" w:rsidP="00B47A94">
      <w:pPr>
        <w:tabs>
          <w:tab w:val="right" w:leader="dot" w:pos="8222"/>
        </w:tabs>
        <w:divId w:val="132019385"/>
        <w:rPr>
          <w:rFonts w:cs="Times New Roman"/>
          <w:szCs w:val="24"/>
        </w:rPr>
      </w:pPr>
    </w:p>
    <w:p w14:paraId="23E16E71" w14:textId="77777777" w:rsidR="00B47A94" w:rsidRPr="00CB056F" w:rsidRDefault="00B47A94" w:rsidP="00B47A94">
      <w:pPr>
        <w:tabs>
          <w:tab w:val="right" w:leader="dot" w:pos="8222"/>
        </w:tabs>
        <w:divId w:val="132019385"/>
        <w:rPr>
          <w:rFonts w:cs="Times New Roman"/>
          <w:szCs w:val="24"/>
        </w:rPr>
      </w:pPr>
    </w:p>
    <w:p w14:paraId="1A56B7D9" w14:textId="4922C7D7" w:rsidR="00B47A94" w:rsidRPr="00CB056F" w:rsidRDefault="00B47A94" w:rsidP="002E2B90">
      <w:pPr>
        <w:pStyle w:val="Caption"/>
        <w:divId w:val="132019385"/>
        <w:rPr>
          <w:rFonts w:cs="Times New Roman"/>
          <w:szCs w:val="24"/>
        </w:rPr>
      </w:pPr>
      <w:bookmarkStart w:id="504" w:name="_Toc221052332"/>
      <w:r w:rsidRPr="00CB056F">
        <w:rPr>
          <w:rFonts w:cs="Times New Roman"/>
          <w:noProof/>
          <w:szCs w:val="24"/>
        </w:rPr>
        <w:drawing>
          <wp:anchor distT="0" distB="0" distL="114300" distR="114300" simplePos="0" relativeHeight="251658242" behindDoc="0" locked="0" layoutInCell="1" allowOverlap="1" wp14:anchorId="06197005" wp14:editId="246D9F34">
            <wp:simplePos x="0" y="0"/>
            <wp:positionH relativeFrom="column">
              <wp:posOffset>1566399</wp:posOffset>
            </wp:positionH>
            <wp:positionV relativeFrom="paragraph">
              <wp:posOffset>259715</wp:posOffset>
            </wp:positionV>
            <wp:extent cx="2194560" cy="1936750"/>
            <wp:effectExtent l="0" t="0" r="0" b="635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94560" cy="1936750"/>
                    </a:xfrm>
                    <a:prstGeom prst="rect">
                      <a:avLst/>
                    </a:prstGeom>
                    <a:noFill/>
                  </pic:spPr>
                </pic:pic>
              </a:graphicData>
            </a:graphic>
          </wp:anchor>
        </w:drawing>
      </w:r>
      <w:r w:rsidRPr="00CB056F">
        <w:t xml:space="preserve">Tabel </w:t>
      </w:r>
      <w:r w:rsidR="00241167">
        <w:fldChar w:fldCharType="begin"/>
      </w:r>
      <w:r w:rsidR="00241167">
        <w:instrText xml:space="preserve"> STYLEREF 3 \s </w:instrText>
      </w:r>
      <w:r w:rsidR="00241167">
        <w:fldChar w:fldCharType="separate"/>
      </w:r>
      <w:r w:rsidR="00241167">
        <w:rPr>
          <w:noProof/>
        </w:rPr>
        <w:t>2</w:t>
      </w:r>
      <w:r w:rsidR="00241167">
        <w:fldChar w:fldCharType="end"/>
      </w:r>
      <w:r w:rsidR="00241167">
        <w:t>.</w:t>
      </w:r>
      <w:r w:rsidR="00241167">
        <w:fldChar w:fldCharType="begin"/>
      </w:r>
      <w:r w:rsidR="00241167">
        <w:instrText xml:space="preserve"> SEQ Tabel \* ARABIC \s 3 </w:instrText>
      </w:r>
      <w:r w:rsidR="00241167">
        <w:fldChar w:fldCharType="separate"/>
      </w:r>
      <w:r w:rsidR="00241167">
        <w:rPr>
          <w:noProof/>
        </w:rPr>
        <w:t>3</w:t>
      </w:r>
      <w:r w:rsidR="00241167">
        <w:fldChar w:fldCharType="end"/>
      </w:r>
      <w:r w:rsidRPr="00CB056F">
        <w:t xml:space="preserve"> </w:t>
      </w:r>
      <w:r w:rsidRPr="00CB056F">
        <w:rPr>
          <w:rFonts w:cs="Times New Roman"/>
          <w:szCs w:val="24"/>
        </w:rPr>
        <w:t>Nilai Kritik Q</w:t>
      </w:r>
      <w:bookmarkEnd w:id="504"/>
    </w:p>
    <w:p w14:paraId="0BD7CEA9" w14:textId="77777777" w:rsidR="00B47A94" w:rsidRPr="00CB056F" w:rsidRDefault="00B47A94" w:rsidP="00B47A94">
      <w:pPr>
        <w:divId w:val="132019385"/>
      </w:pPr>
    </w:p>
    <w:p w14:paraId="711FE02A" w14:textId="77777777" w:rsidR="00B47A94" w:rsidRPr="00CB056F" w:rsidRDefault="00B47A94" w:rsidP="00B47A94">
      <w:pPr>
        <w:pStyle w:val="Heading5"/>
        <w:divId w:val="132019385"/>
      </w:pPr>
      <w:bookmarkStart w:id="505" w:name="_Toc199165353"/>
      <w:bookmarkStart w:id="506" w:name="_Toc199165540"/>
      <w:r w:rsidRPr="00CB056F">
        <w:t>Analisis Frekuensi Curah Hujan</w:t>
      </w:r>
      <w:bookmarkEnd w:id="505"/>
      <w:bookmarkEnd w:id="506"/>
    </w:p>
    <w:p w14:paraId="6EE7A2FE" w14:textId="77777777" w:rsidR="00B47A94" w:rsidRPr="00CB056F" w:rsidRDefault="00B47A94" w:rsidP="00B47A94">
      <w:pPr>
        <w:divId w:val="132019385"/>
        <w:rPr>
          <w:highlight w:val="white"/>
        </w:rPr>
      </w:pPr>
      <w:r w:rsidRPr="00CB056F">
        <w:rPr>
          <w:highlight w:val="white"/>
        </w:rPr>
        <w:t>Analisis frekuensi curah hujan adalah berulangnya curah hujan baik jumlah frekuensi persatuan waktu maupun periode ulangnya. Analisa frekuensi dilakukan untuk memperkirakan intensitas terjadinya suatu kejadian yang terjadi di masa lampau ataupun pada masa mendatang. Analisa frekuensi dapat digunakan untuk memperkirakan besarnya curah hujan rencana dengan periode ulang tertentu berdasarkan distribusi sebaran hujannya baik secara teoritis maupun empiris. Parameter statistik yang diperlukan untuk menghitung analisa frekuensi curah hujan adalah nilai rata-rata (Cs), standar deviasi (S), koefisien variasi (Cv), koefisien kemencengan (Cs), dan  koefisien kurtosis (Ck). Parameter-parameter tersebut dapat diperoleh menggunakan persamaan:</w:t>
      </w:r>
    </w:p>
    <w:p w14:paraId="4764CE4D" w14:textId="77777777" w:rsidR="00B47A94" w:rsidRPr="00CB056F" w:rsidRDefault="00B47A94" w:rsidP="00B47A94">
      <w:pPr>
        <w:pStyle w:val="ListParagraph"/>
        <w:numPr>
          <w:ilvl w:val="0"/>
          <w:numId w:val="16"/>
        </w:numPr>
        <w:spacing w:after="160"/>
        <w:ind w:left="284" w:hanging="284"/>
        <w:divId w:val="132019385"/>
        <w:rPr>
          <w:rFonts w:eastAsia="Times New Roman" w:cs="Times New Roman"/>
          <w:szCs w:val="24"/>
          <w:highlight w:val="white"/>
        </w:rPr>
      </w:pPr>
      <w:r w:rsidRPr="00CB056F">
        <w:rPr>
          <w:rFonts w:eastAsia="Times New Roman" w:cs="Times New Roman"/>
          <w:szCs w:val="24"/>
          <w:highlight w:val="white"/>
        </w:rPr>
        <w:t xml:space="preserve">Standar Deviasi </w:t>
      </w:r>
      <w:r w:rsidRPr="00CB056F">
        <w:rPr>
          <w:rFonts w:eastAsia="Times New Roman" w:cs="Times New Roman"/>
          <w:i/>
          <w:szCs w:val="24"/>
          <w:highlight w:val="white"/>
        </w:rPr>
        <w:t>(Standard Deviation)</w:t>
      </w:r>
    </w:p>
    <w:p w14:paraId="014B4CB3" w14:textId="77777777" w:rsidR="00B47A94" w:rsidRPr="00CB056F" w:rsidRDefault="00B47A94" w:rsidP="00B47A94">
      <w:pPr>
        <w:pStyle w:val="ListParagraph"/>
        <w:ind w:left="284" w:firstLine="0"/>
        <w:divId w:val="132019385"/>
        <w:rPr>
          <w:rFonts w:eastAsia="Times New Roman" w:cs="Times New Roman"/>
          <w:szCs w:val="24"/>
        </w:rPr>
      </w:pPr>
      <m:oMath>
        <m:r>
          <m:rPr>
            <m:nor/>
          </m:rPr>
          <w:rPr>
            <w:rFonts w:eastAsia="Times New Roman" w:cs="Times New Roman"/>
            <w:szCs w:val="24"/>
            <w:highlight w:val="white"/>
          </w:rPr>
          <m:t xml:space="preserve">S= </m:t>
        </m:r>
        <m:rad>
          <m:radPr>
            <m:degHide m:val="1"/>
            <m:ctrlPr>
              <w:rPr>
                <w:rFonts w:ascii="Cambria Math" w:eastAsia="Times New Roman" w:hAnsi="Cambria Math" w:cs="Times New Roman"/>
                <w:i/>
                <w:szCs w:val="24"/>
              </w:rPr>
            </m:ctrlPr>
          </m:radPr>
          <m:deg/>
          <m:e>
            <m:f>
              <m:fPr>
                <m:ctrlPr>
                  <w:rPr>
                    <w:rFonts w:ascii="Cambria Math" w:eastAsia="Times New Roman" w:hAnsi="Cambria Math" w:cs="Times New Roman"/>
                    <w:i/>
                    <w:szCs w:val="24"/>
                  </w:rPr>
                </m:ctrlPr>
              </m:fPr>
              <m:num>
                <m:nary>
                  <m:naryPr>
                    <m:chr m:val="∑"/>
                    <m:limLoc m:val="undOvr"/>
                    <m:subHide m:val="1"/>
                    <m:supHide m:val="1"/>
                    <m:ctrlPr>
                      <w:rPr>
                        <w:rFonts w:ascii="Cambria Math" w:eastAsia="Times New Roman" w:hAnsi="Cambria Math" w:cs="Times New Roman"/>
                        <w:i/>
                        <w:szCs w:val="24"/>
                      </w:rPr>
                    </m:ctrlPr>
                  </m:naryPr>
                  <m:sub/>
                  <m:sup/>
                  <m:e>
                    <m:sSup>
                      <m:sSupPr>
                        <m:ctrlPr>
                          <w:rPr>
                            <w:rFonts w:ascii="Cambria Math" w:eastAsia="Times New Roman" w:hAnsi="Cambria Math" w:cs="Times New Roman"/>
                            <w:i/>
                            <w:szCs w:val="24"/>
                          </w:rPr>
                        </m:ctrlPr>
                      </m:sSupPr>
                      <m:e>
                        <m:r>
                          <m:rPr>
                            <m:nor/>
                          </m:rPr>
                          <w:rPr>
                            <w:rFonts w:eastAsia="Times New Roman" w:cs="Times New Roman"/>
                            <w:szCs w:val="24"/>
                          </w:rPr>
                          <m:t xml:space="preserve"> (Xi-X̄)</m:t>
                        </m:r>
                      </m:e>
                      <m:sup>
                        <m:r>
                          <m:rPr>
                            <m:nor/>
                          </m:rPr>
                          <w:rPr>
                            <w:rFonts w:eastAsia="Times New Roman" w:cs="Times New Roman"/>
                            <w:szCs w:val="24"/>
                          </w:rPr>
                          <m:t>2</m:t>
                        </m:r>
                      </m:sup>
                    </m:sSup>
                  </m:e>
                </m:nary>
              </m:num>
              <m:den>
                <m:r>
                  <m:rPr>
                    <m:nor/>
                  </m:rPr>
                  <w:rPr>
                    <w:rFonts w:eastAsia="Times New Roman" w:cs="Times New Roman"/>
                    <w:szCs w:val="24"/>
                  </w:rPr>
                  <m:t>n-1</m:t>
                </m:r>
              </m:den>
            </m:f>
          </m:e>
        </m:rad>
      </m:oMath>
      <w:r w:rsidRPr="00CB056F">
        <w:rPr>
          <w:rFonts w:eastAsia="Times New Roman" w:cs="Times New Roman"/>
          <w:szCs w:val="24"/>
        </w:rPr>
        <w:t xml:space="preserve"> </w:t>
      </w:r>
      <w:r w:rsidRPr="00CB056F">
        <w:ptab w:relativeTo="margin" w:alignment="right" w:leader="dot"/>
      </w:r>
      <w:r w:rsidRPr="00CB056F">
        <w:rPr>
          <w:rFonts w:eastAsia="Times New Roman" w:cs="Times New Roman"/>
          <w:szCs w:val="24"/>
        </w:rPr>
        <w:t xml:space="preserve"> (2.5)</w:t>
      </w:r>
    </w:p>
    <w:p w14:paraId="40CA11A5" w14:textId="77777777" w:rsidR="00B47A94" w:rsidRPr="00CB056F" w:rsidRDefault="00B47A94" w:rsidP="00B47A94">
      <w:pPr>
        <w:pStyle w:val="ListParagraph"/>
        <w:numPr>
          <w:ilvl w:val="0"/>
          <w:numId w:val="16"/>
        </w:numPr>
        <w:spacing w:before="240" w:after="160"/>
        <w:ind w:left="284" w:hanging="284"/>
        <w:divId w:val="132019385"/>
        <w:rPr>
          <w:rFonts w:eastAsia="Times New Roman" w:cs="Times New Roman"/>
          <w:szCs w:val="24"/>
          <w:highlight w:val="white"/>
        </w:rPr>
      </w:pPr>
      <w:r w:rsidRPr="00CB056F">
        <w:rPr>
          <w:rFonts w:eastAsia="Times New Roman" w:cs="Times New Roman"/>
          <w:szCs w:val="24"/>
          <w:highlight w:val="white"/>
        </w:rPr>
        <w:t xml:space="preserve">Koefisien Variasi </w:t>
      </w:r>
      <w:r w:rsidRPr="00CB056F">
        <w:rPr>
          <w:rFonts w:eastAsia="Times New Roman" w:cs="Times New Roman"/>
          <w:i/>
          <w:szCs w:val="24"/>
          <w:highlight w:val="white"/>
        </w:rPr>
        <w:t>(Koefesien Skewness)</w:t>
      </w:r>
    </w:p>
    <w:p w14:paraId="2313BDA3" w14:textId="77777777" w:rsidR="00B47A94" w:rsidRPr="00CB056F" w:rsidRDefault="00B47A94" w:rsidP="00B47A94">
      <w:pPr>
        <w:pStyle w:val="ListParagraph"/>
        <w:ind w:left="284" w:firstLine="0"/>
        <w:divId w:val="132019385"/>
        <w:rPr>
          <w:rFonts w:eastAsia="Times New Roman" w:cs="Times New Roman"/>
          <w:szCs w:val="24"/>
        </w:rPr>
      </w:pPr>
      <m:oMath>
        <m:r>
          <m:rPr>
            <m:nor/>
          </m:rPr>
          <w:rPr>
            <w:rFonts w:eastAsia="Times New Roman" w:cs="Times New Roman"/>
            <w:szCs w:val="24"/>
            <w:highlight w:val="white"/>
          </w:rPr>
          <m:t xml:space="preserve">Cv = </m:t>
        </m:r>
        <m:f>
          <m:fPr>
            <m:ctrlPr>
              <w:rPr>
                <w:rFonts w:ascii="Cambria Math" w:eastAsia="Times New Roman" w:hAnsi="Cambria Math" w:cs="Times New Roman"/>
                <w:i/>
                <w:szCs w:val="24"/>
              </w:rPr>
            </m:ctrlPr>
          </m:fPr>
          <m:num>
            <m:r>
              <m:rPr>
                <m:nor/>
              </m:rPr>
              <w:rPr>
                <w:rFonts w:eastAsia="Times New Roman" w:cs="Times New Roman"/>
                <w:szCs w:val="24"/>
              </w:rPr>
              <m:t>S</m:t>
            </m:r>
          </m:num>
          <m:den>
            <m:r>
              <m:rPr>
                <m:nor/>
              </m:rPr>
              <w:rPr>
                <w:rFonts w:eastAsia="Times New Roman" w:cs="Times New Roman"/>
                <w:szCs w:val="24"/>
              </w:rPr>
              <m:t>X̄</m:t>
            </m:r>
          </m:den>
        </m:f>
      </m:oMath>
      <w:r w:rsidRPr="00CB056F">
        <w:rPr>
          <w:rFonts w:eastAsia="Times New Roman" w:cs="Times New Roman"/>
          <w:szCs w:val="24"/>
        </w:rPr>
        <w:t xml:space="preserve"> </w:t>
      </w:r>
      <w:r w:rsidRPr="00CB056F">
        <w:ptab w:relativeTo="margin" w:alignment="right" w:leader="dot"/>
      </w:r>
      <w:r w:rsidRPr="00CB056F">
        <w:rPr>
          <w:rFonts w:eastAsia="Times New Roman" w:cs="Times New Roman"/>
          <w:szCs w:val="24"/>
        </w:rPr>
        <w:t xml:space="preserve"> (2.6)</w:t>
      </w:r>
    </w:p>
    <w:p w14:paraId="475EDB39" w14:textId="77777777" w:rsidR="00B47A94" w:rsidRPr="00CB056F" w:rsidRDefault="00B47A94" w:rsidP="00B47A94">
      <w:pPr>
        <w:pStyle w:val="ListParagraph"/>
        <w:numPr>
          <w:ilvl w:val="0"/>
          <w:numId w:val="16"/>
        </w:numPr>
        <w:spacing w:before="240" w:after="160"/>
        <w:ind w:left="284" w:hanging="284"/>
        <w:divId w:val="132019385"/>
        <w:rPr>
          <w:rFonts w:eastAsia="Times New Roman" w:cs="Times New Roman"/>
          <w:szCs w:val="24"/>
          <w:highlight w:val="white"/>
        </w:rPr>
      </w:pPr>
      <w:r w:rsidRPr="00CB056F">
        <w:rPr>
          <w:rFonts w:eastAsia="Times New Roman" w:cs="Times New Roman"/>
          <w:szCs w:val="24"/>
          <w:highlight w:val="white"/>
        </w:rPr>
        <w:t xml:space="preserve">Koefisien Normal Kemencengan </w:t>
      </w:r>
      <w:r w:rsidRPr="00CB056F">
        <w:rPr>
          <w:rFonts w:eastAsia="Times New Roman" w:cs="Times New Roman"/>
          <w:i/>
          <w:szCs w:val="24"/>
          <w:highlight w:val="white"/>
        </w:rPr>
        <w:t>(Koefesien Skewness)</w:t>
      </w:r>
    </w:p>
    <w:p w14:paraId="1D0CFEB6" w14:textId="77777777" w:rsidR="00B47A94" w:rsidRPr="00CB056F" w:rsidRDefault="00B47A94" w:rsidP="00B47A94">
      <w:pPr>
        <w:pStyle w:val="ListParagraph"/>
        <w:ind w:left="284" w:firstLine="0"/>
        <w:divId w:val="132019385"/>
        <w:rPr>
          <w:rFonts w:eastAsia="Times New Roman" w:cs="Times New Roman"/>
          <w:szCs w:val="24"/>
        </w:rPr>
      </w:pPr>
      <m:oMath>
        <m:r>
          <m:rPr>
            <m:nor/>
          </m:rPr>
          <w:rPr>
            <w:rFonts w:eastAsia="Times New Roman" w:cs="Times New Roman"/>
            <w:szCs w:val="24"/>
            <w:highlight w:val="white"/>
          </w:rPr>
          <m:t xml:space="preserve">Cs= </m:t>
        </m:r>
        <m:f>
          <m:fPr>
            <m:ctrlPr>
              <w:rPr>
                <w:rFonts w:ascii="Cambria Math" w:eastAsia="Times New Roman" w:hAnsi="Cambria Math" w:cs="Times New Roman"/>
                <w:szCs w:val="24"/>
                <w:highlight w:val="white"/>
              </w:rPr>
            </m:ctrlPr>
          </m:fPr>
          <m:num>
            <m:r>
              <m:rPr>
                <m:nor/>
              </m:rPr>
              <w:rPr>
                <w:rFonts w:eastAsia="Times New Roman" w:cs="Times New Roman"/>
                <w:szCs w:val="24"/>
                <w:highlight w:val="white"/>
              </w:rPr>
              <m:t>n</m:t>
            </m:r>
            <m:nary>
              <m:naryPr>
                <m:chr m:val="∑"/>
                <m:limLoc m:val="subSup"/>
                <m:ctrlPr>
                  <w:rPr>
                    <w:rFonts w:ascii="Cambria Math" w:eastAsia="Times New Roman" w:hAnsi="Cambria Math" w:cs="Times New Roman"/>
                    <w:szCs w:val="24"/>
                    <w:highlight w:val="white"/>
                  </w:rPr>
                </m:ctrlPr>
              </m:naryPr>
              <m:sub>
                <m:r>
                  <m:rPr>
                    <m:nor/>
                  </m:rPr>
                  <w:rPr>
                    <w:rFonts w:eastAsia="Times New Roman" w:cs="Times New Roman"/>
                    <w:szCs w:val="24"/>
                    <w:highlight w:val="white"/>
                  </w:rPr>
                  <m:t>i=1</m:t>
                </m:r>
              </m:sub>
              <m:sup>
                <m:r>
                  <m:rPr>
                    <m:nor/>
                  </m:rPr>
                  <w:rPr>
                    <w:rFonts w:eastAsia="Times New Roman" w:cs="Times New Roman"/>
                    <w:szCs w:val="24"/>
                    <w:highlight w:val="white"/>
                  </w:rPr>
                  <m:t>n</m:t>
                </m:r>
              </m:sup>
              <m:e>
                <m:r>
                  <m:rPr>
                    <m:nor/>
                  </m:rPr>
                  <w:rPr>
                    <w:rFonts w:eastAsia="Times New Roman" w:cs="Times New Roman"/>
                    <w:szCs w:val="24"/>
                    <w:highlight w:val="white"/>
                  </w:rPr>
                  <m:t>(Xi- X̄</m:t>
                </m:r>
                <m:sSup>
                  <m:sSupPr>
                    <m:ctrlPr>
                      <w:rPr>
                        <w:rFonts w:ascii="Cambria Math" w:eastAsia="Times New Roman" w:hAnsi="Cambria Math" w:cs="Times New Roman"/>
                        <w:szCs w:val="24"/>
                        <w:highlight w:val="white"/>
                      </w:rPr>
                    </m:ctrlPr>
                  </m:sSupPr>
                  <m:e>
                    <m:r>
                      <m:rPr>
                        <m:nor/>
                      </m:rPr>
                      <w:rPr>
                        <w:rFonts w:eastAsia="Times New Roman" w:cs="Times New Roman"/>
                        <w:szCs w:val="24"/>
                        <w:highlight w:val="white"/>
                      </w:rPr>
                      <m:t>)</m:t>
                    </m:r>
                  </m:e>
                  <m:sup>
                    <m:r>
                      <m:rPr>
                        <m:nor/>
                      </m:rPr>
                      <w:rPr>
                        <w:rFonts w:eastAsia="Times New Roman" w:cs="Times New Roman"/>
                        <w:szCs w:val="24"/>
                        <w:highlight w:val="white"/>
                      </w:rPr>
                      <m:t>3</m:t>
                    </m:r>
                  </m:sup>
                </m:sSup>
              </m:e>
            </m:nary>
          </m:num>
          <m:den>
            <m:d>
              <m:dPr>
                <m:ctrlPr>
                  <w:rPr>
                    <w:rFonts w:ascii="Cambria Math" w:eastAsia="Times New Roman" w:hAnsi="Cambria Math" w:cs="Times New Roman"/>
                    <w:szCs w:val="24"/>
                    <w:highlight w:val="white"/>
                  </w:rPr>
                </m:ctrlPr>
              </m:dPr>
              <m:e>
                <m:r>
                  <m:rPr>
                    <m:nor/>
                  </m:rPr>
                  <w:rPr>
                    <w:rFonts w:eastAsia="Times New Roman" w:cs="Times New Roman"/>
                    <w:szCs w:val="24"/>
                    <w:highlight w:val="white"/>
                  </w:rPr>
                  <m:t>n-1</m:t>
                </m:r>
              </m:e>
            </m:d>
            <m:r>
              <m:rPr>
                <m:nor/>
              </m:rPr>
              <w:rPr>
                <w:rFonts w:eastAsia="Times New Roman" w:cs="Times New Roman"/>
                <w:szCs w:val="24"/>
                <w:highlight w:val="white"/>
              </w:rPr>
              <m:t>(n-2)</m:t>
            </m:r>
            <m:sSup>
              <m:sSupPr>
                <m:ctrlPr>
                  <w:rPr>
                    <w:rFonts w:ascii="Cambria Math" w:eastAsia="Times New Roman" w:hAnsi="Cambria Math" w:cs="Times New Roman"/>
                    <w:szCs w:val="24"/>
                    <w:highlight w:val="white"/>
                  </w:rPr>
                </m:ctrlPr>
              </m:sSupPr>
              <m:e>
                <m:r>
                  <m:rPr>
                    <m:nor/>
                  </m:rPr>
                  <w:rPr>
                    <w:rFonts w:eastAsia="Times New Roman" w:cs="Times New Roman"/>
                    <w:szCs w:val="24"/>
                    <w:highlight w:val="white"/>
                  </w:rPr>
                  <m:t>S</m:t>
                </m:r>
              </m:e>
              <m:sup>
                <m:r>
                  <m:rPr>
                    <m:nor/>
                  </m:rPr>
                  <w:rPr>
                    <w:rFonts w:eastAsia="Times New Roman" w:cs="Times New Roman"/>
                    <w:szCs w:val="24"/>
                    <w:highlight w:val="white"/>
                  </w:rPr>
                  <m:t>3</m:t>
                </m:r>
              </m:sup>
            </m:sSup>
          </m:den>
        </m:f>
      </m:oMath>
      <w:r w:rsidRPr="00CB056F">
        <w:ptab w:relativeTo="margin" w:alignment="right" w:leader="dot"/>
      </w:r>
      <w:r w:rsidRPr="00CB056F">
        <w:rPr>
          <w:rFonts w:eastAsia="Times New Roman" w:cs="Times New Roman"/>
          <w:szCs w:val="24"/>
        </w:rPr>
        <w:t>2.7)</w:t>
      </w:r>
    </w:p>
    <w:p w14:paraId="16946044" w14:textId="77777777" w:rsidR="00B47A94" w:rsidRPr="00CB056F" w:rsidRDefault="00B47A94" w:rsidP="00B47A94">
      <w:pPr>
        <w:pStyle w:val="ListParagraph"/>
        <w:numPr>
          <w:ilvl w:val="0"/>
          <w:numId w:val="16"/>
        </w:numPr>
        <w:spacing w:before="240" w:after="160"/>
        <w:ind w:left="284" w:hanging="284"/>
        <w:divId w:val="132019385"/>
        <w:rPr>
          <w:rFonts w:eastAsia="Times New Roman" w:cs="Times New Roman"/>
          <w:i/>
          <w:szCs w:val="24"/>
          <w:highlight w:val="white"/>
        </w:rPr>
      </w:pPr>
      <w:r w:rsidRPr="00CB056F">
        <w:rPr>
          <w:rFonts w:eastAsia="Times New Roman" w:cs="Times New Roman"/>
          <w:szCs w:val="24"/>
          <w:highlight w:val="white"/>
        </w:rPr>
        <w:t xml:space="preserve">Koefisien Kurtosis </w:t>
      </w:r>
      <w:r w:rsidRPr="00CB056F">
        <w:rPr>
          <w:rFonts w:eastAsia="Times New Roman" w:cs="Times New Roman"/>
          <w:i/>
          <w:szCs w:val="24"/>
          <w:highlight w:val="white"/>
        </w:rPr>
        <w:t>(Koefesien Curtosis)</w:t>
      </w:r>
    </w:p>
    <w:p w14:paraId="553DC381" w14:textId="77777777" w:rsidR="00B47A94" w:rsidRPr="00CB056F" w:rsidRDefault="00B47A94" w:rsidP="00B47A94">
      <w:pPr>
        <w:pStyle w:val="ListParagraph"/>
        <w:ind w:left="284" w:firstLine="0"/>
        <w:divId w:val="132019385"/>
        <w:rPr>
          <w:rFonts w:eastAsia="Times New Roman" w:cs="Times New Roman"/>
          <w:szCs w:val="24"/>
        </w:rPr>
      </w:pPr>
      <m:oMath>
        <m:r>
          <m:rPr>
            <m:nor/>
          </m:rPr>
          <w:rPr>
            <w:rFonts w:eastAsia="Times New Roman" w:cs="Times New Roman"/>
            <w:szCs w:val="24"/>
            <w:highlight w:val="white"/>
          </w:rPr>
          <w:lastRenderedPageBreak/>
          <m:t xml:space="preserve">Ck = </m:t>
        </m:r>
        <m:f>
          <m:fPr>
            <m:ctrlPr>
              <w:rPr>
                <w:rFonts w:ascii="Cambria Math" w:eastAsia="Times New Roman" w:hAnsi="Cambria Math" w:cs="Times New Roman"/>
                <w:i/>
                <w:szCs w:val="24"/>
              </w:rPr>
            </m:ctrlPr>
          </m:fPr>
          <m:num>
            <m:f>
              <m:fPr>
                <m:ctrlPr>
                  <w:rPr>
                    <w:rFonts w:ascii="Cambria Math" w:eastAsia="Times New Roman" w:hAnsi="Cambria Math" w:cs="Times New Roman"/>
                    <w:i/>
                    <w:szCs w:val="24"/>
                  </w:rPr>
                </m:ctrlPr>
              </m:fPr>
              <m:num>
                <m:r>
                  <m:rPr>
                    <m:nor/>
                  </m:rPr>
                  <w:rPr>
                    <w:rFonts w:eastAsia="Times New Roman" w:cs="Times New Roman"/>
                    <w:szCs w:val="24"/>
                  </w:rPr>
                  <m:t>1</m:t>
                </m:r>
              </m:num>
              <m:den>
                <m:r>
                  <m:rPr>
                    <m:nor/>
                  </m:rPr>
                  <w:rPr>
                    <w:rFonts w:eastAsia="Times New Roman" w:cs="Times New Roman"/>
                    <w:szCs w:val="24"/>
                  </w:rPr>
                  <m:t>n</m:t>
                </m:r>
              </m:den>
            </m:f>
            <m:nary>
              <m:naryPr>
                <m:chr m:val="∑"/>
                <m:limLoc m:val="subSup"/>
                <m:ctrlPr>
                  <w:rPr>
                    <w:rFonts w:ascii="Cambria Math" w:eastAsia="Times New Roman" w:hAnsi="Cambria Math" w:cs="Times New Roman"/>
                    <w:i/>
                    <w:szCs w:val="24"/>
                  </w:rPr>
                </m:ctrlPr>
              </m:naryPr>
              <m:sub>
                <m:r>
                  <m:rPr>
                    <m:nor/>
                  </m:rPr>
                  <w:rPr>
                    <w:rFonts w:eastAsia="Times New Roman" w:cs="Times New Roman"/>
                    <w:szCs w:val="24"/>
                  </w:rPr>
                  <m:t>i=1</m:t>
                </m:r>
              </m:sub>
              <m:sup>
                <m:r>
                  <m:rPr>
                    <m:nor/>
                  </m:rPr>
                  <w:rPr>
                    <w:rFonts w:eastAsia="Times New Roman" w:cs="Times New Roman"/>
                    <w:szCs w:val="24"/>
                  </w:rPr>
                  <m:t>n</m:t>
                </m:r>
              </m:sup>
              <m:e>
                <m:r>
                  <m:rPr>
                    <m:nor/>
                  </m:rPr>
                  <w:rPr>
                    <w:rFonts w:eastAsia="Times New Roman" w:cs="Times New Roman"/>
                    <w:szCs w:val="24"/>
                  </w:rPr>
                  <m:t>(Xi- X̄</m:t>
                </m:r>
                <m:sSup>
                  <m:sSupPr>
                    <m:ctrlPr>
                      <w:rPr>
                        <w:rFonts w:ascii="Cambria Math" w:eastAsia="Times New Roman" w:hAnsi="Cambria Math" w:cs="Times New Roman"/>
                        <w:i/>
                        <w:szCs w:val="24"/>
                      </w:rPr>
                    </m:ctrlPr>
                  </m:sSupPr>
                  <m:e>
                    <m:r>
                      <m:rPr>
                        <m:nor/>
                      </m:rPr>
                      <w:rPr>
                        <w:rFonts w:eastAsia="Times New Roman" w:cs="Times New Roman"/>
                        <w:szCs w:val="24"/>
                      </w:rPr>
                      <m:t>)</m:t>
                    </m:r>
                  </m:e>
                  <m:sup>
                    <m:r>
                      <m:rPr>
                        <m:nor/>
                      </m:rPr>
                      <w:rPr>
                        <w:rFonts w:eastAsia="Times New Roman" w:cs="Times New Roman"/>
                        <w:szCs w:val="24"/>
                      </w:rPr>
                      <m:t>4</m:t>
                    </m:r>
                  </m:sup>
                </m:sSup>
              </m:e>
            </m:nary>
          </m:num>
          <m:den>
            <m:sSup>
              <m:sSupPr>
                <m:ctrlPr>
                  <w:rPr>
                    <w:rFonts w:ascii="Cambria Math" w:eastAsia="Times New Roman" w:hAnsi="Cambria Math" w:cs="Times New Roman"/>
                    <w:i/>
                    <w:szCs w:val="24"/>
                  </w:rPr>
                </m:ctrlPr>
              </m:sSupPr>
              <m:e>
                <m:r>
                  <m:rPr>
                    <m:nor/>
                  </m:rPr>
                  <w:rPr>
                    <w:rFonts w:eastAsia="Times New Roman" w:cs="Times New Roman"/>
                    <w:szCs w:val="24"/>
                  </w:rPr>
                  <m:t>S</m:t>
                </m:r>
              </m:e>
              <m:sup>
                <m:r>
                  <m:rPr>
                    <m:nor/>
                  </m:rPr>
                  <w:rPr>
                    <w:rFonts w:eastAsia="Times New Roman" w:cs="Times New Roman"/>
                    <w:szCs w:val="24"/>
                  </w:rPr>
                  <m:t>4</m:t>
                </m:r>
              </m:sup>
            </m:sSup>
          </m:den>
        </m:f>
      </m:oMath>
      <w:r w:rsidRPr="00CB056F">
        <w:rPr>
          <w:rFonts w:eastAsia="Times New Roman" w:cs="Times New Roman"/>
          <w:szCs w:val="24"/>
        </w:rPr>
        <w:t xml:space="preserve"> </w:t>
      </w:r>
      <w:r w:rsidRPr="00CB056F">
        <w:ptab w:relativeTo="margin" w:alignment="right" w:leader="dot"/>
      </w:r>
      <w:r w:rsidRPr="00CB056F">
        <w:rPr>
          <w:rFonts w:eastAsia="Times New Roman" w:cs="Times New Roman"/>
          <w:szCs w:val="24"/>
        </w:rPr>
        <w:t xml:space="preserve"> (2.8)</w:t>
      </w:r>
    </w:p>
    <w:p w14:paraId="3D820B8C" w14:textId="77777777" w:rsidR="00B47A94" w:rsidRPr="00CB056F" w:rsidRDefault="00B47A94" w:rsidP="00B47A94">
      <w:pPr>
        <w:pStyle w:val="ListParagraph"/>
        <w:spacing w:before="240"/>
        <w:ind w:left="284"/>
        <w:divId w:val="132019385"/>
        <w:rPr>
          <w:rFonts w:eastAsia="Times New Roman" w:cs="Times New Roman"/>
          <w:szCs w:val="24"/>
        </w:rPr>
      </w:pPr>
      <w:r w:rsidRPr="00CB056F">
        <w:rPr>
          <w:rFonts w:eastAsia="Times New Roman" w:cs="Times New Roman"/>
          <w:szCs w:val="24"/>
        </w:rPr>
        <w:t>Dimana:</w:t>
      </w:r>
    </w:p>
    <w:p w14:paraId="4101D1FA" w14:textId="77777777" w:rsidR="00B47A94" w:rsidRPr="00CB056F" w:rsidRDefault="00B47A94" w:rsidP="00B47A94">
      <w:pPr>
        <w:pStyle w:val="ListParagraph"/>
        <w:spacing w:before="240" w:line="240" w:lineRule="auto"/>
        <w:ind w:left="284"/>
        <w:divId w:val="132019385"/>
        <w:rPr>
          <w:rFonts w:eastAsia="Times New Roman" w:cs="Times New Roman"/>
          <w:szCs w:val="24"/>
        </w:rPr>
      </w:pPr>
      <w:r w:rsidRPr="00CB056F">
        <w:rPr>
          <w:rFonts w:eastAsia="Times New Roman" w:cs="Times New Roman"/>
          <w:szCs w:val="24"/>
        </w:rPr>
        <w:t>Xi</w:t>
      </w:r>
      <w:r w:rsidRPr="00CB056F">
        <w:rPr>
          <w:rFonts w:eastAsia="Times New Roman" w:cs="Times New Roman"/>
          <w:szCs w:val="24"/>
        </w:rPr>
        <w:tab/>
      </w:r>
      <w:r w:rsidRPr="00CB056F">
        <w:rPr>
          <w:rFonts w:eastAsia="Times New Roman" w:cs="Times New Roman"/>
          <w:szCs w:val="24"/>
        </w:rPr>
        <w:tab/>
        <w:t>= Nilai varian ke i</w:t>
      </w:r>
    </w:p>
    <w:p w14:paraId="7DE12EAC" w14:textId="77777777" w:rsidR="00B47A94" w:rsidRPr="00CB056F" w:rsidRDefault="00B47A94" w:rsidP="00B47A94">
      <w:pPr>
        <w:pStyle w:val="ListParagraph"/>
        <w:spacing w:before="240" w:line="240" w:lineRule="auto"/>
        <w:ind w:left="284"/>
        <w:divId w:val="132019385"/>
        <w:rPr>
          <w:rFonts w:eastAsia="Times New Roman" w:cs="Times New Roman"/>
          <w:szCs w:val="24"/>
        </w:rPr>
      </w:pPr>
      <w:r w:rsidRPr="00CB056F">
        <w:rPr>
          <w:rFonts w:eastAsia="Times New Roman" w:cs="Times New Roman"/>
          <w:szCs w:val="24"/>
        </w:rPr>
        <w:t>X̄</w:t>
      </w:r>
      <w:r w:rsidRPr="00CB056F">
        <w:rPr>
          <w:rFonts w:eastAsia="Times New Roman" w:cs="Times New Roman"/>
          <w:szCs w:val="24"/>
        </w:rPr>
        <w:tab/>
      </w:r>
      <w:r w:rsidRPr="00CB056F">
        <w:rPr>
          <w:rFonts w:eastAsia="Times New Roman" w:cs="Times New Roman"/>
          <w:szCs w:val="24"/>
        </w:rPr>
        <w:tab/>
        <w:t>= Nilai rata-rata varian</w:t>
      </w:r>
    </w:p>
    <w:p w14:paraId="42C867EF" w14:textId="77777777" w:rsidR="00B47A94" w:rsidRPr="00CB056F" w:rsidRDefault="00B47A94" w:rsidP="00B47A94">
      <w:pPr>
        <w:pStyle w:val="ListParagraph"/>
        <w:spacing w:before="240" w:line="240" w:lineRule="auto"/>
        <w:ind w:left="284"/>
        <w:divId w:val="132019385"/>
        <w:rPr>
          <w:rFonts w:eastAsia="Times New Roman" w:cs="Times New Roman"/>
          <w:szCs w:val="24"/>
        </w:rPr>
      </w:pPr>
      <w:r w:rsidRPr="00CB056F">
        <w:rPr>
          <w:rFonts w:eastAsia="Times New Roman" w:cs="Times New Roman"/>
          <w:szCs w:val="24"/>
        </w:rPr>
        <w:t>n</w:t>
      </w:r>
      <w:r w:rsidRPr="00CB056F">
        <w:rPr>
          <w:rFonts w:eastAsia="Times New Roman" w:cs="Times New Roman"/>
          <w:szCs w:val="24"/>
        </w:rPr>
        <w:tab/>
      </w:r>
      <w:r w:rsidRPr="00CB056F">
        <w:rPr>
          <w:rFonts w:eastAsia="Times New Roman" w:cs="Times New Roman"/>
          <w:szCs w:val="24"/>
        </w:rPr>
        <w:tab/>
        <w:t>= Jumlah data</w:t>
      </w:r>
    </w:p>
    <w:p w14:paraId="1D480196" w14:textId="77777777" w:rsidR="00B47A94" w:rsidRPr="00CB056F" w:rsidRDefault="00B47A94" w:rsidP="00B47A94">
      <w:pPr>
        <w:pStyle w:val="ListParagraph"/>
        <w:spacing w:before="240" w:line="240" w:lineRule="auto"/>
        <w:ind w:left="284"/>
        <w:divId w:val="132019385"/>
        <w:rPr>
          <w:rFonts w:eastAsia="Times New Roman" w:cs="Times New Roman"/>
          <w:szCs w:val="24"/>
        </w:rPr>
      </w:pPr>
      <w:r w:rsidRPr="00CB056F">
        <w:rPr>
          <w:rFonts w:eastAsia="Times New Roman" w:cs="Times New Roman"/>
          <w:szCs w:val="24"/>
        </w:rPr>
        <w:t>S</w:t>
      </w:r>
      <w:r w:rsidRPr="00CB056F">
        <w:rPr>
          <w:rFonts w:eastAsia="Times New Roman" w:cs="Times New Roman"/>
          <w:szCs w:val="24"/>
        </w:rPr>
        <w:tab/>
      </w:r>
      <w:r w:rsidRPr="00CB056F">
        <w:rPr>
          <w:rFonts w:eastAsia="Times New Roman" w:cs="Times New Roman"/>
          <w:szCs w:val="24"/>
        </w:rPr>
        <w:tab/>
        <w:t>= Simpangan baku</w:t>
      </w:r>
    </w:p>
    <w:p w14:paraId="6E718F16" w14:textId="77777777" w:rsidR="00B47A94" w:rsidRPr="00CB056F" w:rsidRDefault="00B47A94" w:rsidP="00B47A94">
      <w:pPr>
        <w:pStyle w:val="ListParagraph"/>
        <w:spacing w:before="240" w:line="240" w:lineRule="auto"/>
        <w:ind w:left="284"/>
        <w:divId w:val="132019385"/>
        <w:rPr>
          <w:rFonts w:eastAsia="Times New Roman" w:cs="Times New Roman"/>
          <w:szCs w:val="24"/>
        </w:rPr>
      </w:pPr>
    </w:p>
    <w:p w14:paraId="158B36A8" w14:textId="77777777" w:rsidR="00B47A94" w:rsidRPr="00CB056F" w:rsidRDefault="00B47A94" w:rsidP="00B47A94">
      <w:pPr>
        <w:divId w:val="132019385"/>
        <w:rPr>
          <w:highlight w:val="white"/>
        </w:rPr>
      </w:pPr>
      <w:r w:rsidRPr="00CB056F">
        <w:rPr>
          <w:highlight w:val="white"/>
        </w:rPr>
        <w:t>Ada beberapa metode yang dapat digunakan untuk menghitung besarnya curah hujan pada kala ulang tertentu diantaranya Metode Normal, Gumbel Tipe I dan Log Pearson Tipe III:</w:t>
      </w:r>
    </w:p>
    <w:p w14:paraId="18BC81A8" w14:textId="77777777" w:rsidR="00B47A94" w:rsidRPr="00CB056F" w:rsidRDefault="00B47A94" w:rsidP="00B47A94">
      <w:pPr>
        <w:pStyle w:val="ListParagraph"/>
        <w:numPr>
          <w:ilvl w:val="0"/>
          <w:numId w:val="15"/>
        </w:numPr>
        <w:spacing w:before="240" w:after="160"/>
        <w:ind w:left="284" w:hanging="284"/>
        <w:divId w:val="132019385"/>
        <w:rPr>
          <w:rFonts w:eastAsia="Times New Roman" w:cs="Times New Roman"/>
          <w:szCs w:val="24"/>
          <w:highlight w:val="white"/>
        </w:rPr>
      </w:pPr>
      <w:r w:rsidRPr="00CB056F">
        <w:rPr>
          <w:rFonts w:eastAsia="Times New Roman" w:cs="Times New Roman"/>
          <w:szCs w:val="24"/>
          <w:highlight w:val="white"/>
        </w:rPr>
        <w:t>Distribusi Normal</w:t>
      </w:r>
    </w:p>
    <w:p w14:paraId="12C6CD78" w14:textId="77777777" w:rsidR="00B47A94" w:rsidRPr="00CB056F" w:rsidRDefault="00B47A94" w:rsidP="00B47A94">
      <w:pPr>
        <w:divId w:val="132019385"/>
        <w:rPr>
          <w:highlight w:val="white"/>
        </w:rPr>
      </w:pPr>
      <w:r w:rsidRPr="00CB056F">
        <w:rPr>
          <w:highlight w:val="white"/>
        </w:rPr>
        <w:t>Distribusi normal sering digunakan dalam analisis hidrologi. Distribusi normal atau kurva normal biasa disebut juga sebagai distribusi Gauss. Kurva frekuensi Distribusi Normal diperoleh dari persamaan:</w:t>
      </w:r>
    </w:p>
    <w:p w14:paraId="6FC53A59" w14:textId="77777777" w:rsidR="00B47A94" w:rsidRPr="00CB056F" w:rsidRDefault="00B47A94" w:rsidP="00B47A94">
      <w:pPr>
        <w:pStyle w:val="ListParagraph"/>
        <w:spacing w:before="240"/>
        <w:ind w:left="0" w:firstLine="0"/>
        <w:divId w:val="132019385"/>
        <w:rPr>
          <w:rFonts w:cs="Times New Roman"/>
          <w:szCs w:val="24"/>
        </w:rPr>
      </w:pPr>
      <w:r w:rsidRPr="00CB056F">
        <w:rPr>
          <w:rFonts w:eastAsia="Times New Roman" w:cs="Times New Roman"/>
          <w:szCs w:val="24"/>
          <w:highlight w:val="white"/>
        </w:rPr>
        <w:t>X</w:t>
      </w:r>
      <w:r w:rsidRPr="00CB056F">
        <w:rPr>
          <w:rFonts w:eastAsia="Times New Roman" w:cs="Times New Roman"/>
          <w:szCs w:val="24"/>
          <w:highlight w:val="white"/>
        </w:rPr>
        <w:tab/>
        <w:t xml:space="preserve">= </w:t>
      </w:r>
      <w:r w:rsidRPr="00CB056F">
        <w:rPr>
          <w:rFonts w:eastAsia="Times New Roman" w:cs="Times New Roman"/>
          <w:szCs w:val="24"/>
        </w:rPr>
        <w:t xml:space="preserve">X̄ </w:t>
      </w:r>
      <w:r w:rsidRPr="00CB056F">
        <w:rPr>
          <w:rFonts w:eastAsia="Times New Roman" w:cs="Times New Roman"/>
          <w:szCs w:val="24"/>
          <w:highlight w:val="white"/>
        </w:rPr>
        <w:t>+ tp.</w:t>
      </w:r>
      <w:r w:rsidRPr="00CB056F">
        <w:rPr>
          <w:rFonts w:cs="Times New Roman"/>
          <w:szCs w:val="24"/>
        </w:rPr>
        <w:t xml:space="preserve">σ </w:t>
      </w:r>
      <w:r w:rsidRPr="00CB056F">
        <w:ptab w:relativeTo="margin" w:alignment="right" w:leader="dot"/>
      </w:r>
      <w:r w:rsidRPr="00CB056F">
        <w:rPr>
          <w:rFonts w:cs="Times New Roman"/>
          <w:szCs w:val="24"/>
        </w:rPr>
        <w:t xml:space="preserve"> (2.9)</w:t>
      </w:r>
    </w:p>
    <w:p w14:paraId="7C5C6CA7" w14:textId="77777777" w:rsidR="00B47A94" w:rsidRPr="00CB056F" w:rsidRDefault="00B47A94" w:rsidP="00B47A94">
      <w:pPr>
        <w:pStyle w:val="ListParagraph"/>
        <w:spacing w:before="240"/>
        <w:ind w:left="0" w:firstLine="0"/>
        <w:divId w:val="132019385"/>
        <w:rPr>
          <w:rFonts w:eastAsia="Times New Roman" w:cs="Times New Roman"/>
          <w:szCs w:val="24"/>
          <w:highlight w:val="white"/>
        </w:rPr>
      </w:pPr>
      <w:r w:rsidRPr="00CB056F">
        <w:rPr>
          <w:rFonts w:eastAsia="Times New Roman" w:cs="Times New Roman"/>
          <w:szCs w:val="24"/>
          <w:highlight w:val="white"/>
        </w:rPr>
        <w:t>Dimana:</w:t>
      </w:r>
    </w:p>
    <w:p w14:paraId="00C13A7C" w14:textId="77777777" w:rsidR="00B47A94" w:rsidRPr="00CB056F" w:rsidRDefault="00B47A94" w:rsidP="00B47A94">
      <w:pPr>
        <w:pStyle w:val="ListParagraph"/>
        <w:spacing w:before="240"/>
        <w:ind w:left="0" w:firstLine="0"/>
        <w:divId w:val="132019385"/>
        <w:rPr>
          <w:rFonts w:eastAsia="Times New Roman" w:cs="Times New Roman"/>
          <w:szCs w:val="24"/>
          <w:highlight w:val="white"/>
        </w:rPr>
      </w:pPr>
      <w:r w:rsidRPr="00CB056F">
        <w:rPr>
          <w:rFonts w:eastAsia="Times New Roman" w:cs="Times New Roman"/>
          <w:szCs w:val="24"/>
          <w:highlight w:val="white"/>
        </w:rPr>
        <w:t>X</w:t>
      </w:r>
      <w:r w:rsidRPr="00CB056F">
        <w:rPr>
          <w:rFonts w:eastAsia="Times New Roman" w:cs="Times New Roman"/>
          <w:szCs w:val="24"/>
          <w:highlight w:val="white"/>
        </w:rPr>
        <w:tab/>
        <w:t>= Besaran nilai yang akan terjadi dengan periode ulang T tahun</w:t>
      </w:r>
    </w:p>
    <w:p w14:paraId="0FED453F" w14:textId="77777777" w:rsidR="00B47A94" w:rsidRPr="00CB056F" w:rsidRDefault="00B47A94" w:rsidP="00B47A94">
      <w:pPr>
        <w:pStyle w:val="ListParagraph"/>
        <w:spacing w:before="240"/>
        <w:ind w:left="0" w:firstLine="0"/>
        <w:divId w:val="132019385"/>
        <w:rPr>
          <w:rFonts w:eastAsia="Times New Roman" w:cs="Times New Roman"/>
          <w:szCs w:val="24"/>
          <w:highlight w:val="white"/>
        </w:rPr>
      </w:pPr>
      <w:r w:rsidRPr="00CB056F">
        <w:rPr>
          <w:rFonts w:eastAsia="Times New Roman" w:cs="Times New Roman"/>
          <w:szCs w:val="24"/>
          <w:highlight w:val="white"/>
        </w:rPr>
        <w:t>X̄</w:t>
      </w:r>
      <w:r w:rsidRPr="00CB056F">
        <w:rPr>
          <w:rFonts w:eastAsia="Times New Roman" w:cs="Times New Roman"/>
          <w:szCs w:val="24"/>
          <w:highlight w:val="white"/>
        </w:rPr>
        <w:tab/>
        <w:t>= Nilai rata-rata X</w:t>
      </w:r>
    </w:p>
    <w:p w14:paraId="1C863D15" w14:textId="77777777" w:rsidR="00B47A94" w:rsidRPr="00CB056F" w:rsidRDefault="00B47A94" w:rsidP="00B47A94">
      <w:pPr>
        <w:pStyle w:val="ListParagraph"/>
        <w:spacing w:before="240"/>
        <w:ind w:left="0" w:firstLine="0"/>
        <w:divId w:val="132019385"/>
        <w:rPr>
          <w:rFonts w:eastAsia="Times New Roman" w:cs="Times New Roman"/>
          <w:szCs w:val="24"/>
          <w:highlight w:val="white"/>
        </w:rPr>
      </w:pPr>
      <w:r w:rsidRPr="00CB056F">
        <w:rPr>
          <w:rFonts w:eastAsia="Times New Roman" w:cs="Times New Roman"/>
          <w:szCs w:val="24"/>
          <w:highlight w:val="white"/>
        </w:rPr>
        <w:t>σ</w:t>
      </w:r>
      <w:r w:rsidRPr="00CB056F">
        <w:rPr>
          <w:rFonts w:eastAsia="Times New Roman" w:cs="Times New Roman"/>
          <w:szCs w:val="24"/>
          <w:highlight w:val="white"/>
        </w:rPr>
        <w:tab/>
        <w:t>= Simpangan baku X</w:t>
      </w:r>
    </w:p>
    <w:p w14:paraId="64E220A3" w14:textId="77777777" w:rsidR="00B47A94" w:rsidRPr="00CB056F" w:rsidRDefault="00B47A94" w:rsidP="00B47A94">
      <w:pPr>
        <w:pStyle w:val="ListParagraph"/>
        <w:spacing w:before="240"/>
        <w:ind w:left="0" w:firstLine="0"/>
        <w:divId w:val="132019385"/>
        <w:rPr>
          <w:rFonts w:eastAsia="Times New Roman" w:cs="Times New Roman"/>
          <w:szCs w:val="24"/>
          <w:highlight w:val="white"/>
        </w:rPr>
      </w:pPr>
      <w:r w:rsidRPr="00CB056F">
        <w:rPr>
          <w:rFonts w:eastAsia="Times New Roman" w:cs="Times New Roman"/>
          <w:szCs w:val="24"/>
          <w:highlight w:val="white"/>
        </w:rPr>
        <w:t>tp</w:t>
      </w:r>
      <w:r w:rsidRPr="00CB056F">
        <w:rPr>
          <w:rFonts w:eastAsia="Times New Roman" w:cs="Times New Roman"/>
          <w:szCs w:val="24"/>
          <w:highlight w:val="white"/>
        </w:rPr>
        <w:tab/>
        <w:t xml:space="preserve">= Faktor frekuensi dari periode ulang tertentu, dapat dilihat pada tabel 2.4 </w:t>
      </w:r>
    </w:p>
    <w:p w14:paraId="6AE6A978" w14:textId="77777777" w:rsidR="00AC0F44" w:rsidRPr="00CB056F" w:rsidRDefault="00AC0F44" w:rsidP="00B47A94">
      <w:pPr>
        <w:pStyle w:val="ListParagraph"/>
        <w:spacing w:before="240"/>
        <w:ind w:left="0" w:firstLine="0"/>
        <w:divId w:val="132019385"/>
        <w:rPr>
          <w:rFonts w:eastAsia="Times New Roman" w:cs="Times New Roman"/>
          <w:szCs w:val="24"/>
          <w:highlight w:val="white"/>
        </w:rPr>
      </w:pPr>
    </w:p>
    <w:p w14:paraId="426C3526" w14:textId="444A93C7" w:rsidR="00AC0F44" w:rsidRPr="00CB056F" w:rsidRDefault="00AC0F44">
      <w:pPr>
        <w:spacing w:after="160" w:line="259" w:lineRule="auto"/>
        <w:ind w:firstLine="0"/>
        <w:jc w:val="left"/>
        <w:rPr>
          <w:rFonts w:eastAsia="Times New Roman" w:cs="Times New Roman"/>
          <w:szCs w:val="24"/>
          <w:highlight w:val="white"/>
        </w:rPr>
      </w:pPr>
      <w:r w:rsidRPr="00CB056F">
        <w:rPr>
          <w:rFonts w:eastAsia="Times New Roman" w:cs="Times New Roman"/>
          <w:szCs w:val="24"/>
          <w:highlight w:val="white"/>
        </w:rPr>
        <w:br w:type="page"/>
      </w:r>
    </w:p>
    <w:p w14:paraId="7C140F62" w14:textId="77777777" w:rsidR="00AC0F44" w:rsidRPr="00CB056F" w:rsidRDefault="00AC0F44" w:rsidP="00B47A94">
      <w:pPr>
        <w:pStyle w:val="ListParagraph"/>
        <w:spacing w:before="240"/>
        <w:ind w:left="0" w:firstLine="0"/>
        <w:divId w:val="132019385"/>
        <w:rPr>
          <w:rFonts w:eastAsia="Times New Roman" w:cs="Times New Roman"/>
          <w:szCs w:val="24"/>
          <w:highlight w:val="white"/>
        </w:rPr>
      </w:pPr>
    </w:p>
    <w:p w14:paraId="6CCB210E" w14:textId="096780E6" w:rsidR="00AC0F44" w:rsidRPr="00CB056F" w:rsidRDefault="00B47A94" w:rsidP="0057113F">
      <w:pPr>
        <w:pStyle w:val="Caption"/>
        <w:divId w:val="132019385"/>
        <w:rPr>
          <w:rFonts w:eastAsia="Times New Roman" w:cs="Times New Roman"/>
          <w:b w:val="0"/>
          <w:bCs/>
          <w:iCs w:val="0"/>
          <w:szCs w:val="24"/>
          <w:highlight w:val="white"/>
        </w:rPr>
      </w:pPr>
      <w:bookmarkStart w:id="507" w:name="_Toc221052333"/>
      <w:r w:rsidRPr="00CB056F">
        <w:t xml:space="preserve">Tabel </w:t>
      </w:r>
      <w:r w:rsidR="00241167">
        <w:fldChar w:fldCharType="begin"/>
      </w:r>
      <w:r w:rsidR="00241167">
        <w:instrText xml:space="preserve"> STYLEREF 3 \s </w:instrText>
      </w:r>
      <w:r w:rsidR="00241167">
        <w:fldChar w:fldCharType="separate"/>
      </w:r>
      <w:r w:rsidR="00241167">
        <w:rPr>
          <w:noProof/>
        </w:rPr>
        <w:t>2</w:t>
      </w:r>
      <w:r w:rsidR="00241167">
        <w:fldChar w:fldCharType="end"/>
      </w:r>
      <w:r w:rsidR="00241167">
        <w:t>.</w:t>
      </w:r>
      <w:r w:rsidR="00241167">
        <w:fldChar w:fldCharType="begin"/>
      </w:r>
      <w:r w:rsidR="00241167">
        <w:instrText xml:space="preserve"> SEQ Tabel \* ARABIC \s 3 </w:instrText>
      </w:r>
      <w:r w:rsidR="00241167">
        <w:fldChar w:fldCharType="separate"/>
      </w:r>
      <w:r w:rsidR="00241167">
        <w:rPr>
          <w:noProof/>
        </w:rPr>
        <w:t>4</w:t>
      </w:r>
      <w:r w:rsidR="00241167">
        <w:fldChar w:fldCharType="end"/>
      </w:r>
      <w:r w:rsidRPr="00CB056F">
        <w:rPr>
          <w:b w:val="0"/>
          <w:bCs/>
        </w:rPr>
        <w:t xml:space="preserve"> Nilai Y sebagai Nilai Variabel Reduksi Distribusi Normal</w:t>
      </w:r>
      <w:bookmarkEnd w:id="507"/>
      <w:r w:rsidR="0057113F" w:rsidRPr="00CB056F">
        <w:rPr>
          <w:b w:val="0"/>
          <w:bCs/>
        </w:rPr>
        <w:t xml:space="preserve"> </w:t>
      </w:r>
      <w:sdt>
        <w:sdtPr>
          <w:rPr>
            <w:rFonts w:eastAsia="Times New Roman" w:cs="Times New Roman"/>
            <w:b w:val="0"/>
            <w:bCs/>
            <w:iCs w:val="0"/>
            <w:color w:val="000000"/>
            <w:szCs w:val="24"/>
            <w:highlight w:val="white"/>
          </w:rPr>
          <w:tag w:val="MENDELEY_CITATION_v3_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"/>
          <w:id w:val="-684674827"/>
          <w:placeholder>
            <w:docPart w:val="456BA8558A14D842BA61506CCC371908"/>
          </w:placeholder>
        </w:sdtPr>
        <w:sdtEndPr/>
        <w:sdtContent>
          <w:r w:rsidR="009466D1" w:rsidRPr="009466D1">
            <w:rPr>
              <w:rFonts w:eastAsia="Times New Roman" w:cs="Times New Roman"/>
              <w:b w:val="0"/>
              <w:bCs/>
              <w:iCs w:val="0"/>
              <w:color w:val="000000"/>
              <w:szCs w:val="24"/>
              <w:highlight w:val="white"/>
            </w:rPr>
            <w:t>(Limantara, 2019)</w:t>
          </w:r>
        </w:sdtContent>
      </w:sdt>
    </w:p>
    <w:tbl>
      <w:tblPr>
        <w:tblStyle w:val="TableGrid0"/>
        <w:tblW w:w="5740" w:type="dxa"/>
        <w:jc w:val="center"/>
        <w:tblLook w:val="06A0" w:firstRow="1" w:lastRow="0" w:firstColumn="1" w:lastColumn="0" w:noHBand="1" w:noVBand="1"/>
      </w:tblPr>
      <w:tblGrid>
        <w:gridCol w:w="1024"/>
        <w:gridCol w:w="1948"/>
        <w:gridCol w:w="1444"/>
        <w:gridCol w:w="1324"/>
      </w:tblGrid>
      <w:tr w:rsidR="00B47A94" w:rsidRPr="00CB056F" w14:paraId="2BD9A024" w14:textId="77777777" w:rsidTr="00B47A94">
        <w:trPr>
          <w:divId w:val="132019385"/>
          <w:trHeight w:val="467"/>
          <w:tblHeader/>
          <w:jc w:val="center"/>
        </w:trPr>
        <w:tc>
          <w:tcPr>
            <w:tcW w:w="1024" w:type="dxa"/>
            <w:vAlign w:val="center"/>
          </w:tcPr>
          <w:p w14:paraId="0910B17C" w14:textId="77777777" w:rsidR="00B47A94" w:rsidRPr="00CB056F" w:rsidRDefault="00B47A94" w:rsidP="00D15FB4">
            <w:pPr>
              <w:spacing w:after="0" w:line="240" w:lineRule="auto"/>
              <w:ind w:firstLine="167"/>
              <w:jc w:val="center"/>
              <w:rPr>
                <w:rFonts w:ascii="Times New Roman" w:hAnsi="Times New Roman" w:cs="Times New Roman"/>
                <w:sz w:val="24"/>
                <w:szCs w:val="24"/>
              </w:rPr>
            </w:pPr>
            <w:r w:rsidRPr="00CB056F">
              <w:rPr>
                <w:rFonts w:ascii="Times New Roman" w:hAnsi="Times New Roman" w:cs="Times New Roman"/>
                <w:sz w:val="24"/>
                <w:szCs w:val="24"/>
              </w:rPr>
              <w:t>No.</w:t>
            </w:r>
          </w:p>
        </w:tc>
        <w:tc>
          <w:tcPr>
            <w:tcW w:w="1948" w:type="dxa"/>
            <w:vAlign w:val="center"/>
          </w:tcPr>
          <w:p w14:paraId="607598D1" w14:textId="77777777" w:rsidR="00B47A94" w:rsidRPr="00CB056F" w:rsidRDefault="00B47A94" w:rsidP="00D15FB4">
            <w:pPr>
              <w:spacing w:after="0" w:line="240" w:lineRule="auto"/>
              <w:ind w:firstLine="0"/>
              <w:jc w:val="center"/>
              <w:rPr>
                <w:rFonts w:ascii="Times New Roman" w:hAnsi="Times New Roman" w:cs="Times New Roman"/>
                <w:sz w:val="24"/>
                <w:szCs w:val="24"/>
              </w:rPr>
            </w:pPr>
            <w:r w:rsidRPr="00CB056F">
              <w:rPr>
                <w:rFonts w:ascii="Times New Roman" w:hAnsi="Times New Roman" w:cs="Times New Roman"/>
                <w:sz w:val="24"/>
                <w:szCs w:val="24"/>
              </w:rPr>
              <w:t>Periode Ulang, T (Tahun)</w:t>
            </w:r>
          </w:p>
        </w:tc>
        <w:tc>
          <w:tcPr>
            <w:tcW w:w="1444" w:type="dxa"/>
            <w:vAlign w:val="center"/>
          </w:tcPr>
          <w:p w14:paraId="1A7481AA" w14:textId="77777777" w:rsidR="00B47A94" w:rsidRPr="00CB056F" w:rsidRDefault="00B47A94" w:rsidP="00D15FB4">
            <w:pPr>
              <w:spacing w:after="0" w:line="240" w:lineRule="auto"/>
              <w:ind w:firstLine="0"/>
              <w:jc w:val="center"/>
              <w:rPr>
                <w:rFonts w:ascii="Times New Roman" w:hAnsi="Times New Roman" w:cs="Times New Roman"/>
                <w:sz w:val="24"/>
                <w:szCs w:val="24"/>
              </w:rPr>
            </w:pPr>
            <w:r w:rsidRPr="00CB056F">
              <w:rPr>
                <w:rFonts w:ascii="Times New Roman" w:hAnsi="Times New Roman" w:cs="Times New Roman"/>
                <w:sz w:val="24"/>
                <w:szCs w:val="24"/>
              </w:rPr>
              <w:t>Peluang</w:t>
            </w:r>
          </w:p>
        </w:tc>
        <w:tc>
          <w:tcPr>
            <w:tcW w:w="1324" w:type="dxa"/>
            <w:vAlign w:val="center"/>
          </w:tcPr>
          <w:p w14:paraId="029F1447" w14:textId="77777777" w:rsidR="00B47A94" w:rsidRPr="00CB056F" w:rsidRDefault="00B47A94" w:rsidP="00D15FB4">
            <w:pPr>
              <w:spacing w:after="0" w:line="240" w:lineRule="auto"/>
              <w:ind w:firstLine="0"/>
              <w:jc w:val="center"/>
              <w:rPr>
                <w:rFonts w:ascii="Times New Roman" w:hAnsi="Times New Roman" w:cs="Times New Roman"/>
                <w:sz w:val="24"/>
                <w:szCs w:val="24"/>
              </w:rPr>
            </w:pPr>
            <w:r w:rsidRPr="00CB056F">
              <w:rPr>
                <w:rFonts w:ascii="Times New Roman" w:hAnsi="Times New Roman" w:cs="Times New Roman"/>
                <w:sz w:val="24"/>
                <w:szCs w:val="24"/>
              </w:rPr>
              <w:t>Y</w:t>
            </w:r>
          </w:p>
        </w:tc>
      </w:tr>
      <w:tr w:rsidR="00B47A94" w:rsidRPr="00CB056F" w14:paraId="28388B0E" w14:textId="77777777" w:rsidTr="00B47A94">
        <w:trPr>
          <w:divId w:val="132019385"/>
          <w:trHeight w:val="467"/>
          <w:jc w:val="center"/>
        </w:trPr>
        <w:tc>
          <w:tcPr>
            <w:tcW w:w="1024" w:type="dxa"/>
          </w:tcPr>
          <w:p w14:paraId="56E14F55" w14:textId="77777777" w:rsidR="00B47A94" w:rsidRPr="00CB056F" w:rsidRDefault="00B47A94" w:rsidP="00D15FB4">
            <w:pPr>
              <w:spacing w:after="0" w:line="240" w:lineRule="auto"/>
              <w:ind w:firstLine="0"/>
              <w:jc w:val="center"/>
              <w:rPr>
                <w:rFonts w:ascii="Times New Roman" w:hAnsi="Times New Roman" w:cs="Times New Roman"/>
                <w:sz w:val="24"/>
                <w:szCs w:val="24"/>
              </w:rPr>
            </w:pPr>
            <w:r w:rsidRPr="00CB056F">
              <w:rPr>
                <w:rFonts w:ascii="Times New Roman" w:hAnsi="Times New Roman" w:cs="Times New Roman"/>
                <w:sz w:val="24"/>
                <w:szCs w:val="24"/>
              </w:rPr>
              <w:t>1</w:t>
            </w:r>
          </w:p>
        </w:tc>
        <w:tc>
          <w:tcPr>
            <w:tcW w:w="1948" w:type="dxa"/>
          </w:tcPr>
          <w:p w14:paraId="1CAD60F3" w14:textId="77777777" w:rsidR="00B47A94" w:rsidRPr="00CB056F" w:rsidRDefault="00B47A94" w:rsidP="00D15FB4">
            <w:pPr>
              <w:spacing w:after="0" w:line="240" w:lineRule="auto"/>
              <w:ind w:firstLine="0"/>
              <w:jc w:val="center"/>
              <w:rPr>
                <w:rFonts w:ascii="Times New Roman" w:hAnsi="Times New Roman" w:cs="Times New Roman"/>
                <w:sz w:val="24"/>
                <w:szCs w:val="24"/>
              </w:rPr>
            </w:pPr>
            <w:r w:rsidRPr="00CB056F">
              <w:rPr>
                <w:rFonts w:ascii="Times New Roman" w:hAnsi="Times New Roman" w:cs="Times New Roman"/>
                <w:sz w:val="24"/>
                <w:szCs w:val="24"/>
              </w:rPr>
              <w:t>1,001</w:t>
            </w:r>
          </w:p>
        </w:tc>
        <w:tc>
          <w:tcPr>
            <w:tcW w:w="1444" w:type="dxa"/>
          </w:tcPr>
          <w:p w14:paraId="426D016D" w14:textId="77777777" w:rsidR="00B47A94" w:rsidRPr="00CB056F" w:rsidRDefault="00B47A94" w:rsidP="00D15FB4">
            <w:pPr>
              <w:spacing w:after="0" w:line="240" w:lineRule="auto"/>
              <w:ind w:firstLine="0"/>
              <w:jc w:val="center"/>
              <w:rPr>
                <w:rFonts w:ascii="Times New Roman" w:hAnsi="Times New Roman" w:cs="Times New Roman"/>
                <w:sz w:val="24"/>
                <w:szCs w:val="24"/>
              </w:rPr>
            </w:pPr>
            <w:r w:rsidRPr="00CB056F">
              <w:rPr>
                <w:rFonts w:ascii="Times New Roman" w:hAnsi="Times New Roman" w:cs="Times New Roman"/>
                <w:sz w:val="24"/>
                <w:szCs w:val="24"/>
              </w:rPr>
              <w:t>0,999</w:t>
            </w:r>
          </w:p>
        </w:tc>
        <w:tc>
          <w:tcPr>
            <w:tcW w:w="1324" w:type="dxa"/>
          </w:tcPr>
          <w:p w14:paraId="6ADC8072" w14:textId="77777777" w:rsidR="00B47A94" w:rsidRPr="00CB056F" w:rsidRDefault="00B47A94" w:rsidP="00D15FB4">
            <w:pPr>
              <w:spacing w:after="0" w:line="240" w:lineRule="auto"/>
              <w:ind w:firstLine="0"/>
              <w:jc w:val="center"/>
              <w:rPr>
                <w:rFonts w:ascii="Times New Roman" w:hAnsi="Times New Roman" w:cs="Times New Roman"/>
                <w:sz w:val="24"/>
                <w:szCs w:val="24"/>
              </w:rPr>
            </w:pPr>
            <w:r w:rsidRPr="00CB056F">
              <w:rPr>
                <w:rFonts w:ascii="Times New Roman" w:hAnsi="Times New Roman" w:cs="Times New Roman"/>
                <w:sz w:val="24"/>
                <w:szCs w:val="24"/>
              </w:rPr>
              <w:t>3,05</w:t>
            </w:r>
          </w:p>
        </w:tc>
      </w:tr>
      <w:tr w:rsidR="00B47A94" w:rsidRPr="00CB056F" w14:paraId="23F15536" w14:textId="77777777" w:rsidTr="00B47A94">
        <w:trPr>
          <w:divId w:val="132019385"/>
          <w:trHeight w:val="467"/>
          <w:jc w:val="center"/>
        </w:trPr>
        <w:tc>
          <w:tcPr>
            <w:tcW w:w="1024" w:type="dxa"/>
          </w:tcPr>
          <w:p w14:paraId="1C3B5275" w14:textId="77777777" w:rsidR="00B47A94" w:rsidRPr="00CB056F" w:rsidRDefault="00B47A94" w:rsidP="00D15FB4">
            <w:pPr>
              <w:spacing w:after="0" w:line="240" w:lineRule="auto"/>
              <w:ind w:firstLine="0"/>
              <w:jc w:val="center"/>
              <w:rPr>
                <w:rFonts w:ascii="Times New Roman" w:hAnsi="Times New Roman" w:cs="Times New Roman"/>
                <w:sz w:val="24"/>
                <w:szCs w:val="24"/>
              </w:rPr>
            </w:pPr>
            <w:r w:rsidRPr="00CB056F">
              <w:rPr>
                <w:rFonts w:ascii="Times New Roman" w:hAnsi="Times New Roman" w:cs="Times New Roman"/>
                <w:sz w:val="24"/>
                <w:szCs w:val="24"/>
              </w:rPr>
              <w:t>2</w:t>
            </w:r>
          </w:p>
        </w:tc>
        <w:tc>
          <w:tcPr>
            <w:tcW w:w="1948" w:type="dxa"/>
          </w:tcPr>
          <w:p w14:paraId="2AD71917" w14:textId="77777777" w:rsidR="00B47A94" w:rsidRPr="00CB056F" w:rsidRDefault="00B47A94" w:rsidP="00D15FB4">
            <w:pPr>
              <w:spacing w:after="0" w:line="240" w:lineRule="auto"/>
              <w:ind w:firstLine="0"/>
              <w:jc w:val="center"/>
              <w:rPr>
                <w:rFonts w:ascii="Times New Roman" w:hAnsi="Times New Roman" w:cs="Times New Roman"/>
                <w:sz w:val="24"/>
                <w:szCs w:val="24"/>
              </w:rPr>
            </w:pPr>
            <w:r w:rsidRPr="00CB056F">
              <w:rPr>
                <w:rFonts w:ascii="Times New Roman" w:hAnsi="Times New Roman" w:cs="Times New Roman"/>
                <w:sz w:val="24"/>
                <w:szCs w:val="24"/>
              </w:rPr>
              <w:t>1,005</w:t>
            </w:r>
          </w:p>
        </w:tc>
        <w:tc>
          <w:tcPr>
            <w:tcW w:w="1444" w:type="dxa"/>
          </w:tcPr>
          <w:p w14:paraId="18EA3EE1" w14:textId="77777777" w:rsidR="00B47A94" w:rsidRPr="00CB056F" w:rsidRDefault="00B47A94" w:rsidP="00D15FB4">
            <w:pPr>
              <w:spacing w:after="0" w:line="240" w:lineRule="auto"/>
              <w:ind w:firstLine="0"/>
              <w:jc w:val="center"/>
              <w:rPr>
                <w:rFonts w:ascii="Times New Roman" w:hAnsi="Times New Roman" w:cs="Times New Roman"/>
                <w:sz w:val="24"/>
                <w:szCs w:val="24"/>
              </w:rPr>
            </w:pPr>
            <w:r w:rsidRPr="00CB056F">
              <w:rPr>
                <w:rFonts w:ascii="Times New Roman" w:hAnsi="Times New Roman" w:cs="Times New Roman"/>
                <w:sz w:val="24"/>
                <w:szCs w:val="24"/>
              </w:rPr>
              <w:t>0,995</w:t>
            </w:r>
          </w:p>
        </w:tc>
        <w:tc>
          <w:tcPr>
            <w:tcW w:w="1324" w:type="dxa"/>
          </w:tcPr>
          <w:p w14:paraId="6D7B0811" w14:textId="77777777" w:rsidR="00B47A94" w:rsidRPr="00CB056F" w:rsidRDefault="00B47A94" w:rsidP="00D15FB4">
            <w:pPr>
              <w:spacing w:after="0" w:line="240" w:lineRule="auto"/>
              <w:ind w:firstLine="0"/>
              <w:jc w:val="center"/>
              <w:rPr>
                <w:rFonts w:ascii="Times New Roman" w:hAnsi="Times New Roman" w:cs="Times New Roman"/>
                <w:sz w:val="24"/>
                <w:szCs w:val="24"/>
              </w:rPr>
            </w:pPr>
            <w:r w:rsidRPr="00CB056F">
              <w:rPr>
                <w:rFonts w:ascii="Times New Roman" w:hAnsi="Times New Roman" w:cs="Times New Roman"/>
                <w:sz w:val="24"/>
                <w:szCs w:val="24"/>
              </w:rPr>
              <w:t>-2,58</w:t>
            </w:r>
          </w:p>
        </w:tc>
      </w:tr>
      <w:tr w:rsidR="00B47A94" w:rsidRPr="00CB056F" w14:paraId="6D4AE0E0" w14:textId="77777777" w:rsidTr="00B47A94">
        <w:trPr>
          <w:divId w:val="132019385"/>
          <w:trHeight w:val="467"/>
          <w:jc w:val="center"/>
        </w:trPr>
        <w:tc>
          <w:tcPr>
            <w:tcW w:w="1024" w:type="dxa"/>
          </w:tcPr>
          <w:p w14:paraId="7C5EB4C8" w14:textId="77777777" w:rsidR="00B47A94" w:rsidRPr="00CB056F" w:rsidRDefault="00B47A94" w:rsidP="00D15FB4">
            <w:pPr>
              <w:spacing w:after="0" w:line="240" w:lineRule="auto"/>
              <w:ind w:firstLine="0"/>
              <w:jc w:val="center"/>
              <w:rPr>
                <w:rFonts w:ascii="Times New Roman" w:hAnsi="Times New Roman" w:cs="Times New Roman"/>
                <w:sz w:val="24"/>
                <w:szCs w:val="24"/>
              </w:rPr>
            </w:pPr>
            <w:r w:rsidRPr="00CB056F">
              <w:rPr>
                <w:rFonts w:ascii="Times New Roman" w:hAnsi="Times New Roman" w:cs="Times New Roman"/>
                <w:sz w:val="24"/>
                <w:szCs w:val="24"/>
              </w:rPr>
              <w:t>3</w:t>
            </w:r>
          </w:p>
        </w:tc>
        <w:tc>
          <w:tcPr>
            <w:tcW w:w="1948" w:type="dxa"/>
          </w:tcPr>
          <w:p w14:paraId="584A5763" w14:textId="77777777" w:rsidR="00B47A94" w:rsidRPr="00CB056F" w:rsidRDefault="00B47A94" w:rsidP="00D15FB4">
            <w:pPr>
              <w:spacing w:after="0" w:line="240" w:lineRule="auto"/>
              <w:ind w:firstLine="0"/>
              <w:jc w:val="center"/>
              <w:rPr>
                <w:rFonts w:ascii="Times New Roman" w:hAnsi="Times New Roman" w:cs="Times New Roman"/>
                <w:sz w:val="24"/>
                <w:szCs w:val="24"/>
              </w:rPr>
            </w:pPr>
            <w:r w:rsidRPr="00CB056F">
              <w:rPr>
                <w:rFonts w:ascii="Times New Roman" w:hAnsi="Times New Roman" w:cs="Times New Roman"/>
                <w:sz w:val="24"/>
                <w:szCs w:val="24"/>
              </w:rPr>
              <w:t>1,010</w:t>
            </w:r>
          </w:p>
        </w:tc>
        <w:tc>
          <w:tcPr>
            <w:tcW w:w="1444" w:type="dxa"/>
          </w:tcPr>
          <w:p w14:paraId="37075F2F" w14:textId="77777777" w:rsidR="00B47A94" w:rsidRPr="00CB056F" w:rsidRDefault="00B47A94" w:rsidP="00D15FB4">
            <w:pPr>
              <w:spacing w:after="0" w:line="240" w:lineRule="auto"/>
              <w:ind w:firstLine="0"/>
              <w:jc w:val="center"/>
              <w:rPr>
                <w:rFonts w:ascii="Times New Roman" w:hAnsi="Times New Roman" w:cs="Times New Roman"/>
                <w:sz w:val="24"/>
                <w:szCs w:val="24"/>
              </w:rPr>
            </w:pPr>
            <w:r w:rsidRPr="00CB056F">
              <w:rPr>
                <w:rFonts w:ascii="Times New Roman" w:hAnsi="Times New Roman" w:cs="Times New Roman"/>
                <w:sz w:val="24"/>
                <w:szCs w:val="24"/>
              </w:rPr>
              <w:t>0,990</w:t>
            </w:r>
          </w:p>
        </w:tc>
        <w:tc>
          <w:tcPr>
            <w:tcW w:w="1324" w:type="dxa"/>
          </w:tcPr>
          <w:p w14:paraId="30DB6F55" w14:textId="77777777" w:rsidR="00B47A94" w:rsidRPr="00CB056F" w:rsidRDefault="00B47A94" w:rsidP="00D15FB4">
            <w:pPr>
              <w:spacing w:after="0" w:line="240" w:lineRule="auto"/>
              <w:ind w:firstLine="0"/>
              <w:jc w:val="center"/>
              <w:rPr>
                <w:rFonts w:ascii="Times New Roman" w:hAnsi="Times New Roman" w:cs="Times New Roman"/>
                <w:sz w:val="24"/>
                <w:szCs w:val="24"/>
              </w:rPr>
            </w:pPr>
            <w:r w:rsidRPr="00CB056F">
              <w:rPr>
                <w:rFonts w:ascii="Times New Roman" w:hAnsi="Times New Roman" w:cs="Times New Roman"/>
                <w:sz w:val="24"/>
                <w:szCs w:val="24"/>
              </w:rPr>
              <w:t>-2,33</w:t>
            </w:r>
          </w:p>
        </w:tc>
      </w:tr>
      <w:tr w:rsidR="00B47A94" w:rsidRPr="00CB056F" w14:paraId="318D0748" w14:textId="77777777" w:rsidTr="00B47A94">
        <w:trPr>
          <w:divId w:val="132019385"/>
          <w:trHeight w:val="469"/>
          <w:jc w:val="center"/>
        </w:trPr>
        <w:tc>
          <w:tcPr>
            <w:tcW w:w="1024" w:type="dxa"/>
          </w:tcPr>
          <w:p w14:paraId="6CA1D8C6" w14:textId="77777777" w:rsidR="00B47A94" w:rsidRPr="00CB056F" w:rsidRDefault="00B47A94" w:rsidP="00D15FB4">
            <w:pPr>
              <w:spacing w:after="0" w:line="240" w:lineRule="auto"/>
              <w:ind w:firstLine="0"/>
              <w:jc w:val="center"/>
              <w:rPr>
                <w:rFonts w:ascii="Times New Roman" w:hAnsi="Times New Roman" w:cs="Times New Roman"/>
                <w:sz w:val="24"/>
                <w:szCs w:val="24"/>
              </w:rPr>
            </w:pPr>
            <w:r w:rsidRPr="00CB056F">
              <w:rPr>
                <w:rFonts w:ascii="Times New Roman" w:hAnsi="Times New Roman" w:cs="Times New Roman"/>
                <w:sz w:val="24"/>
                <w:szCs w:val="24"/>
              </w:rPr>
              <w:t>4</w:t>
            </w:r>
          </w:p>
        </w:tc>
        <w:tc>
          <w:tcPr>
            <w:tcW w:w="1948" w:type="dxa"/>
          </w:tcPr>
          <w:p w14:paraId="1806173F" w14:textId="77777777" w:rsidR="00B47A94" w:rsidRPr="00CB056F" w:rsidRDefault="00B47A94" w:rsidP="00D15FB4">
            <w:pPr>
              <w:spacing w:after="0" w:line="240" w:lineRule="auto"/>
              <w:ind w:firstLine="0"/>
              <w:jc w:val="center"/>
              <w:rPr>
                <w:rFonts w:ascii="Times New Roman" w:hAnsi="Times New Roman" w:cs="Times New Roman"/>
                <w:sz w:val="24"/>
                <w:szCs w:val="24"/>
              </w:rPr>
            </w:pPr>
            <w:r w:rsidRPr="00CB056F">
              <w:rPr>
                <w:rFonts w:ascii="Times New Roman" w:hAnsi="Times New Roman" w:cs="Times New Roman"/>
                <w:sz w:val="24"/>
                <w:szCs w:val="24"/>
              </w:rPr>
              <w:t>1,050</w:t>
            </w:r>
          </w:p>
        </w:tc>
        <w:tc>
          <w:tcPr>
            <w:tcW w:w="1444" w:type="dxa"/>
          </w:tcPr>
          <w:p w14:paraId="3CB69458" w14:textId="77777777" w:rsidR="00B47A94" w:rsidRPr="00CB056F" w:rsidRDefault="00B47A94" w:rsidP="00D15FB4">
            <w:pPr>
              <w:spacing w:after="0" w:line="240" w:lineRule="auto"/>
              <w:ind w:firstLine="0"/>
              <w:jc w:val="center"/>
              <w:rPr>
                <w:rFonts w:ascii="Times New Roman" w:hAnsi="Times New Roman" w:cs="Times New Roman"/>
                <w:sz w:val="24"/>
                <w:szCs w:val="24"/>
              </w:rPr>
            </w:pPr>
            <w:r w:rsidRPr="00CB056F">
              <w:rPr>
                <w:rFonts w:ascii="Times New Roman" w:hAnsi="Times New Roman" w:cs="Times New Roman"/>
                <w:sz w:val="24"/>
                <w:szCs w:val="24"/>
              </w:rPr>
              <w:t>0,950</w:t>
            </w:r>
          </w:p>
        </w:tc>
        <w:tc>
          <w:tcPr>
            <w:tcW w:w="1324" w:type="dxa"/>
          </w:tcPr>
          <w:p w14:paraId="4365C03F" w14:textId="77777777" w:rsidR="00B47A94" w:rsidRPr="00CB056F" w:rsidRDefault="00B47A94" w:rsidP="00D15FB4">
            <w:pPr>
              <w:spacing w:after="0" w:line="240" w:lineRule="auto"/>
              <w:ind w:firstLine="0"/>
              <w:jc w:val="center"/>
              <w:rPr>
                <w:rFonts w:ascii="Times New Roman" w:hAnsi="Times New Roman" w:cs="Times New Roman"/>
                <w:sz w:val="24"/>
                <w:szCs w:val="24"/>
              </w:rPr>
            </w:pPr>
            <w:r w:rsidRPr="00CB056F">
              <w:rPr>
                <w:rFonts w:ascii="Times New Roman" w:hAnsi="Times New Roman" w:cs="Times New Roman"/>
                <w:sz w:val="24"/>
                <w:szCs w:val="24"/>
              </w:rPr>
              <w:t>-1,64</w:t>
            </w:r>
          </w:p>
        </w:tc>
      </w:tr>
      <w:tr w:rsidR="00B47A94" w:rsidRPr="00CB056F" w14:paraId="52DB7594" w14:textId="77777777" w:rsidTr="00B47A94">
        <w:trPr>
          <w:divId w:val="132019385"/>
          <w:trHeight w:val="467"/>
          <w:jc w:val="center"/>
        </w:trPr>
        <w:tc>
          <w:tcPr>
            <w:tcW w:w="1024" w:type="dxa"/>
          </w:tcPr>
          <w:p w14:paraId="0A5D1932" w14:textId="77777777" w:rsidR="00B47A94" w:rsidRPr="00CB056F" w:rsidRDefault="00B47A94" w:rsidP="00D15FB4">
            <w:pPr>
              <w:spacing w:after="0" w:line="240" w:lineRule="auto"/>
              <w:ind w:firstLine="0"/>
              <w:jc w:val="center"/>
              <w:rPr>
                <w:rFonts w:ascii="Times New Roman" w:hAnsi="Times New Roman" w:cs="Times New Roman"/>
                <w:sz w:val="24"/>
                <w:szCs w:val="24"/>
              </w:rPr>
            </w:pPr>
            <w:r w:rsidRPr="00CB056F">
              <w:rPr>
                <w:rFonts w:ascii="Times New Roman" w:hAnsi="Times New Roman" w:cs="Times New Roman"/>
                <w:sz w:val="24"/>
                <w:szCs w:val="24"/>
              </w:rPr>
              <w:t>5</w:t>
            </w:r>
          </w:p>
        </w:tc>
        <w:tc>
          <w:tcPr>
            <w:tcW w:w="1948" w:type="dxa"/>
          </w:tcPr>
          <w:p w14:paraId="309C43F2" w14:textId="77777777" w:rsidR="00B47A94" w:rsidRPr="00CB056F" w:rsidRDefault="00B47A94" w:rsidP="00D15FB4">
            <w:pPr>
              <w:spacing w:after="0" w:line="240" w:lineRule="auto"/>
              <w:ind w:firstLine="0"/>
              <w:jc w:val="center"/>
              <w:rPr>
                <w:rFonts w:ascii="Times New Roman" w:hAnsi="Times New Roman" w:cs="Times New Roman"/>
                <w:sz w:val="24"/>
                <w:szCs w:val="24"/>
              </w:rPr>
            </w:pPr>
            <w:r w:rsidRPr="00CB056F">
              <w:rPr>
                <w:rFonts w:ascii="Times New Roman" w:hAnsi="Times New Roman" w:cs="Times New Roman"/>
                <w:sz w:val="24"/>
                <w:szCs w:val="24"/>
              </w:rPr>
              <w:t>1,110</w:t>
            </w:r>
          </w:p>
        </w:tc>
        <w:tc>
          <w:tcPr>
            <w:tcW w:w="1444" w:type="dxa"/>
          </w:tcPr>
          <w:p w14:paraId="75E757E7" w14:textId="77777777" w:rsidR="00B47A94" w:rsidRPr="00CB056F" w:rsidRDefault="00B47A94" w:rsidP="00D15FB4">
            <w:pPr>
              <w:spacing w:after="0" w:line="240" w:lineRule="auto"/>
              <w:ind w:firstLine="0"/>
              <w:jc w:val="center"/>
              <w:rPr>
                <w:rFonts w:ascii="Times New Roman" w:hAnsi="Times New Roman" w:cs="Times New Roman"/>
                <w:sz w:val="24"/>
                <w:szCs w:val="24"/>
              </w:rPr>
            </w:pPr>
            <w:r w:rsidRPr="00CB056F">
              <w:rPr>
                <w:rFonts w:ascii="Times New Roman" w:hAnsi="Times New Roman" w:cs="Times New Roman"/>
                <w:sz w:val="24"/>
                <w:szCs w:val="24"/>
              </w:rPr>
              <w:t>0,900</w:t>
            </w:r>
          </w:p>
        </w:tc>
        <w:tc>
          <w:tcPr>
            <w:tcW w:w="1324" w:type="dxa"/>
          </w:tcPr>
          <w:p w14:paraId="47243393" w14:textId="77777777" w:rsidR="00B47A94" w:rsidRPr="00CB056F" w:rsidRDefault="00B47A94" w:rsidP="00D15FB4">
            <w:pPr>
              <w:spacing w:after="0" w:line="240" w:lineRule="auto"/>
              <w:ind w:firstLine="0"/>
              <w:jc w:val="center"/>
              <w:rPr>
                <w:rFonts w:ascii="Times New Roman" w:hAnsi="Times New Roman" w:cs="Times New Roman"/>
                <w:sz w:val="24"/>
                <w:szCs w:val="24"/>
              </w:rPr>
            </w:pPr>
            <w:r w:rsidRPr="00CB056F">
              <w:rPr>
                <w:rFonts w:ascii="Times New Roman" w:hAnsi="Times New Roman" w:cs="Times New Roman"/>
                <w:sz w:val="24"/>
                <w:szCs w:val="24"/>
              </w:rPr>
              <w:t>-1,28</w:t>
            </w:r>
          </w:p>
        </w:tc>
      </w:tr>
      <w:tr w:rsidR="00B47A94" w:rsidRPr="00CB056F" w14:paraId="224783D4" w14:textId="77777777" w:rsidTr="00B47A94">
        <w:trPr>
          <w:divId w:val="132019385"/>
          <w:trHeight w:val="467"/>
          <w:jc w:val="center"/>
        </w:trPr>
        <w:tc>
          <w:tcPr>
            <w:tcW w:w="1024" w:type="dxa"/>
          </w:tcPr>
          <w:p w14:paraId="483A8D2D" w14:textId="77777777" w:rsidR="00B47A94" w:rsidRPr="00CB056F" w:rsidRDefault="00B47A94" w:rsidP="00D15FB4">
            <w:pPr>
              <w:spacing w:after="0" w:line="240" w:lineRule="auto"/>
              <w:ind w:firstLine="0"/>
              <w:jc w:val="center"/>
              <w:rPr>
                <w:rFonts w:ascii="Times New Roman" w:hAnsi="Times New Roman" w:cs="Times New Roman"/>
                <w:sz w:val="24"/>
                <w:szCs w:val="24"/>
              </w:rPr>
            </w:pPr>
            <w:r w:rsidRPr="00CB056F">
              <w:rPr>
                <w:rFonts w:ascii="Times New Roman" w:hAnsi="Times New Roman" w:cs="Times New Roman"/>
                <w:sz w:val="24"/>
                <w:szCs w:val="24"/>
              </w:rPr>
              <w:t>6</w:t>
            </w:r>
          </w:p>
        </w:tc>
        <w:tc>
          <w:tcPr>
            <w:tcW w:w="1948" w:type="dxa"/>
          </w:tcPr>
          <w:p w14:paraId="0946CC18" w14:textId="77777777" w:rsidR="00B47A94" w:rsidRPr="00CB056F" w:rsidRDefault="00B47A94" w:rsidP="00D15FB4">
            <w:pPr>
              <w:spacing w:after="0" w:line="240" w:lineRule="auto"/>
              <w:ind w:firstLine="0"/>
              <w:jc w:val="center"/>
              <w:rPr>
                <w:rFonts w:ascii="Times New Roman" w:hAnsi="Times New Roman" w:cs="Times New Roman"/>
                <w:sz w:val="24"/>
                <w:szCs w:val="24"/>
              </w:rPr>
            </w:pPr>
            <w:r w:rsidRPr="00CB056F">
              <w:rPr>
                <w:rFonts w:ascii="Times New Roman" w:hAnsi="Times New Roman" w:cs="Times New Roman"/>
                <w:sz w:val="24"/>
                <w:szCs w:val="24"/>
              </w:rPr>
              <w:t>1,250</w:t>
            </w:r>
          </w:p>
        </w:tc>
        <w:tc>
          <w:tcPr>
            <w:tcW w:w="1444" w:type="dxa"/>
          </w:tcPr>
          <w:p w14:paraId="7C1078E6" w14:textId="77777777" w:rsidR="00B47A94" w:rsidRPr="00CB056F" w:rsidRDefault="00B47A94" w:rsidP="00D15FB4">
            <w:pPr>
              <w:spacing w:after="0" w:line="240" w:lineRule="auto"/>
              <w:ind w:firstLine="0"/>
              <w:jc w:val="center"/>
              <w:rPr>
                <w:rFonts w:ascii="Times New Roman" w:hAnsi="Times New Roman" w:cs="Times New Roman"/>
                <w:sz w:val="24"/>
                <w:szCs w:val="24"/>
              </w:rPr>
            </w:pPr>
            <w:r w:rsidRPr="00CB056F">
              <w:rPr>
                <w:rFonts w:ascii="Times New Roman" w:hAnsi="Times New Roman" w:cs="Times New Roman"/>
                <w:sz w:val="24"/>
                <w:szCs w:val="24"/>
              </w:rPr>
              <w:t>0,800</w:t>
            </w:r>
          </w:p>
        </w:tc>
        <w:tc>
          <w:tcPr>
            <w:tcW w:w="1324" w:type="dxa"/>
          </w:tcPr>
          <w:p w14:paraId="1EFB1B00" w14:textId="77777777" w:rsidR="00B47A94" w:rsidRPr="00CB056F" w:rsidRDefault="00B47A94" w:rsidP="00D15FB4">
            <w:pPr>
              <w:spacing w:after="0" w:line="240" w:lineRule="auto"/>
              <w:ind w:firstLine="0"/>
              <w:jc w:val="center"/>
              <w:rPr>
                <w:rFonts w:ascii="Times New Roman" w:hAnsi="Times New Roman" w:cs="Times New Roman"/>
                <w:sz w:val="24"/>
                <w:szCs w:val="24"/>
              </w:rPr>
            </w:pPr>
            <w:r w:rsidRPr="00CB056F">
              <w:rPr>
                <w:rFonts w:ascii="Times New Roman" w:hAnsi="Times New Roman" w:cs="Times New Roman"/>
                <w:sz w:val="24"/>
                <w:szCs w:val="24"/>
              </w:rPr>
              <w:t>-0,84</w:t>
            </w:r>
          </w:p>
        </w:tc>
      </w:tr>
      <w:tr w:rsidR="00B47A94" w:rsidRPr="00CB056F" w14:paraId="5D7E0C44" w14:textId="77777777" w:rsidTr="00B47A94">
        <w:trPr>
          <w:divId w:val="132019385"/>
          <w:trHeight w:val="467"/>
          <w:jc w:val="center"/>
        </w:trPr>
        <w:tc>
          <w:tcPr>
            <w:tcW w:w="1024" w:type="dxa"/>
          </w:tcPr>
          <w:p w14:paraId="2C9911AA" w14:textId="77777777" w:rsidR="00B47A94" w:rsidRPr="00CB056F" w:rsidRDefault="00B47A94" w:rsidP="00D15FB4">
            <w:pPr>
              <w:spacing w:after="0" w:line="240" w:lineRule="auto"/>
              <w:ind w:firstLine="0"/>
              <w:jc w:val="center"/>
              <w:rPr>
                <w:rFonts w:ascii="Times New Roman" w:hAnsi="Times New Roman" w:cs="Times New Roman"/>
                <w:sz w:val="24"/>
                <w:szCs w:val="24"/>
              </w:rPr>
            </w:pPr>
            <w:r w:rsidRPr="00CB056F">
              <w:rPr>
                <w:rFonts w:ascii="Times New Roman" w:hAnsi="Times New Roman" w:cs="Times New Roman"/>
                <w:sz w:val="24"/>
                <w:szCs w:val="24"/>
              </w:rPr>
              <w:t>7</w:t>
            </w:r>
          </w:p>
        </w:tc>
        <w:tc>
          <w:tcPr>
            <w:tcW w:w="1948" w:type="dxa"/>
          </w:tcPr>
          <w:p w14:paraId="074782B3" w14:textId="77777777" w:rsidR="00B47A94" w:rsidRPr="00CB056F" w:rsidRDefault="00B47A94" w:rsidP="00D15FB4">
            <w:pPr>
              <w:spacing w:after="0" w:line="240" w:lineRule="auto"/>
              <w:ind w:firstLine="0"/>
              <w:jc w:val="center"/>
              <w:rPr>
                <w:rFonts w:ascii="Times New Roman" w:hAnsi="Times New Roman" w:cs="Times New Roman"/>
                <w:sz w:val="24"/>
                <w:szCs w:val="24"/>
              </w:rPr>
            </w:pPr>
            <w:r w:rsidRPr="00CB056F">
              <w:rPr>
                <w:rFonts w:ascii="Times New Roman" w:hAnsi="Times New Roman" w:cs="Times New Roman"/>
                <w:sz w:val="24"/>
                <w:szCs w:val="24"/>
              </w:rPr>
              <w:t>1,330</w:t>
            </w:r>
          </w:p>
        </w:tc>
        <w:tc>
          <w:tcPr>
            <w:tcW w:w="1444" w:type="dxa"/>
          </w:tcPr>
          <w:p w14:paraId="5D6DBBA2" w14:textId="77777777" w:rsidR="00B47A94" w:rsidRPr="00CB056F" w:rsidRDefault="00B47A94" w:rsidP="00D15FB4">
            <w:pPr>
              <w:spacing w:after="0" w:line="240" w:lineRule="auto"/>
              <w:ind w:firstLine="0"/>
              <w:jc w:val="center"/>
              <w:rPr>
                <w:rFonts w:ascii="Times New Roman" w:hAnsi="Times New Roman" w:cs="Times New Roman"/>
                <w:sz w:val="24"/>
                <w:szCs w:val="24"/>
              </w:rPr>
            </w:pPr>
            <w:r w:rsidRPr="00CB056F">
              <w:rPr>
                <w:rFonts w:ascii="Times New Roman" w:hAnsi="Times New Roman" w:cs="Times New Roman"/>
                <w:sz w:val="24"/>
                <w:szCs w:val="24"/>
              </w:rPr>
              <w:t>0,750</w:t>
            </w:r>
          </w:p>
        </w:tc>
        <w:tc>
          <w:tcPr>
            <w:tcW w:w="1324" w:type="dxa"/>
          </w:tcPr>
          <w:p w14:paraId="55C40EF1" w14:textId="77777777" w:rsidR="00B47A94" w:rsidRPr="00CB056F" w:rsidRDefault="00B47A94" w:rsidP="00D15FB4">
            <w:pPr>
              <w:spacing w:after="0" w:line="240" w:lineRule="auto"/>
              <w:ind w:firstLine="0"/>
              <w:jc w:val="center"/>
              <w:rPr>
                <w:rFonts w:ascii="Times New Roman" w:hAnsi="Times New Roman" w:cs="Times New Roman"/>
                <w:sz w:val="24"/>
                <w:szCs w:val="24"/>
              </w:rPr>
            </w:pPr>
            <w:r w:rsidRPr="00CB056F">
              <w:rPr>
                <w:rFonts w:ascii="Times New Roman" w:hAnsi="Times New Roman" w:cs="Times New Roman"/>
                <w:sz w:val="24"/>
                <w:szCs w:val="24"/>
              </w:rPr>
              <w:t>-0,67</w:t>
            </w:r>
          </w:p>
        </w:tc>
      </w:tr>
      <w:tr w:rsidR="00B47A94" w:rsidRPr="00CB056F" w14:paraId="3CDDDEFD" w14:textId="77777777" w:rsidTr="00B47A94">
        <w:trPr>
          <w:divId w:val="132019385"/>
          <w:trHeight w:val="467"/>
          <w:jc w:val="center"/>
        </w:trPr>
        <w:tc>
          <w:tcPr>
            <w:tcW w:w="1024" w:type="dxa"/>
          </w:tcPr>
          <w:p w14:paraId="47A968F1" w14:textId="77777777" w:rsidR="00B47A94" w:rsidRPr="00CB056F" w:rsidRDefault="00B47A94" w:rsidP="00D15FB4">
            <w:pPr>
              <w:spacing w:after="0" w:line="240" w:lineRule="auto"/>
              <w:ind w:firstLine="0"/>
              <w:jc w:val="center"/>
              <w:rPr>
                <w:rFonts w:ascii="Times New Roman" w:hAnsi="Times New Roman" w:cs="Times New Roman"/>
                <w:sz w:val="24"/>
                <w:szCs w:val="24"/>
              </w:rPr>
            </w:pPr>
            <w:r w:rsidRPr="00CB056F">
              <w:rPr>
                <w:rFonts w:ascii="Times New Roman" w:hAnsi="Times New Roman" w:cs="Times New Roman"/>
                <w:sz w:val="24"/>
                <w:szCs w:val="24"/>
              </w:rPr>
              <w:t>8</w:t>
            </w:r>
          </w:p>
        </w:tc>
        <w:tc>
          <w:tcPr>
            <w:tcW w:w="1948" w:type="dxa"/>
          </w:tcPr>
          <w:p w14:paraId="492BB007" w14:textId="77777777" w:rsidR="00B47A94" w:rsidRPr="00CB056F" w:rsidRDefault="00B47A94" w:rsidP="00D15FB4">
            <w:pPr>
              <w:spacing w:after="0" w:line="240" w:lineRule="auto"/>
              <w:ind w:firstLine="0"/>
              <w:jc w:val="center"/>
              <w:rPr>
                <w:rFonts w:ascii="Times New Roman" w:hAnsi="Times New Roman" w:cs="Times New Roman"/>
                <w:sz w:val="24"/>
                <w:szCs w:val="24"/>
              </w:rPr>
            </w:pPr>
            <w:r w:rsidRPr="00CB056F">
              <w:rPr>
                <w:rFonts w:ascii="Times New Roman" w:hAnsi="Times New Roman" w:cs="Times New Roman"/>
                <w:sz w:val="24"/>
                <w:szCs w:val="24"/>
              </w:rPr>
              <w:t>1,430</w:t>
            </w:r>
          </w:p>
        </w:tc>
        <w:tc>
          <w:tcPr>
            <w:tcW w:w="1444" w:type="dxa"/>
          </w:tcPr>
          <w:p w14:paraId="2C0CEB83" w14:textId="77777777" w:rsidR="00B47A94" w:rsidRPr="00CB056F" w:rsidRDefault="00B47A94" w:rsidP="00D15FB4">
            <w:pPr>
              <w:spacing w:after="0" w:line="240" w:lineRule="auto"/>
              <w:ind w:firstLine="0"/>
              <w:jc w:val="center"/>
              <w:rPr>
                <w:rFonts w:ascii="Times New Roman" w:hAnsi="Times New Roman" w:cs="Times New Roman"/>
                <w:sz w:val="24"/>
                <w:szCs w:val="24"/>
              </w:rPr>
            </w:pPr>
            <w:r w:rsidRPr="00CB056F">
              <w:rPr>
                <w:rFonts w:ascii="Times New Roman" w:hAnsi="Times New Roman" w:cs="Times New Roman"/>
                <w:sz w:val="24"/>
                <w:szCs w:val="24"/>
              </w:rPr>
              <w:t>0,700</w:t>
            </w:r>
          </w:p>
        </w:tc>
        <w:tc>
          <w:tcPr>
            <w:tcW w:w="1324" w:type="dxa"/>
          </w:tcPr>
          <w:p w14:paraId="06B3DACF" w14:textId="77777777" w:rsidR="00B47A94" w:rsidRPr="00CB056F" w:rsidRDefault="00B47A94" w:rsidP="00D15FB4">
            <w:pPr>
              <w:spacing w:after="0" w:line="240" w:lineRule="auto"/>
              <w:ind w:firstLine="0"/>
              <w:jc w:val="center"/>
              <w:rPr>
                <w:rFonts w:ascii="Times New Roman" w:hAnsi="Times New Roman" w:cs="Times New Roman"/>
                <w:sz w:val="24"/>
                <w:szCs w:val="24"/>
              </w:rPr>
            </w:pPr>
            <w:r w:rsidRPr="00CB056F">
              <w:rPr>
                <w:rFonts w:ascii="Times New Roman" w:hAnsi="Times New Roman" w:cs="Times New Roman"/>
                <w:sz w:val="24"/>
                <w:szCs w:val="24"/>
              </w:rPr>
              <w:t>-0,52</w:t>
            </w:r>
          </w:p>
        </w:tc>
      </w:tr>
      <w:tr w:rsidR="00B47A94" w:rsidRPr="00CB056F" w14:paraId="7F6A7DD5" w14:textId="77777777" w:rsidTr="00B47A94">
        <w:trPr>
          <w:divId w:val="132019385"/>
          <w:trHeight w:val="467"/>
          <w:jc w:val="center"/>
        </w:trPr>
        <w:tc>
          <w:tcPr>
            <w:tcW w:w="1024" w:type="dxa"/>
          </w:tcPr>
          <w:p w14:paraId="26C054B2" w14:textId="77777777" w:rsidR="00B47A94" w:rsidRPr="00CB056F" w:rsidRDefault="00B47A94" w:rsidP="00D15FB4">
            <w:pPr>
              <w:spacing w:after="0" w:line="240" w:lineRule="auto"/>
              <w:ind w:firstLine="0"/>
              <w:jc w:val="center"/>
              <w:rPr>
                <w:rFonts w:ascii="Times New Roman" w:hAnsi="Times New Roman" w:cs="Times New Roman"/>
                <w:sz w:val="24"/>
                <w:szCs w:val="24"/>
              </w:rPr>
            </w:pPr>
            <w:r w:rsidRPr="00CB056F">
              <w:rPr>
                <w:rFonts w:ascii="Times New Roman" w:hAnsi="Times New Roman" w:cs="Times New Roman"/>
                <w:sz w:val="24"/>
                <w:szCs w:val="24"/>
              </w:rPr>
              <w:t>9</w:t>
            </w:r>
          </w:p>
        </w:tc>
        <w:tc>
          <w:tcPr>
            <w:tcW w:w="1948" w:type="dxa"/>
          </w:tcPr>
          <w:p w14:paraId="3B7E00C3" w14:textId="77777777" w:rsidR="00B47A94" w:rsidRPr="00CB056F" w:rsidRDefault="00B47A94" w:rsidP="00D15FB4">
            <w:pPr>
              <w:spacing w:after="0" w:line="240" w:lineRule="auto"/>
              <w:ind w:firstLine="0"/>
              <w:jc w:val="center"/>
              <w:rPr>
                <w:rFonts w:ascii="Times New Roman" w:hAnsi="Times New Roman" w:cs="Times New Roman"/>
                <w:sz w:val="24"/>
                <w:szCs w:val="24"/>
              </w:rPr>
            </w:pPr>
            <w:r w:rsidRPr="00CB056F">
              <w:rPr>
                <w:rFonts w:ascii="Times New Roman" w:hAnsi="Times New Roman" w:cs="Times New Roman"/>
                <w:sz w:val="24"/>
                <w:szCs w:val="24"/>
              </w:rPr>
              <w:t>1,670</w:t>
            </w:r>
          </w:p>
        </w:tc>
        <w:tc>
          <w:tcPr>
            <w:tcW w:w="1444" w:type="dxa"/>
          </w:tcPr>
          <w:p w14:paraId="6BF01958" w14:textId="77777777" w:rsidR="00B47A94" w:rsidRPr="00CB056F" w:rsidRDefault="00B47A94" w:rsidP="00D15FB4">
            <w:pPr>
              <w:spacing w:after="0" w:line="240" w:lineRule="auto"/>
              <w:ind w:firstLine="0"/>
              <w:jc w:val="center"/>
              <w:rPr>
                <w:rFonts w:ascii="Times New Roman" w:hAnsi="Times New Roman" w:cs="Times New Roman"/>
                <w:sz w:val="24"/>
                <w:szCs w:val="24"/>
              </w:rPr>
            </w:pPr>
            <w:r w:rsidRPr="00CB056F">
              <w:rPr>
                <w:rFonts w:ascii="Times New Roman" w:hAnsi="Times New Roman" w:cs="Times New Roman"/>
                <w:sz w:val="24"/>
                <w:szCs w:val="24"/>
              </w:rPr>
              <w:t>0,600</w:t>
            </w:r>
          </w:p>
        </w:tc>
        <w:tc>
          <w:tcPr>
            <w:tcW w:w="1324" w:type="dxa"/>
          </w:tcPr>
          <w:p w14:paraId="7509435F" w14:textId="77777777" w:rsidR="00B47A94" w:rsidRPr="00CB056F" w:rsidRDefault="00B47A94" w:rsidP="00D15FB4">
            <w:pPr>
              <w:spacing w:after="0" w:line="240" w:lineRule="auto"/>
              <w:ind w:firstLine="0"/>
              <w:jc w:val="center"/>
              <w:rPr>
                <w:rFonts w:ascii="Times New Roman" w:hAnsi="Times New Roman" w:cs="Times New Roman"/>
                <w:sz w:val="24"/>
                <w:szCs w:val="24"/>
              </w:rPr>
            </w:pPr>
            <w:r w:rsidRPr="00CB056F">
              <w:rPr>
                <w:rFonts w:ascii="Times New Roman" w:hAnsi="Times New Roman" w:cs="Times New Roman"/>
                <w:sz w:val="24"/>
                <w:szCs w:val="24"/>
              </w:rPr>
              <w:t>-0,25</w:t>
            </w:r>
          </w:p>
        </w:tc>
      </w:tr>
      <w:tr w:rsidR="00B47A94" w:rsidRPr="00CB056F" w14:paraId="6A2BF050" w14:textId="77777777" w:rsidTr="00B47A94">
        <w:trPr>
          <w:divId w:val="132019385"/>
          <w:trHeight w:val="467"/>
          <w:jc w:val="center"/>
        </w:trPr>
        <w:tc>
          <w:tcPr>
            <w:tcW w:w="1024" w:type="dxa"/>
          </w:tcPr>
          <w:p w14:paraId="336A4AFE" w14:textId="77777777" w:rsidR="00B47A94" w:rsidRPr="00CB056F" w:rsidRDefault="00B47A94" w:rsidP="00D15FB4">
            <w:pPr>
              <w:spacing w:after="0" w:line="240" w:lineRule="auto"/>
              <w:ind w:firstLine="0"/>
              <w:jc w:val="center"/>
              <w:rPr>
                <w:rFonts w:ascii="Times New Roman" w:hAnsi="Times New Roman" w:cs="Times New Roman"/>
                <w:sz w:val="24"/>
                <w:szCs w:val="24"/>
              </w:rPr>
            </w:pPr>
            <w:r w:rsidRPr="00CB056F">
              <w:rPr>
                <w:rFonts w:ascii="Times New Roman" w:hAnsi="Times New Roman" w:cs="Times New Roman"/>
                <w:sz w:val="24"/>
                <w:szCs w:val="24"/>
              </w:rPr>
              <w:t>10</w:t>
            </w:r>
          </w:p>
        </w:tc>
        <w:tc>
          <w:tcPr>
            <w:tcW w:w="1948" w:type="dxa"/>
          </w:tcPr>
          <w:p w14:paraId="0FCBBA6F" w14:textId="77777777" w:rsidR="00B47A94" w:rsidRPr="00CB056F" w:rsidRDefault="00B47A94" w:rsidP="00D15FB4">
            <w:pPr>
              <w:spacing w:after="0" w:line="240" w:lineRule="auto"/>
              <w:ind w:firstLine="0"/>
              <w:jc w:val="center"/>
              <w:rPr>
                <w:rFonts w:ascii="Times New Roman" w:hAnsi="Times New Roman" w:cs="Times New Roman"/>
                <w:sz w:val="24"/>
                <w:szCs w:val="24"/>
              </w:rPr>
            </w:pPr>
            <w:r w:rsidRPr="00CB056F">
              <w:rPr>
                <w:rFonts w:ascii="Times New Roman" w:hAnsi="Times New Roman" w:cs="Times New Roman"/>
                <w:sz w:val="24"/>
                <w:szCs w:val="24"/>
              </w:rPr>
              <w:t>2,000</w:t>
            </w:r>
          </w:p>
        </w:tc>
        <w:tc>
          <w:tcPr>
            <w:tcW w:w="1444" w:type="dxa"/>
          </w:tcPr>
          <w:p w14:paraId="15BBE4BB" w14:textId="77777777" w:rsidR="00B47A94" w:rsidRPr="00CB056F" w:rsidRDefault="00B47A94" w:rsidP="00D15FB4">
            <w:pPr>
              <w:spacing w:after="0" w:line="240" w:lineRule="auto"/>
              <w:ind w:firstLine="0"/>
              <w:jc w:val="center"/>
              <w:rPr>
                <w:rFonts w:ascii="Times New Roman" w:hAnsi="Times New Roman" w:cs="Times New Roman"/>
                <w:sz w:val="24"/>
                <w:szCs w:val="24"/>
              </w:rPr>
            </w:pPr>
            <w:r w:rsidRPr="00CB056F">
              <w:rPr>
                <w:rFonts w:ascii="Times New Roman" w:hAnsi="Times New Roman" w:cs="Times New Roman"/>
                <w:sz w:val="24"/>
                <w:szCs w:val="24"/>
              </w:rPr>
              <w:t>0,500</w:t>
            </w:r>
          </w:p>
        </w:tc>
        <w:tc>
          <w:tcPr>
            <w:tcW w:w="1324" w:type="dxa"/>
          </w:tcPr>
          <w:p w14:paraId="64429A72" w14:textId="77777777" w:rsidR="00B47A94" w:rsidRPr="00CB056F" w:rsidRDefault="00B47A94" w:rsidP="00D15FB4">
            <w:pPr>
              <w:spacing w:after="0" w:line="240" w:lineRule="auto"/>
              <w:ind w:firstLine="0"/>
              <w:jc w:val="center"/>
              <w:rPr>
                <w:rFonts w:ascii="Times New Roman" w:hAnsi="Times New Roman" w:cs="Times New Roman"/>
                <w:sz w:val="24"/>
                <w:szCs w:val="24"/>
              </w:rPr>
            </w:pPr>
            <w:r w:rsidRPr="00CB056F">
              <w:rPr>
                <w:rFonts w:ascii="Times New Roman" w:hAnsi="Times New Roman" w:cs="Times New Roman"/>
                <w:sz w:val="24"/>
                <w:szCs w:val="24"/>
              </w:rPr>
              <w:t>0,00</w:t>
            </w:r>
          </w:p>
        </w:tc>
      </w:tr>
      <w:tr w:rsidR="00B47A94" w:rsidRPr="00CB056F" w14:paraId="54DFCDEA" w14:textId="77777777" w:rsidTr="00B47A94">
        <w:trPr>
          <w:divId w:val="132019385"/>
          <w:trHeight w:val="467"/>
          <w:jc w:val="center"/>
        </w:trPr>
        <w:tc>
          <w:tcPr>
            <w:tcW w:w="1024" w:type="dxa"/>
          </w:tcPr>
          <w:p w14:paraId="32AF124B" w14:textId="77777777" w:rsidR="00B47A94" w:rsidRPr="00CB056F" w:rsidRDefault="00B47A94" w:rsidP="00D15FB4">
            <w:pPr>
              <w:spacing w:after="0" w:line="240" w:lineRule="auto"/>
              <w:ind w:firstLine="0"/>
              <w:jc w:val="center"/>
              <w:rPr>
                <w:rFonts w:ascii="Times New Roman" w:hAnsi="Times New Roman" w:cs="Times New Roman"/>
                <w:sz w:val="24"/>
                <w:szCs w:val="24"/>
              </w:rPr>
            </w:pPr>
            <w:r w:rsidRPr="00CB056F">
              <w:rPr>
                <w:rFonts w:ascii="Times New Roman" w:hAnsi="Times New Roman" w:cs="Times New Roman"/>
                <w:sz w:val="24"/>
                <w:szCs w:val="24"/>
              </w:rPr>
              <w:t>11</w:t>
            </w:r>
          </w:p>
        </w:tc>
        <w:tc>
          <w:tcPr>
            <w:tcW w:w="1948" w:type="dxa"/>
          </w:tcPr>
          <w:p w14:paraId="015D89F0" w14:textId="77777777" w:rsidR="00B47A94" w:rsidRPr="00CB056F" w:rsidRDefault="00B47A94" w:rsidP="00D15FB4">
            <w:pPr>
              <w:spacing w:after="0" w:line="240" w:lineRule="auto"/>
              <w:ind w:firstLine="0"/>
              <w:jc w:val="center"/>
              <w:rPr>
                <w:rFonts w:ascii="Times New Roman" w:hAnsi="Times New Roman" w:cs="Times New Roman"/>
                <w:sz w:val="24"/>
                <w:szCs w:val="24"/>
              </w:rPr>
            </w:pPr>
            <w:r w:rsidRPr="00CB056F">
              <w:rPr>
                <w:rFonts w:ascii="Times New Roman" w:hAnsi="Times New Roman" w:cs="Times New Roman"/>
                <w:sz w:val="24"/>
                <w:szCs w:val="24"/>
              </w:rPr>
              <w:t>2,500</w:t>
            </w:r>
          </w:p>
        </w:tc>
        <w:tc>
          <w:tcPr>
            <w:tcW w:w="1444" w:type="dxa"/>
          </w:tcPr>
          <w:p w14:paraId="7C81629F" w14:textId="77777777" w:rsidR="00B47A94" w:rsidRPr="00CB056F" w:rsidRDefault="00B47A94" w:rsidP="00D15FB4">
            <w:pPr>
              <w:spacing w:after="0" w:line="240" w:lineRule="auto"/>
              <w:ind w:firstLine="0"/>
              <w:jc w:val="center"/>
              <w:rPr>
                <w:rFonts w:ascii="Times New Roman" w:hAnsi="Times New Roman" w:cs="Times New Roman"/>
                <w:sz w:val="24"/>
                <w:szCs w:val="24"/>
              </w:rPr>
            </w:pPr>
            <w:r w:rsidRPr="00CB056F">
              <w:rPr>
                <w:rFonts w:ascii="Times New Roman" w:hAnsi="Times New Roman" w:cs="Times New Roman"/>
                <w:sz w:val="24"/>
                <w:szCs w:val="24"/>
              </w:rPr>
              <w:t>0,400</w:t>
            </w:r>
          </w:p>
        </w:tc>
        <w:tc>
          <w:tcPr>
            <w:tcW w:w="1324" w:type="dxa"/>
          </w:tcPr>
          <w:p w14:paraId="0AB174F0" w14:textId="77777777" w:rsidR="00B47A94" w:rsidRPr="00CB056F" w:rsidRDefault="00B47A94" w:rsidP="00D15FB4">
            <w:pPr>
              <w:spacing w:after="0" w:line="240" w:lineRule="auto"/>
              <w:ind w:firstLine="0"/>
              <w:jc w:val="center"/>
              <w:rPr>
                <w:rFonts w:ascii="Times New Roman" w:hAnsi="Times New Roman" w:cs="Times New Roman"/>
                <w:sz w:val="24"/>
                <w:szCs w:val="24"/>
              </w:rPr>
            </w:pPr>
            <w:r w:rsidRPr="00CB056F">
              <w:rPr>
                <w:rFonts w:ascii="Times New Roman" w:hAnsi="Times New Roman" w:cs="Times New Roman"/>
                <w:sz w:val="24"/>
                <w:szCs w:val="24"/>
              </w:rPr>
              <w:t>0,25</w:t>
            </w:r>
          </w:p>
        </w:tc>
      </w:tr>
      <w:tr w:rsidR="00B47A94" w:rsidRPr="00CB056F" w14:paraId="19E08353" w14:textId="77777777" w:rsidTr="00B47A94">
        <w:trPr>
          <w:divId w:val="132019385"/>
          <w:trHeight w:val="488"/>
          <w:jc w:val="center"/>
        </w:trPr>
        <w:tc>
          <w:tcPr>
            <w:tcW w:w="1024" w:type="dxa"/>
          </w:tcPr>
          <w:p w14:paraId="28EB62BA" w14:textId="77777777" w:rsidR="00B47A94" w:rsidRPr="00CB056F" w:rsidRDefault="00B47A94" w:rsidP="00D15FB4">
            <w:pPr>
              <w:spacing w:after="0" w:line="240" w:lineRule="auto"/>
              <w:ind w:firstLine="0"/>
              <w:jc w:val="center"/>
              <w:rPr>
                <w:rFonts w:ascii="Times New Roman" w:hAnsi="Times New Roman" w:cs="Times New Roman"/>
                <w:sz w:val="24"/>
                <w:szCs w:val="24"/>
              </w:rPr>
            </w:pPr>
            <w:r w:rsidRPr="00CB056F">
              <w:rPr>
                <w:rFonts w:ascii="Times New Roman" w:hAnsi="Times New Roman" w:cs="Times New Roman"/>
                <w:sz w:val="24"/>
                <w:szCs w:val="24"/>
              </w:rPr>
              <w:t>12</w:t>
            </w:r>
          </w:p>
        </w:tc>
        <w:tc>
          <w:tcPr>
            <w:tcW w:w="1948" w:type="dxa"/>
          </w:tcPr>
          <w:p w14:paraId="69372F71" w14:textId="77777777" w:rsidR="00B47A94" w:rsidRPr="00CB056F" w:rsidRDefault="00B47A94" w:rsidP="00D15FB4">
            <w:pPr>
              <w:spacing w:after="0" w:line="240" w:lineRule="auto"/>
              <w:ind w:firstLine="0"/>
              <w:jc w:val="center"/>
              <w:rPr>
                <w:rFonts w:ascii="Times New Roman" w:hAnsi="Times New Roman" w:cs="Times New Roman"/>
                <w:sz w:val="24"/>
                <w:szCs w:val="24"/>
              </w:rPr>
            </w:pPr>
            <w:r w:rsidRPr="00CB056F">
              <w:rPr>
                <w:rFonts w:ascii="Times New Roman" w:hAnsi="Times New Roman" w:cs="Times New Roman"/>
                <w:sz w:val="24"/>
                <w:szCs w:val="24"/>
              </w:rPr>
              <w:t>3,330</w:t>
            </w:r>
          </w:p>
        </w:tc>
        <w:tc>
          <w:tcPr>
            <w:tcW w:w="1444" w:type="dxa"/>
          </w:tcPr>
          <w:p w14:paraId="0523F2E6" w14:textId="77777777" w:rsidR="00B47A94" w:rsidRPr="00CB056F" w:rsidRDefault="00B47A94" w:rsidP="00D15FB4">
            <w:pPr>
              <w:spacing w:after="0" w:line="240" w:lineRule="auto"/>
              <w:ind w:firstLine="0"/>
              <w:jc w:val="center"/>
              <w:rPr>
                <w:rFonts w:ascii="Times New Roman" w:hAnsi="Times New Roman" w:cs="Times New Roman"/>
                <w:sz w:val="24"/>
                <w:szCs w:val="24"/>
              </w:rPr>
            </w:pPr>
            <w:r w:rsidRPr="00CB056F">
              <w:rPr>
                <w:rFonts w:ascii="Times New Roman" w:hAnsi="Times New Roman" w:cs="Times New Roman"/>
                <w:sz w:val="24"/>
                <w:szCs w:val="24"/>
              </w:rPr>
              <w:t>0,300</w:t>
            </w:r>
          </w:p>
        </w:tc>
        <w:tc>
          <w:tcPr>
            <w:tcW w:w="1324" w:type="dxa"/>
          </w:tcPr>
          <w:p w14:paraId="4F2A03CC" w14:textId="77777777" w:rsidR="00B47A94" w:rsidRPr="00CB056F" w:rsidRDefault="00B47A94" w:rsidP="00D15FB4">
            <w:pPr>
              <w:spacing w:after="0" w:line="240" w:lineRule="auto"/>
              <w:ind w:firstLine="0"/>
              <w:jc w:val="center"/>
              <w:rPr>
                <w:rFonts w:ascii="Times New Roman" w:hAnsi="Times New Roman" w:cs="Times New Roman"/>
                <w:sz w:val="24"/>
                <w:szCs w:val="24"/>
              </w:rPr>
            </w:pPr>
            <w:r w:rsidRPr="00CB056F">
              <w:rPr>
                <w:rFonts w:ascii="Times New Roman" w:hAnsi="Times New Roman" w:cs="Times New Roman"/>
                <w:sz w:val="24"/>
                <w:szCs w:val="24"/>
              </w:rPr>
              <w:t>0,52</w:t>
            </w:r>
          </w:p>
        </w:tc>
      </w:tr>
      <w:tr w:rsidR="00B47A94" w:rsidRPr="00CB056F" w14:paraId="5088FE01" w14:textId="77777777" w:rsidTr="00B47A94">
        <w:trPr>
          <w:divId w:val="132019385"/>
          <w:trHeight w:val="467"/>
          <w:jc w:val="center"/>
        </w:trPr>
        <w:tc>
          <w:tcPr>
            <w:tcW w:w="1024" w:type="dxa"/>
          </w:tcPr>
          <w:p w14:paraId="551AD54D" w14:textId="77777777" w:rsidR="00B47A94" w:rsidRPr="00CB056F" w:rsidRDefault="00B47A94" w:rsidP="00D15FB4">
            <w:pPr>
              <w:spacing w:after="0" w:line="240" w:lineRule="auto"/>
              <w:ind w:firstLine="0"/>
              <w:jc w:val="center"/>
              <w:rPr>
                <w:rFonts w:ascii="Times New Roman" w:hAnsi="Times New Roman" w:cs="Times New Roman"/>
                <w:sz w:val="24"/>
                <w:szCs w:val="24"/>
              </w:rPr>
            </w:pPr>
            <w:r w:rsidRPr="00CB056F">
              <w:rPr>
                <w:rFonts w:ascii="Times New Roman" w:hAnsi="Times New Roman" w:cs="Times New Roman"/>
                <w:sz w:val="24"/>
                <w:szCs w:val="24"/>
              </w:rPr>
              <w:t>13</w:t>
            </w:r>
          </w:p>
        </w:tc>
        <w:tc>
          <w:tcPr>
            <w:tcW w:w="1948" w:type="dxa"/>
          </w:tcPr>
          <w:p w14:paraId="0175D620" w14:textId="77777777" w:rsidR="00B47A94" w:rsidRPr="00CB056F" w:rsidRDefault="00B47A94" w:rsidP="00D15FB4">
            <w:pPr>
              <w:spacing w:after="0" w:line="240" w:lineRule="auto"/>
              <w:ind w:firstLine="0"/>
              <w:jc w:val="center"/>
              <w:rPr>
                <w:rFonts w:ascii="Times New Roman" w:hAnsi="Times New Roman" w:cs="Times New Roman"/>
                <w:sz w:val="24"/>
                <w:szCs w:val="24"/>
              </w:rPr>
            </w:pPr>
            <w:r w:rsidRPr="00CB056F">
              <w:rPr>
                <w:rFonts w:ascii="Times New Roman" w:hAnsi="Times New Roman" w:cs="Times New Roman"/>
                <w:sz w:val="24"/>
                <w:szCs w:val="24"/>
              </w:rPr>
              <w:t>4,000</w:t>
            </w:r>
          </w:p>
        </w:tc>
        <w:tc>
          <w:tcPr>
            <w:tcW w:w="1444" w:type="dxa"/>
          </w:tcPr>
          <w:p w14:paraId="20A4335D" w14:textId="77777777" w:rsidR="00B47A94" w:rsidRPr="00CB056F" w:rsidRDefault="00B47A94" w:rsidP="00D15FB4">
            <w:pPr>
              <w:spacing w:after="0" w:line="240" w:lineRule="auto"/>
              <w:ind w:firstLine="0"/>
              <w:jc w:val="center"/>
              <w:rPr>
                <w:rFonts w:ascii="Times New Roman" w:hAnsi="Times New Roman" w:cs="Times New Roman"/>
                <w:sz w:val="24"/>
                <w:szCs w:val="24"/>
              </w:rPr>
            </w:pPr>
            <w:r w:rsidRPr="00CB056F">
              <w:rPr>
                <w:rFonts w:ascii="Times New Roman" w:hAnsi="Times New Roman" w:cs="Times New Roman"/>
                <w:sz w:val="24"/>
                <w:szCs w:val="24"/>
              </w:rPr>
              <w:t>0,250</w:t>
            </w:r>
          </w:p>
        </w:tc>
        <w:tc>
          <w:tcPr>
            <w:tcW w:w="1324" w:type="dxa"/>
          </w:tcPr>
          <w:p w14:paraId="565330EE" w14:textId="77777777" w:rsidR="00B47A94" w:rsidRPr="00CB056F" w:rsidRDefault="00B47A94" w:rsidP="00D15FB4">
            <w:pPr>
              <w:spacing w:after="0" w:line="240" w:lineRule="auto"/>
              <w:ind w:firstLine="0"/>
              <w:jc w:val="center"/>
              <w:rPr>
                <w:rFonts w:ascii="Times New Roman" w:hAnsi="Times New Roman" w:cs="Times New Roman"/>
                <w:sz w:val="24"/>
                <w:szCs w:val="24"/>
              </w:rPr>
            </w:pPr>
            <w:r w:rsidRPr="00CB056F">
              <w:rPr>
                <w:rFonts w:ascii="Times New Roman" w:hAnsi="Times New Roman" w:cs="Times New Roman"/>
                <w:sz w:val="24"/>
                <w:szCs w:val="24"/>
              </w:rPr>
              <w:t>0,67</w:t>
            </w:r>
          </w:p>
        </w:tc>
      </w:tr>
      <w:tr w:rsidR="00B47A94" w:rsidRPr="00CB056F" w14:paraId="3BEFF05C" w14:textId="77777777" w:rsidTr="00B47A94">
        <w:trPr>
          <w:divId w:val="132019385"/>
          <w:trHeight w:val="467"/>
          <w:jc w:val="center"/>
        </w:trPr>
        <w:tc>
          <w:tcPr>
            <w:tcW w:w="1024" w:type="dxa"/>
          </w:tcPr>
          <w:p w14:paraId="32853EEF" w14:textId="77777777" w:rsidR="00B47A94" w:rsidRPr="00CB056F" w:rsidRDefault="00B47A94" w:rsidP="00D15FB4">
            <w:pPr>
              <w:spacing w:after="0" w:line="240" w:lineRule="auto"/>
              <w:ind w:firstLine="0"/>
              <w:jc w:val="center"/>
              <w:rPr>
                <w:rFonts w:ascii="Times New Roman" w:hAnsi="Times New Roman" w:cs="Times New Roman"/>
                <w:sz w:val="24"/>
                <w:szCs w:val="24"/>
              </w:rPr>
            </w:pPr>
            <w:r w:rsidRPr="00CB056F">
              <w:rPr>
                <w:rFonts w:ascii="Times New Roman" w:hAnsi="Times New Roman" w:cs="Times New Roman"/>
                <w:sz w:val="24"/>
                <w:szCs w:val="24"/>
              </w:rPr>
              <w:t>14</w:t>
            </w:r>
          </w:p>
        </w:tc>
        <w:tc>
          <w:tcPr>
            <w:tcW w:w="1948" w:type="dxa"/>
          </w:tcPr>
          <w:p w14:paraId="3CCC371C" w14:textId="77777777" w:rsidR="00B47A94" w:rsidRPr="00CB056F" w:rsidRDefault="00B47A94" w:rsidP="00D15FB4">
            <w:pPr>
              <w:spacing w:after="0" w:line="240" w:lineRule="auto"/>
              <w:ind w:firstLine="0"/>
              <w:jc w:val="center"/>
              <w:rPr>
                <w:rFonts w:ascii="Times New Roman" w:hAnsi="Times New Roman" w:cs="Times New Roman"/>
                <w:sz w:val="24"/>
                <w:szCs w:val="24"/>
              </w:rPr>
            </w:pPr>
            <w:r w:rsidRPr="00CB056F">
              <w:rPr>
                <w:rFonts w:ascii="Times New Roman" w:hAnsi="Times New Roman" w:cs="Times New Roman"/>
                <w:sz w:val="24"/>
                <w:szCs w:val="24"/>
              </w:rPr>
              <w:t>5,000</w:t>
            </w:r>
          </w:p>
        </w:tc>
        <w:tc>
          <w:tcPr>
            <w:tcW w:w="1444" w:type="dxa"/>
          </w:tcPr>
          <w:p w14:paraId="016AF050" w14:textId="77777777" w:rsidR="00B47A94" w:rsidRPr="00CB056F" w:rsidRDefault="00B47A94" w:rsidP="00D15FB4">
            <w:pPr>
              <w:spacing w:after="0" w:line="240" w:lineRule="auto"/>
              <w:ind w:firstLine="0"/>
              <w:jc w:val="center"/>
              <w:rPr>
                <w:rFonts w:ascii="Times New Roman" w:hAnsi="Times New Roman" w:cs="Times New Roman"/>
                <w:sz w:val="24"/>
                <w:szCs w:val="24"/>
              </w:rPr>
            </w:pPr>
            <w:r w:rsidRPr="00CB056F">
              <w:rPr>
                <w:rFonts w:ascii="Times New Roman" w:hAnsi="Times New Roman" w:cs="Times New Roman"/>
                <w:sz w:val="24"/>
                <w:szCs w:val="24"/>
              </w:rPr>
              <w:t>0,200</w:t>
            </w:r>
          </w:p>
        </w:tc>
        <w:tc>
          <w:tcPr>
            <w:tcW w:w="1324" w:type="dxa"/>
          </w:tcPr>
          <w:p w14:paraId="7E91D6F2" w14:textId="77777777" w:rsidR="00B47A94" w:rsidRPr="00CB056F" w:rsidRDefault="00B47A94" w:rsidP="00D15FB4">
            <w:pPr>
              <w:spacing w:after="0" w:line="240" w:lineRule="auto"/>
              <w:ind w:firstLine="0"/>
              <w:jc w:val="center"/>
              <w:rPr>
                <w:rFonts w:ascii="Times New Roman" w:hAnsi="Times New Roman" w:cs="Times New Roman"/>
                <w:sz w:val="24"/>
                <w:szCs w:val="24"/>
              </w:rPr>
            </w:pPr>
            <w:r w:rsidRPr="00CB056F">
              <w:rPr>
                <w:rFonts w:ascii="Times New Roman" w:hAnsi="Times New Roman" w:cs="Times New Roman"/>
                <w:sz w:val="24"/>
                <w:szCs w:val="24"/>
              </w:rPr>
              <w:t>0,84</w:t>
            </w:r>
          </w:p>
        </w:tc>
      </w:tr>
      <w:tr w:rsidR="00B47A94" w:rsidRPr="00CB056F" w14:paraId="7D2264B4" w14:textId="77777777" w:rsidTr="00B47A94">
        <w:trPr>
          <w:divId w:val="132019385"/>
          <w:trHeight w:val="467"/>
          <w:jc w:val="center"/>
        </w:trPr>
        <w:tc>
          <w:tcPr>
            <w:tcW w:w="1024" w:type="dxa"/>
          </w:tcPr>
          <w:p w14:paraId="7EE4D4C2" w14:textId="77777777" w:rsidR="00B47A94" w:rsidRPr="00CB056F" w:rsidRDefault="00B47A94" w:rsidP="00D15FB4">
            <w:pPr>
              <w:spacing w:after="0" w:line="240" w:lineRule="auto"/>
              <w:ind w:firstLine="0"/>
              <w:jc w:val="center"/>
              <w:rPr>
                <w:rFonts w:ascii="Times New Roman" w:hAnsi="Times New Roman" w:cs="Times New Roman"/>
                <w:sz w:val="24"/>
                <w:szCs w:val="24"/>
              </w:rPr>
            </w:pPr>
            <w:r w:rsidRPr="00CB056F">
              <w:rPr>
                <w:rFonts w:ascii="Times New Roman" w:hAnsi="Times New Roman" w:cs="Times New Roman"/>
                <w:sz w:val="24"/>
                <w:szCs w:val="24"/>
              </w:rPr>
              <w:t>15</w:t>
            </w:r>
          </w:p>
        </w:tc>
        <w:tc>
          <w:tcPr>
            <w:tcW w:w="1948" w:type="dxa"/>
          </w:tcPr>
          <w:p w14:paraId="2BC3006D" w14:textId="77777777" w:rsidR="00B47A94" w:rsidRPr="00CB056F" w:rsidRDefault="00B47A94" w:rsidP="00D15FB4">
            <w:pPr>
              <w:spacing w:after="0" w:line="240" w:lineRule="auto"/>
              <w:ind w:firstLine="0"/>
              <w:jc w:val="center"/>
              <w:rPr>
                <w:rFonts w:ascii="Times New Roman" w:hAnsi="Times New Roman" w:cs="Times New Roman"/>
                <w:sz w:val="24"/>
                <w:szCs w:val="24"/>
              </w:rPr>
            </w:pPr>
            <w:r w:rsidRPr="00CB056F">
              <w:rPr>
                <w:rFonts w:ascii="Times New Roman" w:hAnsi="Times New Roman" w:cs="Times New Roman"/>
                <w:sz w:val="24"/>
                <w:szCs w:val="24"/>
              </w:rPr>
              <w:t>10,000</w:t>
            </w:r>
          </w:p>
        </w:tc>
        <w:tc>
          <w:tcPr>
            <w:tcW w:w="1444" w:type="dxa"/>
          </w:tcPr>
          <w:p w14:paraId="72F42971" w14:textId="77777777" w:rsidR="00B47A94" w:rsidRPr="00CB056F" w:rsidRDefault="00B47A94" w:rsidP="00D15FB4">
            <w:pPr>
              <w:spacing w:after="0" w:line="240" w:lineRule="auto"/>
              <w:ind w:firstLine="0"/>
              <w:jc w:val="center"/>
              <w:rPr>
                <w:rFonts w:ascii="Times New Roman" w:hAnsi="Times New Roman" w:cs="Times New Roman"/>
                <w:sz w:val="24"/>
                <w:szCs w:val="24"/>
              </w:rPr>
            </w:pPr>
            <w:r w:rsidRPr="00CB056F">
              <w:rPr>
                <w:rFonts w:ascii="Times New Roman" w:hAnsi="Times New Roman" w:cs="Times New Roman"/>
                <w:sz w:val="24"/>
                <w:szCs w:val="24"/>
              </w:rPr>
              <w:t>0,100</w:t>
            </w:r>
          </w:p>
        </w:tc>
        <w:tc>
          <w:tcPr>
            <w:tcW w:w="1324" w:type="dxa"/>
          </w:tcPr>
          <w:p w14:paraId="1BE6B7B5" w14:textId="77777777" w:rsidR="00B47A94" w:rsidRPr="00CB056F" w:rsidRDefault="00B47A94" w:rsidP="00D15FB4">
            <w:pPr>
              <w:spacing w:after="0" w:line="240" w:lineRule="auto"/>
              <w:ind w:firstLine="0"/>
              <w:jc w:val="center"/>
              <w:rPr>
                <w:rFonts w:ascii="Times New Roman" w:hAnsi="Times New Roman" w:cs="Times New Roman"/>
                <w:sz w:val="24"/>
                <w:szCs w:val="24"/>
              </w:rPr>
            </w:pPr>
            <w:r w:rsidRPr="00CB056F">
              <w:rPr>
                <w:rFonts w:ascii="Times New Roman" w:hAnsi="Times New Roman" w:cs="Times New Roman"/>
                <w:sz w:val="24"/>
                <w:szCs w:val="24"/>
              </w:rPr>
              <w:t>1,28</w:t>
            </w:r>
          </w:p>
        </w:tc>
      </w:tr>
      <w:tr w:rsidR="00B47A94" w:rsidRPr="00CB056F" w14:paraId="6D1ABDF6" w14:textId="77777777" w:rsidTr="00B47A94">
        <w:trPr>
          <w:divId w:val="132019385"/>
          <w:trHeight w:val="467"/>
          <w:jc w:val="center"/>
        </w:trPr>
        <w:tc>
          <w:tcPr>
            <w:tcW w:w="1024" w:type="dxa"/>
          </w:tcPr>
          <w:p w14:paraId="2B7E584F" w14:textId="77777777" w:rsidR="00B47A94" w:rsidRPr="00CB056F" w:rsidRDefault="00B47A94" w:rsidP="00D15FB4">
            <w:pPr>
              <w:spacing w:after="0" w:line="240" w:lineRule="auto"/>
              <w:ind w:firstLine="0"/>
              <w:jc w:val="center"/>
              <w:rPr>
                <w:rFonts w:ascii="Times New Roman" w:hAnsi="Times New Roman" w:cs="Times New Roman"/>
                <w:sz w:val="24"/>
                <w:szCs w:val="24"/>
              </w:rPr>
            </w:pPr>
            <w:r w:rsidRPr="00CB056F">
              <w:rPr>
                <w:rFonts w:ascii="Times New Roman" w:hAnsi="Times New Roman" w:cs="Times New Roman"/>
                <w:sz w:val="24"/>
                <w:szCs w:val="24"/>
              </w:rPr>
              <w:t>16</w:t>
            </w:r>
          </w:p>
        </w:tc>
        <w:tc>
          <w:tcPr>
            <w:tcW w:w="1948" w:type="dxa"/>
          </w:tcPr>
          <w:p w14:paraId="290E9F8C" w14:textId="77777777" w:rsidR="00B47A94" w:rsidRPr="00CB056F" w:rsidRDefault="00B47A94" w:rsidP="00D15FB4">
            <w:pPr>
              <w:spacing w:after="0" w:line="240" w:lineRule="auto"/>
              <w:ind w:firstLine="0"/>
              <w:jc w:val="center"/>
              <w:rPr>
                <w:rFonts w:ascii="Times New Roman" w:hAnsi="Times New Roman" w:cs="Times New Roman"/>
                <w:sz w:val="24"/>
                <w:szCs w:val="24"/>
              </w:rPr>
            </w:pPr>
            <w:r w:rsidRPr="00CB056F">
              <w:rPr>
                <w:rFonts w:ascii="Times New Roman" w:hAnsi="Times New Roman" w:cs="Times New Roman"/>
                <w:sz w:val="24"/>
                <w:szCs w:val="24"/>
              </w:rPr>
              <w:t>20,000</w:t>
            </w:r>
          </w:p>
        </w:tc>
        <w:tc>
          <w:tcPr>
            <w:tcW w:w="1444" w:type="dxa"/>
          </w:tcPr>
          <w:p w14:paraId="310B9753" w14:textId="77777777" w:rsidR="00B47A94" w:rsidRPr="00CB056F" w:rsidRDefault="00B47A94" w:rsidP="00D15FB4">
            <w:pPr>
              <w:spacing w:after="0" w:line="240" w:lineRule="auto"/>
              <w:ind w:firstLine="0"/>
              <w:jc w:val="center"/>
              <w:rPr>
                <w:rFonts w:ascii="Times New Roman" w:hAnsi="Times New Roman" w:cs="Times New Roman"/>
                <w:sz w:val="24"/>
                <w:szCs w:val="24"/>
              </w:rPr>
            </w:pPr>
            <w:r w:rsidRPr="00CB056F">
              <w:rPr>
                <w:rFonts w:ascii="Times New Roman" w:hAnsi="Times New Roman" w:cs="Times New Roman"/>
                <w:sz w:val="24"/>
                <w:szCs w:val="24"/>
              </w:rPr>
              <w:t>0,050</w:t>
            </w:r>
          </w:p>
        </w:tc>
        <w:tc>
          <w:tcPr>
            <w:tcW w:w="1324" w:type="dxa"/>
          </w:tcPr>
          <w:p w14:paraId="24B92059" w14:textId="77777777" w:rsidR="00B47A94" w:rsidRPr="00CB056F" w:rsidRDefault="00B47A94" w:rsidP="00D15FB4">
            <w:pPr>
              <w:spacing w:after="0" w:line="240" w:lineRule="auto"/>
              <w:ind w:firstLine="0"/>
              <w:jc w:val="center"/>
              <w:rPr>
                <w:rFonts w:ascii="Times New Roman" w:hAnsi="Times New Roman" w:cs="Times New Roman"/>
                <w:sz w:val="24"/>
                <w:szCs w:val="24"/>
              </w:rPr>
            </w:pPr>
            <w:r w:rsidRPr="00CB056F">
              <w:rPr>
                <w:rFonts w:ascii="Times New Roman" w:hAnsi="Times New Roman" w:cs="Times New Roman"/>
                <w:sz w:val="24"/>
                <w:szCs w:val="24"/>
              </w:rPr>
              <w:t>1,64</w:t>
            </w:r>
          </w:p>
        </w:tc>
      </w:tr>
      <w:tr w:rsidR="00B47A94" w:rsidRPr="00CB056F" w14:paraId="0431CBC1" w14:textId="77777777" w:rsidTr="00B47A94">
        <w:trPr>
          <w:divId w:val="132019385"/>
          <w:trHeight w:val="467"/>
          <w:jc w:val="center"/>
        </w:trPr>
        <w:tc>
          <w:tcPr>
            <w:tcW w:w="1024" w:type="dxa"/>
          </w:tcPr>
          <w:p w14:paraId="35F67915" w14:textId="77777777" w:rsidR="00B47A94" w:rsidRPr="00CB056F" w:rsidRDefault="00B47A94" w:rsidP="00D15FB4">
            <w:pPr>
              <w:spacing w:after="0" w:line="240" w:lineRule="auto"/>
              <w:ind w:firstLine="0"/>
              <w:jc w:val="center"/>
              <w:rPr>
                <w:rFonts w:ascii="Times New Roman" w:hAnsi="Times New Roman" w:cs="Times New Roman"/>
                <w:sz w:val="24"/>
                <w:szCs w:val="24"/>
              </w:rPr>
            </w:pPr>
            <w:r w:rsidRPr="00CB056F">
              <w:rPr>
                <w:rFonts w:ascii="Times New Roman" w:hAnsi="Times New Roman" w:cs="Times New Roman"/>
                <w:sz w:val="24"/>
                <w:szCs w:val="24"/>
              </w:rPr>
              <w:t>17</w:t>
            </w:r>
          </w:p>
        </w:tc>
        <w:tc>
          <w:tcPr>
            <w:tcW w:w="1948" w:type="dxa"/>
          </w:tcPr>
          <w:p w14:paraId="4B8FF810" w14:textId="77777777" w:rsidR="00B47A94" w:rsidRPr="00CB056F" w:rsidRDefault="00B47A94" w:rsidP="00D15FB4">
            <w:pPr>
              <w:spacing w:after="0" w:line="240" w:lineRule="auto"/>
              <w:ind w:firstLine="0"/>
              <w:jc w:val="center"/>
              <w:rPr>
                <w:rFonts w:ascii="Times New Roman" w:hAnsi="Times New Roman" w:cs="Times New Roman"/>
                <w:sz w:val="24"/>
                <w:szCs w:val="24"/>
              </w:rPr>
            </w:pPr>
            <w:r w:rsidRPr="00CB056F">
              <w:rPr>
                <w:rFonts w:ascii="Times New Roman" w:hAnsi="Times New Roman" w:cs="Times New Roman"/>
                <w:sz w:val="24"/>
                <w:szCs w:val="24"/>
              </w:rPr>
              <w:t>50,000</w:t>
            </w:r>
          </w:p>
        </w:tc>
        <w:tc>
          <w:tcPr>
            <w:tcW w:w="1444" w:type="dxa"/>
          </w:tcPr>
          <w:p w14:paraId="6D2C6B0E" w14:textId="77777777" w:rsidR="00B47A94" w:rsidRPr="00CB056F" w:rsidRDefault="00B47A94" w:rsidP="00D15FB4">
            <w:pPr>
              <w:spacing w:after="0" w:line="240" w:lineRule="auto"/>
              <w:ind w:firstLine="0"/>
              <w:jc w:val="center"/>
              <w:rPr>
                <w:rFonts w:ascii="Times New Roman" w:hAnsi="Times New Roman" w:cs="Times New Roman"/>
                <w:sz w:val="24"/>
                <w:szCs w:val="24"/>
              </w:rPr>
            </w:pPr>
            <w:r w:rsidRPr="00CB056F">
              <w:rPr>
                <w:rFonts w:ascii="Times New Roman" w:hAnsi="Times New Roman" w:cs="Times New Roman"/>
                <w:sz w:val="24"/>
                <w:szCs w:val="24"/>
              </w:rPr>
              <w:t>0,020</w:t>
            </w:r>
          </w:p>
        </w:tc>
        <w:tc>
          <w:tcPr>
            <w:tcW w:w="1324" w:type="dxa"/>
          </w:tcPr>
          <w:p w14:paraId="5C13F1D8" w14:textId="77777777" w:rsidR="00B47A94" w:rsidRPr="00CB056F" w:rsidRDefault="00B47A94" w:rsidP="00D15FB4">
            <w:pPr>
              <w:spacing w:after="0" w:line="240" w:lineRule="auto"/>
              <w:ind w:firstLine="0"/>
              <w:jc w:val="center"/>
              <w:rPr>
                <w:rFonts w:ascii="Times New Roman" w:hAnsi="Times New Roman" w:cs="Times New Roman"/>
                <w:sz w:val="24"/>
                <w:szCs w:val="24"/>
              </w:rPr>
            </w:pPr>
            <w:r w:rsidRPr="00CB056F">
              <w:rPr>
                <w:rFonts w:ascii="Times New Roman" w:hAnsi="Times New Roman" w:cs="Times New Roman"/>
                <w:sz w:val="24"/>
                <w:szCs w:val="24"/>
              </w:rPr>
              <w:t>2,05</w:t>
            </w:r>
          </w:p>
        </w:tc>
      </w:tr>
      <w:tr w:rsidR="00B47A94" w:rsidRPr="00CB056F" w14:paraId="49621D18" w14:textId="77777777" w:rsidTr="00B47A94">
        <w:trPr>
          <w:divId w:val="132019385"/>
          <w:trHeight w:val="488"/>
          <w:jc w:val="center"/>
        </w:trPr>
        <w:tc>
          <w:tcPr>
            <w:tcW w:w="1024" w:type="dxa"/>
          </w:tcPr>
          <w:p w14:paraId="05626E41" w14:textId="77777777" w:rsidR="00B47A94" w:rsidRPr="00CB056F" w:rsidRDefault="00B47A94" w:rsidP="00D15FB4">
            <w:pPr>
              <w:spacing w:after="0" w:line="240" w:lineRule="auto"/>
              <w:ind w:firstLine="0"/>
              <w:jc w:val="center"/>
              <w:rPr>
                <w:rFonts w:ascii="Times New Roman" w:hAnsi="Times New Roman" w:cs="Times New Roman"/>
                <w:sz w:val="24"/>
                <w:szCs w:val="24"/>
              </w:rPr>
            </w:pPr>
            <w:r w:rsidRPr="00CB056F">
              <w:rPr>
                <w:rFonts w:ascii="Times New Roman" w:hAnsi="Times New Roman" w:cs="Times New Roman"/>
                <w:sz w:val="24"/>
                <w:szCs w:val="24"/>
              </w:rPr>
              <w:t>18</w:t>
            </w:r>
          </w:p>
        </w:tc>
        <w:tc>
          <w:tcPr>
            <w:tcW w:w="1948" w:type="dxa"/>
          </w:tcPr>
          <w:p w14:paraId="2C2C5D80" w14:textId="77777777" w:rsidR="00B47A94" w:rsidRPr="00CB056F" w:rsidRDefault="00B47A94" w:rsidP="00D15FB4">
            <w:pPr>
              <w:spacing w:after="0" w:line="240" w:lineRule="auto"/>
              <w:ind w:firstLine="0"/>
              <w:jc w:val="center"/>
              <w:rPr>
                <w:rFonts w:ascii="Times New Roman" w:hAnsi="Times New Roman" w:cs="Times New Roman"/>
                <w:sz w:val="24"/>
                <w:szCs w:val="24"/>
              </w:rPr>
            </w:pPr>
            <w:r w:rsidRPr="00CB056F">
              <w:rPr>
                <w:rFonts w:ascii="Times New Roman" w:hAnsi="Times New Roman" w:cs="Times New Roman"/>
                <w:sz w:val="24"/>
                <w:szCs w:val="24"/>
              </w:rPr>
              <w:t>100,000</w:t>
            </w:r>
          </w:p>
        </w:tc>
        <w:tc>
          <w:tcPr>
            <w:tcW w:w="1444" w:type="dxa"/>
          </w:tcPr>
          <w:p w14:paraId="3D0BBF95" w14:textId="77777777" w:rsidR="00B47A94" w:rsidRPr="00CB056F" w:rsidRDefault="00B47A94" w:rsidP="00D15FB4">
            <w:pPr>
              <w:spacing w:after="0" w:line="240" w:lineRule="auto"/>
              <w:ind w:firstLine="0"/>
              <w:jc w:val="center"/>
              <w:rPr>
                <w:rFonts w:ascii="Times New Roman" w:hAnsi="Times New Roman" w:cs="Times New Roman"/>
                <w:sz w:val="24"/>
                <w:szCs w:val="24"/>
              </w:rPr>
            </w:pPr>
            <w:r w:rsidRPr="00CB056F">
              <w:rPr>
                <w:rFonts w:ascii="Times New Roman" w:hAnsi="Times New Roman" w:cs="Times New Roman"/>
                <w:sz w:val="24"/>
                <w:szCs w:val="24"/>
              </w:rPr>
              <w:t>0,010</w:t>
            </w:r>
          </w:p>
        </w:tc>
        <w:tc>
          <w:tcPr>
            <w:tcW w:w="1324" w:type="dxa"/>
          </w:tcPr>
          <w:p w14:paraId="06C186EE" w14:textId="77777777" w:rsidR="00B47A94" w:rsidRPr="00CB056F" w:rsidRDefault="00B47A94" w:rsidP="00D15FB4">
            <w:pPr>
              <w:spacing w:after="0" w:line="240" w:lineRule="auto"/>
              <w:ind w:firstLine="0"/>
              <w:jc w:val="center"/>
              <w:rPr>
                <w:rFonts w:ascii="Times New Roman" w:hAnsi="Times New Roman" w:cs="Times New Roman"/>
                <w:sz w:val="24"/>
                <w:szCs w:val="24"/>
              </w:rPr>
            </w:pPr>
            <w:r w:rsidRPr="00CB056F">
              <w:rPr>
                <w:rFonts w:ascii="Times New Roman" w:hAnsi="Times New Roman" w:cs="Times New Roman"/>
                <w:sz w:val="24"/>
                <w:szCs w:val="24"/>
              </w:rPr>
              <w:t>2,33</w:t>
            </w:r>
          </w:p>
        </w:tc>
      </w:tr>
      <w:tr w:rsidR="00B47A94" w:rsidRPr="00CB056F" w14:paraId="1E7F1BC5" w14:textId="77777777" w:rsidTr="00B47A94">
        <w:trPr>
          <w:divId w:val="132019385"/>
          <w:trHeight w:val="467"/>
          <w:jc w:val="center"/>
        </w:trPr>
        <w:tc>
          <w:tcPr>
            <w:tcW w:w="1024" w:type="dxa"/>
          </w:tcPr>
          <w:p w14:paraId="54030A3E" w14:textId="77777777" w:rsidR="00B47A94" w:rsidRPr="00CB056F" w:rsidRDefault="00B47A94" w:rsidP="00D15FB4">
            <w:pPr>
              <w:spacing w:after="0" w:line="240" w:lineRule="auto"/>
              <w:ind w:firstLine="0"/>
              <w:jc w:val="center"/>
              <w:rPr>
                <w:rFonts w:ascii="Times New Roman" w:hAnsi="Times New Roman" w:cs="Times New Roman"/>
                <w:sz w:val="24"/>
                <w:szCs w:val="24"/>
              </w:rPr>
            </w:pPr>
            <w:r w:rsidRPr="00CB056F">
              <w:rPr>
                <w:rFonts w:ascii="Times New Roman" w:hAnsi="Times New Roman" w:cs="Times New Roman"/>
                <w:sz w:val="24"/>
                <w:szCs w:val="24"/>
              </w:rPr>
              <w:t>19</w:t>
            </w:r>
          </w:p>
        </w:tc>
        <w:tc>
          <w:tcPr>
            <w:tcW w:w="1948" w:type="dxa"/>
          </w:tcPr>
          <w:p w14:paraId="13ACD547" w14:textId="77777777" w:rsidR="00B47A94" w:rsidRPr="00CB056F" w:rsidRDefault="00B47A94" w:rsidP="00D15FB4">
            <w:pPr>
              <w:spacing w:after="0" w:line="240" w:lineRule="auto"/>
              <w:ind w:firstLine="0"/>
              <w:jc w:val="center"/>
              <w:rPr>
                <w:rFonts w:ascii="Times New Roman" w:hAnsi="Times New Roman" w:cs="Times New Roman"/>
                <w:sz w:val="24"/>
                <w:szCs w:val="24"/>
              </w:rPr>
            </w:pPr>
            <w:r w:rsidRPr="00CB056F">
              <w:rPr>
                <w:rFonts w:ascii="Times New Roman" w:hAnsi="Times New Roman" w:cs="Times New Roman"/>
                <w:sz w:val="24"/>
                <w:szCs w:val="24"/>
              </w:rPr>
              <w:t>200,000</w:t>
            </w:r>
          </w:p>
        </w:tc>
        <w:tc>
          <w:tcPr>
            <w:tcW w:w="1444" w:type="dxa"/>
          </w:tcPr>
          <w:p w14:paraId="687EB5B8" w14:textId="77777777" w:rsidR="00B47A94" w:rsidRPr="00CB056F" w:rsidRDefault="00B47A94" w:rsidP="00D15FB4">
            <w:pPr>
              <w:spacing w:after="0" w:line="240" w:lineRule="auto"/>
              <w:ind w:firstLine="0"/>
              <w:jc w:val="center"/>
              <w:rPr>
                <w:rFonts w:ascii="Times New Roman" w:hAnsi="Times New Roman" w:cs="Times New Roman"/>
                <w:sz w:val="24"/>
                <w:szCs w:val="24"/>
              </w:rPr>
            </w:pPr>
            <w:r w:rsidRPr="00CB056F">
              <w:rPr>
                <w:rFonts w:ascii="Times New Roman" w:hAnsi="Times New Roman" w:cs="Times New Roman"/>
                <w:sz w:val="24"/>
                <w:szCs w:val="24"/>
              </w:rPr>
              <w:t>0,005</w:t>
            </w:r>
          </w:p>
        </w:tc>
        <w:tc>
          <w:tcPr>
            <w:tcW w:w="1324" w:type="dxa"/>
          </w:tcPr>
          <w:p w14:paraId="600E4522" w14:textId="77777777" w:rsidR="00B47A94" w:rsidRPr="00CB056F" w:rsidRDefault="00B47A94" w:rsidP="00D15FB4">
            <w:pPr>
              <w:spacing w:after="0" w:line="240" w:lineRule="auto"/>
              <w:ind w:firstLine="0"/>
              <w:jc w:val="center"/>
              <w:rPr>
                <w:rFonts w:ascii="Times New Roman" w:hAnsi="Times New Roman" w:cs="Times New Roman"/>
                <w:sz w:val="24"/>
                <w:szCs w:val="24"/>
              </w:rPr>
            </w:pPr>
            <w:r w:rsidRPr="00CB056F">
              <w:rPr>
                <w:rFonts w:ascii="Times New Roman" w:hAnsi="Times New Roman" w:cs="Times New Roman"/>
                <w:sz w:val="24"/>
                <w:szCs w:val="24"/>
              </w:rPr>
              <w:t>2,58</w:t>
            </w:r>
          </w:p>
        </w:tc>
      </w:tr>
      <w:tr w:rsidR="00B47A94" w:rsidRPr="00CB056F" w14:paraId="3E9D9EAE" w14:textId="77777777" w:rsidTr="00B47A94">
        <w:trPr>
          <w:divId w:val="132019385"/>
          <w:trHeight w:val="467"/>
          <w:jc w:val="center"/>
        </w:trPr>
        <w:tc>
          <w:tcPr>
            <w:tcW w:w="1024" w:type="dxa"/>
          </w:tcPr>
          <w:p w14:paraId="0D59160F" w14:textId="77777777" w:rsidR="00B47A94" w:rsidRPr="00CB056F" w:rsidRDefault="00B47A94" w:rsidP="00D15FB4">
            <w:pPr>
              <w:spacing w:after="0" w:line="240" w:lineRule="auto"/>
              <w:ind w:firstLine="0"/>
              <w:jc w:val="center"/>
              <w:rPr>
                <w:rFonts w:ascii="Times New Roman" w:hAnsi="Times New Roman" w:cs="Times New Roman"/>
                <w:sz w:val="24"/>
                <w:szCs w:val="24"/>
              </w:rPr>
            </w:pPr>
            <w:r w:rsidRPr="00CB056F">
              <w:rPr>
                <w:rFonts w:ascii="Times New Roman" w:hAnsi="Times New Roman" w:cs="Times New Roman"/>
                <w:sz w:val="24"/>
                <w:szCs w:val="24"/>
              </w:rPr>
              <w:t>20</w:t>
            </w:r>
          </w:p>
        </w:tc>
        <w:tc>
          <w:tcPr>
            <w:tcW w:w="1948" w:type="dxa"/>
          </w:tcPr>
          <w:p w14:paraId="2DAFE77C" w14:textId="77777777" w:rsidR="00B47A94" w:rsidRPr="00CB056F" w:rsidRDefault="00B47A94" w:rsidP="00D15FB4">
            <w:pPr>
              <w:spacing w:after="0" w:line="240" w:lineRule="auto"/>
              <w:ind w:firstLine="0"/>
              <w:jc w:val="center"/>
              <w:rPr>
                <w:rFonts w:ascii="Times New Roman" w:hAnsi="Times New Roman" w:cs="Times New Roman"/>
                <w:sz w:val="24"/>
                <w:szCs w:val="24"/>
              </w:rPr>
            </w:pPr>
            <w:r w:rsidRPr="00CB056F">
              <w:rPr>
                <w:rFonts w:ascii="Times New Roman" w:hAnsi="Times New Roman" w:cs="Times New Roman"/>
                <w:sz w:val="24"/>
                <w:szCs w:val="24"/>
              </w:rPr>
              <w:t>500,000</w:t>
            </w:r>
          </w:p>
        </w:tc>
        <w:tc>
          <w:tcPr>
            <w:tcW w:w="1444" w:type="dxa"/>
          </w:tcPr>
          <w:p w14:paraId="50505610" w14:textId="77777777" w:rsidR="00B47A94" w:rsidRPr="00CB056F" w:rsidRDefault="00B47A94" w:rsidP="00D15FB4">
            <w:pPr>
              <w:spacing w:after="0" w:line="240" w:lineRule="auto"/>
              <w:ind w:firstLine="0"/>
              <w:jc w:val="center"/>
              <w:rPr>
                <w:rFonts w:ascii="Times New Roman" w:hAnsi="Times New Roman" w:cs="Times New Roman"/>
                <w:sz w:val="24"/>
                <w:szCs w:val="24"/>
              </w:rPr>
            </w:pPr>
            <w:r w:rsidRPr="00CB056F">
              <w:rPr>
                <w:rFonts w:ascii="Times New Roman" w:hAnsi="Times New Roman" w:cs="Times New Roman"/>
                <w:sz w:val="24"/>
                <w:szCs w:val="24"/>
              </w:rPr>
              <w:t>0,002</w:t>
            </w:r>
          </w:p>
        </w:tc>
        <w:tc>
          <w:tcPr>
            <w:tcW w:w="1324" w:type="dxa"/>
          </w:tcPr>
          <w:p w14:paraId="350291BC" w14:textId="77777777" w:rsidR="00B47A94" w:rsidRPr="00CB056F" w:rsidRDefault="00B47A94" w:rsidP="00D15FB4">
            <w:pPr>
              <w:spacing w:after="0" w:line="240" w:lineRule="auto"/>
              <w:ind w:firstLine="0"/>
              <w:jc w:val="center"/>
              <w:rPr>
                <w:rFonts w:ascii="Times New Roman" w:hAnsi="Times New Roman" w:cs="Times New Roman"/>
                <w:sz w:val="24"/>
                <w:szCs w:val="24"/>
              </w:rPr>
            </w:pPr>
            <w:r w:rsidRPr="00CB056F">
              <w:rPr>
                <w:rFonts w:ascii="Times New Roman" w:hAnsi="Times New Roman" w:cs="Times New Roman"/>
                <w:sz w:val="24"/>
                <w:szCs w:val="24"/>
              </w:rPr>
              <w:t>2,88</w:t>
            </w:r>
          </w:p>
        </w:tc>
      </w:tr>
      <w:tr w:rsidR="00B47A94" w:rsidRPr="00CB056F" w14:paraId="14A526F4" w14:textId="77777777" w:rsidTr="00B47A94">
        <w:trPr>
          <w:divId w:val="132019385"/>
          <w:trHeight w:val="543"/>
          <w:jc w:val="center"/>
        </w:trPr>
        <w:tc>
          <w:tcPr>
            <w:tcW w:w="1024" w:type="dxa"/>
          </w:tcPr>
          <w:p w14:paraId="3FDD5AB1" w14:textId="77777777" w:rsidR="00B47A94" w:rsidRPr="00CB056F" w:rsidRDefault="00B47A94" w:rsidP="00D15FB4">
            <w:pPr>
              <w:spacing w:after="0" w:line="240" w:lineRule="auto"/>
              <w:ind w:firstLine="0"/>
              <w:jc w:val="center"/>
              <w:rPr>
                <w:rFonts w:ascii="Times New Roman" w:hAnsi="Times New Roman" w:cs="Times New Roman"/>
                <w:sz w:val="24"/>
                <w:szCs w:val="24"/>
              </w:rPr>
            </w:pPr>
            <w:r w:rsidRPr="00CB056F">
              <w:rPr>
                <w:rFonts w:ascii="Times New Roman" w:hAnsi="Times New Roman" w:cs="Times New Roman"/>
                <w:sz w:val="24"/>
                <w:szCs w:val="24"/>
              </w:rPr>
              <w:t>21</w:t>
            </w:r>
          </w:p>
        </w:tc>
        <w:tc>
          <w:tcPr>
            <w:tcW w:w="1948" w:type="dxa"/>
          </w:tcPr>
          <w:p w14:paraId="29ED1E34" w14:textId="77777777" w:rsidR="00B47A94" w:rsidRPr="00CB056F" w:rsidRDefault="00B47A94" w:rsidP="00D15FB4">
            <w:pPr>
              <w:spacing w:after="0" w:line="240" w:lineRule="auto"/>
              <w:ind w:firstLine="0"/>
              <w:jc w:val="center"/>
              <w:rPr>
                <w:rFonts w:ascii="Times New Roman" w:hAnsi="Times New Roman" w:cs="Times New Roman"/>
                <w:sz w:val="24"/>
                <w:szCs w:val="24"/>
              </w:rPr>
            </w:pPr>
            <w:r w:rsidRPr="00CB056F">
              <w:rPr>
                <w:rFonts w:ascii="Times New Roman" w:hAnsi="Times New Roman" w:cs="Times New Roman"/>
                <w:sz w:val="24"/>
                <w:szCs w:val="24"/>
              </w:rPr>
              <w:t>1.000,000</w:t>
            </w:r>
          </w:p>
        </w:tc>
        <w:tc>
          <w:tcPr>
            <w:tcW w:w="1444" w:type="dxa"/>
          </w:tcPr>
          <w:p w14:paraId="08AC8BEF" w14:textId="77777777" w:rsidR="00B47A94" w:rsidRPr="00CB056F" w:rsidRDefault="00B47A94" w:rsidP="00D15FB4">
            <w:pPr>
              <w:spacing w:after="0" w:line="240" w:lineRule="auto"/>
              <w:ind w:firstLine="0"/>
              <w:jc w:val="center"/>
              <w:rPr>
                <w:rFonts w:ascii="Times New Roman" w:hAnsi="Times New Roman" w:cs="Times New Roman"/>
                <w:sz w:val="24"/>
                <w:szCs w:val="24"/>
              </w:rPr>
            </w:pPr>
            <w:r w:rsidRPr="00CB056F">
              <w:rPr>
                <w:rFonts w:ascii="Times New Roman" w:hAnsi="Times New Roman" w:cs="Times New Roman"/>
                <w:sz w:val="24"/>
                <w:szCs w:val="24"/>
              </w:rPr>
              <w:t>0,001</w:t>
            </w:r>
          </w:p>
        </w:tc>
        <w:tc>
          <w:tcPr>
            <w:tcW w:w="1324" w:type="dxa"/>
          </w:tcPr>
          <w:p w14:paraId="5E80F789" w14:textId="77777777" w:rsidR="00B47A94" w:rsidRPr="00CB056F" w:rsidRDefault="00B47A94" w:rsidP="00D15FB4">
            <w:pPr>
              <w:spacing w:after="0" w:line="240" w:lineRule="auto"/>
              <w:ind w:firstLine="0"/>
              <w:jc w:val="center"/>
              <w:rPr>
                <w:rFonts w:ascii="Times New Roman" w:hAnsi="Times New Roman" w:cs="Times New Roman"/>
                <w:sz w:val="24"/>
                <w:szCs w:val="24"/>
              </w:rPr>
            </w:pPr>
            <w:r w:rsidRPr="00CB056F">
              <w:rPr>
                <w:rFonts w:ascii="Times New Roman" w:hAnsi="Times New Roman" w:cs="Times New Roman"/>
                <w:sz w:val="24"/>
                <w:szCs w:val="24"/>
              </w:rPr>
              <w:t>3,09</w:t>
            </w:r>
          </w:p>
        </w:tc>
      </w:tr>
    </w:tbl>
    <w:p w14:paraId="280F3DB4" w14:textId="77777777" w:rsidR="00AC0F44" w:rsidRPr="00CB056F" w:rsidRDefault="00AC0F44" w:rsidP="00AC0F44">
      <w:pPr>
        <w:pStyle w:val="ListParagraph"/>
        <w:spacing w:after="160"/>
        <w:ind w:left="284" w:firstLine="0"/>
        <w:divId w:val="132019385"/>
        <w:rPr>
          <w:rFonts w:eastAsia="Times New Roman" w:cs="Times New Roman"/>
          <w:szCs w:val="24"/>
          <w:highlight w:val="white"/>
        </w:rPr>
      </w:pPr>
    </w:p>
    <w:p w14:paraId="239702C3" w14:textId="77777777" w:rsidR="00AC0F44" w:rsidRPr="00CB056F" w:rsidRDefault="00AC0F44" w:rsidP="00AC0F44">
      <w:pPr>
        <w:pStyle w:val="ListParagraph"/>
        <w:spacing w:after="160"/>
        <w:ind w:left="284" w:firstLine="0"/>
        <w:divId w:val="132019385"/>
        <w:rPr>
          <w:rFonts w:eastAsia="Times New Roman" w:cs="Times New Roman"/>
          <w:szCs w:val="24"/>
          <w:highlight w:val="white"/>
        </w:rPr>
      </w:pPr>
    </w:p>
    <w:p w14:paraId="1F8B75E9" w14:textId="77777777" w:rsidR="00AC0F44" w:rsidRPr="00CB056F" w:rsidRDefault="00AC0F44" w:rsidP="00AC0F44">
      <w:pPr>
        <w:pStyle w:val="ListParagraph"/>
        <w:spacing w:after="160"/>
        <w:ind w:left="284" w:firstLine="0"/>
        <w:divId w:val="132019385"/>
        <w:rPr>
          <w:rFonts w:eastAsia="Times New Roman" w:cs="Times New Roman"/>
          <w:szCs w:val="24"/>
          <w:highlight w:val="white"/>
        </w:rPr>
      </w:pPr>
    </w:p>
    <w:p w14:paraId="47F04445" w14:textId="673CF1A5" w:rsidR="00B47A94" w:rsidRPr="00CB056F" w:rsidRDefault="00B47A94" w:rsidP="00B47A94">
      <w:pPr>
        <w:pStyle w:val="ListParagraph"/>
        <w:numPr>
          <w:ilvl w:val="0"/>
          <w:numId w:val="15"/>
        </w:numPr>
        <w:spacing w:after="160"/>
        <w:ind w:left="284" w:hanging="284"/>
        <w:divId w:val="132019385"/>
        <w:rPr>
          <w:rFonts w:eastAsia="Times New Roman" w:cs="Times New Roman"/>
          <w:szCs w:val="24"/>
          <w:highlight w:val="white"/>
        </w:rPr>
      </w:pPr>
      <w:r w:rsidRPr="00CB056F">
        <w:rPr>
          <w:rFonts w:eastAsia="Times New Roman" w:cs="Times New Roman"/>
          <w:szCs w:val="24"/>
          <w:highlight w:val="white"/>
        </w:rPr>
        <w:lastRenderedPageBreak/>
        <w:t>Distribusi Gumbel Tipe 1</w:t>
      </w:r>
    </w:p>
    <w:p w14:paraId="6777E6A0" w14:textId="77777777" w:rsidR="00B47A94" w:rsidRPr="00CB056F" w:rsidRDefault="00B47A94" w:rsidP="00B47A94">
      <w:pPr>
        <w:divId w:val="132019385"/>
        <w:rPr>
          <w:highlight w:val="white"/>
        </w:rPr>
      </w:pPr>
      <w:r w:rsidRPr="00CB056F">
        <w:rPr>
          <w:highlight w:val="white"/>
        </w:rPr>
        <w:t xml:space="preserve">Distribusi Gumbel Tipe 1 dikenal juga sebagai distribusi ekstrem 1 </w:t>
      </w:r>
      <w:r w:rsidRPr="00CB056F">
        <w:rPr>
          <w:i/>
          <w:highlight w:val="white"/>
        </w:rPr>
        <w:t xml:space="preserve">(extreme type 1 distribution). </w:t>
      </w:r>
      <w:r w:rsidRPr="00CB056F">
        <w:rPr>
          <w:highlight w:val="white"/>
        </w:rPr>
        <w:t>Metode Distribusi Gumbel umumnya digunakan untuk menganalisis data maksimum, misalnya untuk menganalisis frekuensi banjir. Persamaan garis lurus model matematik Distribusi Gumbel Tipe 1 dapat diperoleh dengan persamaan:</w:t>
      </w:r>
    </w:p>
    <w:p w14:paraId="7DD786FA" w14:textId="77777777" w:rsidR="00B47A94" w:rsidRPr="00CB056F" w:rsidRDefault="00B47A94" w:rsidP="00B47A94">
      <w:pPr>
        <w:spacing w:line="240" w:lineRule="auto"/>
        <w:divId w:val="132019385"/>
        <w:rPr>
          <w:highlight w:val="white"/>
        </w:rPr>
      </w:pPr>
      <w:r w:rsidRPr="00CB056F">
        <w:rPr>
          <w:highlight w:val="white"/>
        </w:rPr>
        <w:t>Y</w:t>
      </w:r>
      <w:r w:rsidRPr="00CB056F">
        <w:rPr>
          <w:highlight w:val="white"/>
        </w:rPr>
        <w:tab/>
        <w:t>= a (X-X</w:t>
      </w:r>
      <w:r w:rsidRPr="00CB056F">
        <w:rPr>
          <w:highlight w:val="white"/>
          <w:vertAlign w:val="subscript"/>
        </w:rPr>
        <w:t>o</w:t>
      </w:r>
      <w:r w:rsidRPr="00CB056F">
        <w:rPr>
          <w:highlight w:val="white"/>
        </w:rPr>
        <w:t xml:space="preserve">) </w:t>
      </w:r>
    </w:p>
    <w:p w14:paraId="50621284" w14:textId="77777777" w:rsidR="00B47A94" w:rsidRPr="00CB056F" w:rsidRDefault="00B47A94" w:rsidP="00B47A94">
      <w:pPr>
        <w:spacing w:line="240" w:lineRule="auto"/>
        <w:divId w:val="132019385"/>
      </w:pPr>
      <w:r w:rsidRPr="00CB056F">
        <w:rPr>
          <w:highlight w:val="white"/>
        </w:rPr>
        <w:t>a</w:t>
      </w:r>
      <w:r w:rsidRPr="00CB056F">
        <w:rPr>
          <w:highlight w:val="white"/>
        </w:rPr>
        <w:tab/>
        <w:t xml:space="preserve">= </w:t>
      </w:r>
      <m:oMath>
        <m:f>
          <m:fPr>
            <m:ctrlPr>
              <w:rPr>
                <w:rFonts w:ascii="Cambria Math" w:hAnsi="Cambria Math"/>
                <w:i/>
              </w:rPr>
            </m:ctrlPr>
          </m:fPr>
          <m:num>
            <m:r>
              <m:rPr>
                <m:nor/>
              </m:rPr>
              <m:t>1,283</m:t>
            </m:r>
          </m:num>
          <m:den>
            <m:r>
              <m:rPr>
                <m:nor/>
              </m:rPr>
              <m:t>SD</m:t>
            </m:r>
          </m:den>
        </m:f>
      </m:oMath>
    </w:p>
    <w:p w14:paraId="5D6D28CB" w14:textId="77777777" w:rsidR="00B47A94" w:rsidRPr="00CB056F" w:rsidRDefault="00B47A94" w:rsidP="00B47A94">
      <w:pPr>
        <w:spacing w:line="240" w:lineRule="auto"/>
        <w:divId w:val="132019385"/>
      </w:pPr>
      <w:r w:rsidRPr="00CB056F">
        <w:rPr>
          <w:highlight w:val="white"/>
        </w:rPr>
        <w:t>X</w:t>
      </w:r>
      <w:r w:rsidRPr="00CB056F">
        <w:rPr>
          <w:highlight w:val="white"/>
          <w:vertAlign w:val="subscript"/>
        </w:rPr>
        <w:t>o</w:t>
      </w:r>
      <w:r w:rsidRPr="00CB056F">
        <w:rPr>
          <w:highlight w:val="white"/>
          <w:vertAlign w:val="subscript"/>
        </w:rPr>
        <w:tab/>
      </w:r>
      <w:r w:rsidRPr="00CB056F">
        <w:rPr>
          <w:highlight w:val="white"/>
        </w:rPr>
        <w:t xml:space="preserve">= </w:t>
      </w:r>
      <w:r w:rsidRPr="00CB056F">
        <w:t xml:space="preserve">X̄ - </w:t>
      </w:r>
      <m:oMath>
        <m:f>
          <m:fPr>
            <m:ctrlPr>
              <w:rPr>
                <w:rFonts w:ascii="Cambria Math" w:hAnsi="Cambria Math"/>
                <w:i/>
              </w:rPr>
            </m:ctrlPr>
          </m:fPr>
          <m:num>
            <m:r>
              <m:rPr>
                <m:nor/>
              </m:rPr>
              <m:t>0,577</m:t>
            </m:r>
          </m:num>
          <m:den>
            <m:r>
              <m:rPr>
                <m:nor/>
              </m:rPr>
              <m:t>a</m:t>
            </m:r>
          </m:den>
        </m:f>
      </m:oMath>
    </w:p>
    <w:p w14:paraId="3FC2E197" w14:textId="77777777" w:rsidR="00B47A94" w:rsidRPr="00CB056F" w:rsidRDefault="00B47A94" w:rsidP="00B47A94">
      <w:pPr>
        <w:spacing w:line="240" w:lineRule="auto"/>
        <w:divId w:val="132019385"/>
        <w:rPr>
          <w:highlight w:val="white"/>
        </w:rPr>
      </w:pPr>
      <w:r w:rsidRPr="00CB056F">
        <w:rPr>
          <w:highlight w:val="white"/>
        </w:rPr>
        <w:t>Dimana:</w:t>
      </w:r>
    </w:p>
    <w:p w14:paraId="325542A3" w14:textId="77777777" w:rsidR="00B47A94" w:rsidRPr="00CB056F" w:rsidRDefault="00B47A94" w:rsidP="00B47A94">
      <w:pPr>
        <w:spacing w:line="240" w:lineRule="auto"/>
        <w:divId w:val="132019385"/>
      </w:pPr>
      <w:r w:rsidRPr="00CB056F">
        <w:t>Y</w:t>
      </w:r>
      <w:r w:rsidRPr="00CB056F">
        <w:tab/>
        <w:t>= Nilai variabel reduksi Gumbel Tipe 1</w:t>
      </w:r>
    </w:p>
    <w:p w14:paraId="0BEA2675" w14:textId="77777777" w:rsidR="00B47A94" w:rsidRPr="00CB056F" w:rsidRDefault="00B47A94" w:rsidP="00B47A94">
      <w:pPr>
        <w:spacing w:line="240" w:lineRule="auto"/>
        <w:divId w:val="132019385"/>
      </w:pPr>
      <w:r w:rsidRPr="00CB056F">
        <w:t>X̄</w:t>
      </w:r>
      <w:r w:rsidRPr="00CB056F">
        <w:tab/>
        <w:t xml:space="preserve">= Nilai rata-rata </w:t>
      </w:r>
    </w:p>
    <w:p w14:paraId="30D215AB" w14:textId="77777777" w:rsidR="00B47A94" w:rsidRPr="00CB056F" w:rsidRDefault="00B47A94" w:rsidP="00B47A94">
      <w:pPr>
        <w:spacing w:line="240" w:lineRule="auto"/>
        <w:divId w:val="132019385"/>
      </w:pPr>
      <w:r w:rsidRPr="00CB056F">
        <w:t>SD</w:t>
      </w:r>
      <w:r w:rsidRPr="00CB056F">
        <w:tab/>
        <w:t>= Standar Deviasi</w:t>
      </w:r>
    </w:p>
    <w:p w14:paraId="06961FAF" w14:textId="77777777" w:rsidR="00B47A94" w:rsidRPr="00CB056F" w:rsidRDefault="00B47A94" w:rsidP="00B47A94">
      <w:pPr>
        <w:divId w:val="132019385"/>
      </w:pPr>
    </w:p>
    <w:p w14:paraId="484A38E4" w14:textId="77D1274C" w:rsidR="00B47A94" w:rsidRPr="00CB056F" w:rsidRDefault="00B47A94" w:rsidP="00B47A94">
      <w:pPr>
        <w:pStyle w:val="Caption"/>
        <w:divId w:val="132019385"/>
        <w:rPr>
          <w:rFonts w:cs="Times New Roman"/>
          <w:szCs w:val="24"/>
        </w:rPr>
      </w:pPr>
      <w:bookmarkStart w:id="508" w:name="_Toc221052334"/>
      <w:r w:rsidRPr="00CB056F">
        <w:t xml:space="preserve">Tabel </w:t>
      </w:r>
      <w:r w:rsidR="00241167">
        <w:fldChar w:fldCharType="begin"/>
      </w:r>
      <w:r w:rsidR="00241167">
        <w:instrText xml:space="preserve"> STYLEREF 3 \s </w:instrText>
      </w:r>
      <w:r w:rsidR="00241167">
        <w:fldChar w:fldCharType="separate"/>
      </w:r>
      <w:r w:rsidR="00241167">
        <w:rPr>
          <w:noProof/>
        </w:rPr>
        <w:t>2</w:t>
      </w:r>
      <w:r w:rsidR="00241167">
        <w:fldChar w:fldCharType="end"/>
      </w:r>
      <w:r w:rsidR="00241167">
        <w:t>.</w:t>
      </w:r>
      <w:r w:rsidR="00241167">
        <w:fldChar w:fldCharType="begin"/>
      </w:r>
      <w:r w:rsidR="00241167">
        <w:instrText xml:space="preserve"> SEQ Tabel \* ARABIC \s 3 </w:instrText>
      </w:r>
      <w:r w:rsidR="00241167">
        <w:fldChar w:fldCharType="separate"/>
      </w:r>
      <w:r w:rsidR="00241167">
        <w:rPr>
          <w:noProof/>
        </w:rPr>
        <w:t>5</w:t>
      </w:r>
      <w:r w:rsidR="00241167">
        <w:fldChar w:fldCharType="end"/>
      </w:r>
      <w:r w:rsidRPr="00CB056F">
        <w:t xml:space="preserve"> </w:t>
      </w:r>
      <w:r w:rsidRPr="00CB056F">
        <w:rPr>
          <w:rFonts w:cs="Times New Roman"/>
          <w:b w:val="0"/>
          <w:bCs/>
          <w:szCs w:val="24"/>
        </w:rPr>
        <w:t>Nilai Variabel Reduksi Gumbel Tipe 1 (Soewarno</w:t>
      </w:r>
      <w:r w:rsidR="004223B6" w:rsidRPr="00CB056F">
        <w:rPr>
          <w:rFonts w:cs="Times New Roman"/>
          <w:b w:val="0"/>
          <w:bCs/>
          <w:szCs w:val="24"/>
        </w:rPr>
        <w:t>,</w:t>
      </w:r>
      <w:r w:rsidRPr="00CB056F">
        <w:rPr>
          <w:rFonts w:cs="Times New Roman"/>
          <w:b w:val="0"/>
          <w:bCs/>
          <w:szCs w:val="24"/>
        </w:rPr>
        <w:t xml:space="preserve"> 1995)</w:t>
      </w:r>
      <w:bookmarkEnd w:id="508"/>
    </w:p>
    <w:tbl>
      <w:tblPr>
        <w:tblW w:w="494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0"/>
        <w:gridCol w:w="2200"/>
        <w:gridCol w:w="1163"/>
        <w:gridCol w:w="956"/>
      </w:tblGrid>
      <w:tr w:rsidR="00B47A94" w:rsidRPr="00CB056F" w14:paraId="1070BB9D" w14:textId="77777777" w:rsidTr="00B47A94">
        <w:trPr>
          <w:divId w:val="132019385"/>
          <w:trHeight w:val="383"/>
          <w:jc w:val="center"/>
        </w:trPr>
        <w:tc>
          <w:tcPr>
            <w:tcW w:w="630" w:type="dxa"/>
            <w:shd w:val="clear" w:color="000000" w:fill="FFFFFF"/>
            <w:noWrap/>
            <w:vAlign w:val="center"/>
            <w:hideMark/>
          </w:tcPr>
          <w:p w14:paraId="4CB5AF2E" w14:textId="77777777" w:rsidR="00B47A94" w:rsidRPr="00CB056F" w:rsidRDefault="00B47A94" w:rsidP="00D15FB4">
            <w:pPr>
              <w:pStyle w:val="RATAKIRI"/>
              <w:jc w:val="center"/>
              <w:rPr>
                <w:b/>
                <w:bCs/>
              </w:rPr>
            </w:pPr>
            <w:r w:rsidRPr="00CB056F">
              <w:rPr>
                <w:b/>
                <w:bCs/>
              </w:rPr>
              <w:t>No</w:t>
            </w:r>
          </w:p>
        </w:tc>
        <w:tc>
          <w:tcPr>
            <w:tcW w:w="2200" w:type="dxa"/>
            <w:shd w:val="clear" w:color="000000" w:fill="FFFFFF"/>
            <w:vAlign w:val="center"/>
            <w:hideMark/>
          </w:tcPr>
          <w:p w14:paraId="710E4BC7" w14:textId="77777777" w:rsidR="00B47A94" w:rsidRPr="00CB056F" w:rsidRDefault="00B47A94" w:rsidP="00D15FB4">
            <w:pPr>
              <w:pStyle w:val="RATAKIRI"/>
              <w:jc w:val="center"/>
              <w:rPr>
                <w:b/>
                <w:bCs/>
              </w:rPr>
            </w:pPr>
            <w:r w:rsidRPr="00CB056F">
              <w:rPr>
                <w:b/>
                <w:bCs/>
              </w:rPr>
              <w:t>Periode Ulang, T (Tahun)</w:t>
            </w:r>
          </w:p>
        </w:tc>
        <w:tc>
          <w:tcPr>
            <w:tcW w:w="1163" w:type="dxa"/>
            <w:shd w:val="clear" w:color="000000" w:fill="FFFFFF"/>
            <w:vAlign w:val="center"/>
            <w:hideMark/>
          </w:tcPr>
          <w:p w14:paraId="4C7E09DA" w14:textId="77777777" w:rsidR="00B47A94" w:rsidRPr="00CB056F" w:rsidRDefault="00B47A94" w:rsidP="00D15FB4">
            <w:pPr>
              <w:pStyle w:val="RATAKIRI"/>
              <w:jc w:val="center"/>
              <w:rPr>
                <w:b/>
                <w:bCs/>
              </w:rPr>
            </w:pPr>
            <w:r w:rsidRPr="00CB056F">
              <w:rPr>
                <w:b/>
                <w:bCs/>
              </w:rPr>
              <w:t>Peluang</w:t>
            </w:r>
          </w:p>
        </w:tc>
        <w:tc>
          <w:tcPr>
            <w:tcW w:w="956" w:type="dxa"/>
            <w:shd w:val="clear" w:color="000000" w:fill="FFFFFF"/>
            <w:vAlign w:val="center"/>
            <w:hideMark/>
          </w:tcPr>
          <w:p w14:paraId="1A4CD414" w14:textId="77777777" w:rsidR="00B47A94" w:rsidRPr="00CB056F" w:rsidRDefault="00B47A94" w:rsidP="00D15FB4">
            <w:pPr>
              <w:pStyle w:val="RATAKIRI"/>
              <w:jc w:val="center"/>
              <w:rPr>
                <w:b/>
                <w:bCs/>
              </w:rPr>
            </w:pPr>
            <w:r w:rsidRPr="00CB056F">
              <w:rPr>
                <w:b/>
                <w:bCs/>
              </w:rPr>
              <w:t>Y</w:t>
            </w:r>
          </w:p>
        </w:tc>
      </w:tr>
      <w:tr w:rsidR="00B47A94" w:rsidRPr="00CB056F" w14:paraId="3103BED3" w14:textId="77777777" w:rsidTr="00B47A94">
        <w:trPr>
          <w:divId w:val="132019385"/>
          <w:trHeight w:val="383"/>
          <w:jc w:val="center"/>
        </w:trPr>
        <w:tc>
          <w:tcPr>
            <w:tcW w:w="630" w:type="dxa"/>
            <w:shd w:val="clear" w:color="000000" w:fill="FFFFFF"/>
            <w:noWrap/>
            <w:vAlign w:val="center"/>
            <w:hideMark/>
          </w:tcPr>
          <w:p w14:paraId="4FDA404A" w14:textId="77777777" w:rsidR="00B47A94" w:rsidRPr="00CB056F" w:rsidRDefault="00B47A94" w:rsidP="00D15FB4">
            <w:pPr>
              <w:pStyle w:val="RATAKIRI"/>
            </w:pPr>
            <w:r w:rsidRPr="00CB056F">
              <w:t>1</w:t>
            </w:r>
          </w:p>
        </w:tc>
        <w:tc>
          <w:tcPr>
            <w:tcW w:w="2200" w:type="dxa"/>
            <w:shd w:val="clear" w:color="000000" w:fill="FFFFFF"/>
            <w:vAlign w:val="center"/>
            <w:hideMark/>
          </w:tcPr>
          <w:p w14:paraId="02E130F3" w14:textId="1C86F5E5" w:rsidR="00B47A94" w:rsidRPr="00CB056F" w:rsidRDefault="00B47A94" w:rsidP="00D15FB4">
            <w:pPr>
              <w:pStyle w:val="RATAKIRI"/>
            </w:pPr>
            <w:r w:rsidRPr="00CB056F">
              <w:t>1</w:t>
            </w:r>
            <w:r w:rsidR="00B90027" w:rsidRPr="00CB056F">
              <w:t>,</w:t>
            </w:r>
            <w:r w:rsidRPr="00CB056F">
              <w:t>001</w:t>
            </w:r>
          </w:p>
        </w:tc>
        <w:tc>
          <w:tcPr>
            <w:tcW w:w="1163" w:type="dxa"/>
            <w:shd w:val="clear" w:color="000000" w:fill="FFFFFF"/>
            <w:vAlign w:val="center"/>
            <w:hideMark/>
          </w:tcPr>
          <w:p w14:paraId="141F9A7E" w14:textId="1404F496" w:rsidR="00B47A94" w:rsidRPr="00CB056F" w:rsidRDefault="00B47A94" w:rsidP="00D15FB4">
            <w:pPr>
              <w:pStyle w:val="RATAKIRI"/>
            </w:pPr>
            <w:r w:rsidRPr="00CB056F">
              <w:t>0</w:t>
            </w:r>
            <w:r w:rsidR="00F12A1B" w:rsidRPr="00CB056F">
              <w:t>,</w:t>
            </w:r>
            <w:r w:rsidRPr="00CB056F">
              <w:t>001</w:t>
            </w:r>
          </w:p>
        </w:tc>
        <w:tc>
          <w:tcPr>
            <w:tcW w:w="956" w:type="dxa"/>
            <w:shd w:val="clear" w:color="000000" w:fill="FFFFFF"/>
            <w:vAlign w:val="center"/>
            <w:hideMark/>
          </w:tcPr>
          <w:p w14:paraId="1B76A0CE" w14:textId="1AF1314E" w:rsidR="00B47A94" w:rsidRPr="00CB056F" w:rsidRDefault="00B47A94" w:rsidP="00D15FB4">
            <w:pPr>
              <w:pStyle w:val="RATAKIRI"/>
            </w:pPr>
            <w:r w:rsidRPr="00CB056F">
              <w:t>-1</w:t>
            </w:r>
            <w:r w:rsidR="00F12A1B" w:rsidRPr="00CB056F">
              <w:t>,</w:t>
            </w:r>
            <w:r w:rsidRPr="00CB056F">
              <w:t>93</w:t>
            </w:r>
          </w:p>
        </w:tc>
      </w:tr>
      <w:tr w:rsidR="00B47A94" w:rsidRPr="00CB056F" w14:paraId="31D06E72" w14:textId="77777777" w:rsidTr="00B47A94">
        <w:trPr>
          <w:divId w:val="132019385"/>
          <w:trHeight w:val="383"/>
          <w:jc w:val="center"/>
        </w:trPr>
        <w:tc>
          <w:tcPr>
            <w:tcW w:w="630" w:type="dxa"/>
            <w:shd w:val="clear" w:color="000000" w:fill="FFFFFF"/>
            <w:noWrap/>
            <w:vAlign w:val="center"/>
            <w:hideMark/>
          </w:tcPr>
          <w:p w14:paraId="77BC8322" w14:textId="77777777" w:rsidR="00B47A94" w:rsidRPr="00CB056F" w:rsidRDefault="00B47A94" w:rsidP="00D15FB4">
            <w:pPr>
              <w:pStyle w:val="RATAKIRI"/>
            </w:pPr>
            <w:r w:rsidRPr="00CB056F">
              <w:t>2</w:t>
            </w:r>
          </w:p>
        </w:tc>
        <w:tc>
          <w:tcPr>
            <w:tcW w:w="2200" w:type="dxa"/>
            <w:shd w:val="clear" w:color="000000" w:fill="FFFFFF"/>
            <w:vAlign w:val="center"/>
            <w:hideMark/>
          </w:tcPr>
          <w:p w14:paraId="15FFB16E" w14:textId="59B9680F" w:rsidR="00B47A94" w:rsidRPr="00CB056F" w:rsidRDefault="00B47A94" w:rsidP="00D15FB4">
            <w:pPr>
              <w:pStyle w:val="RATAKIRI"/>
            </w:pPr>
            <w:r w:rsidRPr="00CB056F">
              <w:t>1</w:t>
            </w:r>
            <w:r w:rsidR="00F12A1B" w:rsidRPr="00CB056F">
              <w:t>,</w:t>
            </w:r>
            <w:r w:rsidRPr="00CB056F">
              <w:t>005</w:t>
            </w:r>
          </w:p>
        </w:tc>
        <w:tc>
          <w:tcPr>
            <w:tcW w:w="1163" w:type="dxa"/>
            <w:shd w:val="clear" w:color="000000" w:fill="FFFFFF"/>
            <w:vAlign w:val="center"/>
            <w:hideMark/>
          </w:tcPr>
          <w:p w14:paraId="0D468907" w14:textId="1D9E37C7" w:rsidR="00B47A94" w:rsidRPr="00CB056F" w:rsidRDefault="00B47A94" w:rsidP="00D15FB4">
            <w:pPr>
              <w:pStyle w:val="RATAKIRI"/>
            </w:pPr>
            <w:r w:rsidRPr="00CB056F">
              <w:t>0</w:t>
            </w:r>
            <w:r w:rsidR="00F12A1B" w:rsidRPr="00CB056F">
              <w:t>,</w:t>
            </w:r>
            <w:r w:rsidRPr="00CB056F">
              <w:t>005</w:t>
            </w:r>
          </w:p>
        </w:tc>
        <w:tc>
          <w:tcPr>
            <w:tcW w:w="956" w:type="dxa"/>
            <w:shd w:val="clear" w:color="000000" w:fill="FFFFFF"/>
            <w:vAlign w:val="center"/>
            <w:hideMark/>
          </w:tcPr>
          <w:p w14:paraId="660390A1" w14:textId="61F559D3" w:rsidR="00B47A94" w:rsidRPr="00CB056F" w:rsidRDefault="00B47A94" w:rsidP="00D15FB4">
            <w:pPr>
              <w:pStyle w:val="RATAKIRI"/>
            </w:pPr>
            <w:r w:rsidRPr="00CB056F">
              <w:t>-1</w:t>
            </w:r>
            <w:r w:rsidR="00F12A1B" w:rsidRPr="00CB056F">
              <w:t>,</w:t>
            </w:r>
            <w:r w:rsidRPr="00CB056F">
              <w:t>67</w:t>
            </w:r>
          </w:p>
        </w:tc>
      </w:tr>
      <w:tr w:rsidR="00B47A94" w:rsidRPr="00CB056F" w14:paraId="1B6E2D7E" w14:textId="77777777" w:rsidTr="00B47A94">
        <w:trPr>
          <w:divId w:val="132019385"/>
          <w:trHeight w:val="383"/>
          <w:jc w:val="center"/>
        </w:trPr>
        <w:tc>
          <w:tcPr>
            <w:tcW w:w="630" w:type="dxa"/>
            <w:shd w:val="clear" w:color="000000" w:fill="FFFFFF"/>
            <w:noWrap/>
            <w:vAlign w:val="center"/>
            <w:hideMark/>
          </w:tcPr>
          <w:p w14:paraId="2429CBDB" w14:textId="77777777" w:rsidR="00B47A94" w:rsidRPr="00CB056F" w:rsidRDefault="00B47A94" w:rsidP="00D15FB4">
            <w:pPr>
              <w:pStyle w:val="RATAKIRI"/>
            </w:pPr>
            <w:r w:rsidRPr="00CB056F">
              <w:t>3</w:t>
            </w:r>
          </w:p>
        </w:tc>
        <w:tc>
          <w:tcPr>
            <w:tcW w:w="2200" w:type="dxa"/>
            <w:shd w:val="clear" w:color="000000" w:fill="FFFFFF"/>
            <w:vAlign w:val="center"/>
            <w:hideMark/>
          </w:tcPr>
          <w:p w14:paraId="727E4C20" w14:textId="08386365" w:rsidR="00B47A94" w:rsidRPr="00CB056F" w:rsidRDefault="00B47A94" w:rsidP="00D15FB4">
            <w:pPr>
              <w:pStyle w:val="RATAKIRI"/>
            </w:pPr>
            <w:r w:rsidRPr="00CB056F">
              <w:t>1</w:t>
            </w:r>
            <w:r w:rsidR="00F12A1B" w:rsidRPr="00CB056F">
              <w:t>,</w:t>
            </w:r>
            <w:r w:rsidRPr="00CB056F">
              <w:t>01</w:t>
            </w:r>
          </w:p>
        </w:tc>
        <w:tc>
          <w:tcPr>
            <w:tcW w:w="1163" w:type="dxa"/>
            <w:shd w:val="clear" w:color="000000" w:fill="FFFFFF"/>
            <w:vAlign w:val="center"/>
            <w:hideMark/>
          </w:tcPr>
          <w:p w14:paraId="723B50F9" w14:textId="0B029D42" w:rsidR="00B47A94" w:rsidRPr="00CB056F" w:rsidRDefault="00B47A94" w:rsidP="00D15FB4">
            <w:pPr>
              <w:pStyle w:val="RATAKIRI"/>
            </w:pPr>
            <w:r w:rsidRPr="00CB056F">
              <w:t>0</w:t>
            </w:r>
            <w:r w:rsidR="00F12A1B" w:rsidRPr="00CB056F">
              <w:t>,</w:t>
            </w:r>
            <w:r w:rsidRPr="00CB056F">
              <w:t>010</w:t>
            </w:r>
          </w:p>
        </w:tc>
        <w:tc>
          <w:tcPr>
            <w:tcW w:w="956" w:type="dxa"/>
            <w:shd w:val="clear" w:color="000000" w:fill="FFFFFF"/>
            <w:vAlign w:val="center"/>
            <w:hideMark/>
          </w:tcPr>
          <w:p w14:paraId="689E4948" w14:textId="03E4061C" w:rsidR="00B47A94" w:rsidRPr="00CB056F" w:rsidRDefault="00B47A94" w:rsidP="00D15FB4">
            <w:pPr>
              <w:pStyle w:val="RATAKIRI"/>
            </w:pPr>
            <w:r w:rsidRPr="00CB056F">
              <w:t>-1</w:t>
            </w:r>
            <w:r w:rsidR="00F12A1B" w:rsidRPr="00CB056F">
              <w:t>,</w:t>
            </w:r>
            <w:r w:rsidRPr="00CB056F">
              <w:t>53</w:t>
            </w:r>
          </w:p>
        </w:tc>
      </w:tr>
      <w:tr w:rsidR="00B47A94" w:rsidRPr="00CB056F" w14:paraId="2B03455C" w14:textId="77777777" w:rsidTr="00B47A94">
        <w:trPr>
          <w:divId w:val="132019385"/>
          <w:trHeight w:val="383"/>
          <w:jc w:val="center"/>
        </w:trPr>
        <w:tc>
          <w:tcPr>
            <w:tcW w:w="630" w:type="dxa"/>
            <w:shd w:val="clear" w:color="000000" w:fill="FFFFFF"/>
            <w:noWrap/>
            <w:vAlign w:val="center"/>
            <w:hideMark/>
          </w:tcPr>
          <w:p w14:paraId="6CD4088C" w14:textId="77777777" w:rsidR="00B47A94" w:rsidRPr="00CB056F" w:rsidRDefault="00B47A94" w:rsidP="00D15FB4">
            <w:pPr>
              <w:pStyle w:val="RATAKIRI"/>
            </w:pPr>
            <w:r w:rsidRPr="00CB056F">
              <w:t>4</w:t>
            </w:r>
          </w:p>
        </w:tc>
        <w:tc>
          <w:tcPr>
            <w:tcW w:w="2200" w:type="dxa"/>
            <w:shd w:val="clear" w:color="000000" w:fill="FFFFFF"/>
            <w:vAlign w:val="center"/>
            <w:hideMark/>
          </w:tcPr>
          <w:p w14:paraId="1D58D188" w14:textId="5073335C" w:rsidR="00B47A94" w:rsidRPr="00CB056F" w:rsidRDefault="00B47A94" w:rsidP="00D15FB4">
            <w:pPr>
              <w:pStyle w:val="RATAKIRI"/>
            </w:pPr>
            <w:r w:rsidRPr="00CB056F">
              <w:t>1</w:t>
            </w:r>
            <w:r w:rsidR="00F12A1B" w:rsidRPr="00CB056F">
              <w:t>,</w:t>
            </w:r>
            <w:r w:rsidRPr="00CB056F">
              <w:t>05</w:t>
            </w:r>
          </w:p>
        </w:tc>
        <w:tc>
          <w:tcPr>
            <w:tcW w:w="1163" w:type="dxa"/>
            <w:shd w:val="clear" w:color="000000" w:fill="FFFFFF"/>
            <w:vAlign w:val="center"/>
            <w:hideMark/>
          </w:tcPr>
          <w:p w14:paraId="736B0CD2" w14:textId="2B80647B" w:rsidR="00B47A94" w:rsidRPr="00CB056F" w:rsidRDefault="00B47A94" w:rsidP="00D15FB4">
            <w:pPr>
              <w:pStyle w:val="RATAKIRI"/>
            </w:pPr>
            <w:r w:rsidRPr="00CB056F">
              <w:t>0</w:t>
            </w:r>
            <w:r w:rsidR="00F12A1B" w:rsidRPr="00CB056F">
              <w:t>,</w:t>
            </w:r>
            <w:r w:rsidRPr="00CB056F">
              <w:t>050</w:t>
            </w:r>
          </w:p>
        </w:tc>
        <w:tc>
          <w:tcPr>
            <w:tcW w:w="956" w:type="dxa"/>
            <w:shd w:val="clear" w:color="000000" w:fill="FFFFFF"/>
            <w:vAlign w:val="center"/>
            <w:hideMark/>
          </w:tcPr>
          <w:p w14:paraId="6CD7B9E4" w14:textId="2421BCC6" w:rsidR="00B47A94" w:rsidRPr="00CB056F" w:rsidRDefault="00B47A94" w:rsidP="00D15FB4">
            <w:pPr>
              <w:pStyle w:val="RATAKIRI"/>
            </w:pPr>
            <w:r w:rsidRPr="00CB056F">
              <w:t>-1</w:t>
            </w:r>
            <w:r w:rsidR="00F12A1B" w:rsidRPr="00CB056F">
              <w:t>,</w:t>
            </w:r>
            <w:r w:rsidRPr="00CB056F">
              <w:t>097</w:t>
            </w:r>
          </w:p>
        </w:tc>
      </w:tr>
      <w:tr w:rsidR="00B47A94" w:rsidRPr="00CB056F" w14:paraId="4FDD8916" w14:textId="77777777" w:rsidTr="00B47A94">
        <w:trPr>
          <w:divId w:val="132019385"/>
          <w:trHeight w:val="383"/>
          <w:jc w:val="center"/>
        </w:trPr>
        <w:tc>
          <w:tcPr>
            <w:tcW w:w="630" w:type="dxa"/>
            <w:shd w:val="clear" w:color="000000" w:fill="FFFFFF"/>
            <w:noWrap/>
            <w:vAlign w:val="center"/>
            <w:hideMark/>
          </w:tcPr>
          <w:p w14:paraId="378892B2" w14:textId="77777777" w:rsidR="00B47A94" w:rsidRPr="00CB056F" w:rsidRDefault="00B47A94" w:rsidP="00D15FB4">
            <w:pPr>
              <w:pStyle w:val="RATAKIRI"/>
            </w:pPr>
            <w:r w:rsidRPr="00CB056F">
              <w:t>5</w:t>
            </w:r>
          </w:p>
        </w:tc>
        <w:tc>
          <w:tcPr>
            <w:tcW w:w="2200" w:type="dxa"/>
            <w:shd w:val="clear" w:color="000000" w:fill="FFFFFF"/>
            <w:vAlign w:val="center"/>
            <w:hideMark/>
          </w:tcPr>
          <w:p w14:paraId="0D7079F4" w14:textId="4F2B37B6" w:rsidR="00B47A94" w:rsidRPr="00CB056F" w:rsidRDefault="00B47A94" w:rsidP="00D15FB4">
            <w:pPr>
              <w:pStyle w:val="RATAKIRI"/>
            </w:pPr>
            <w:r w:rsidRPr="00CB056F">
              <w:t>1</w:t>
            </w:r>
            <w:r w:rsidR="00F12A1B" w:rsidRPr="00CB056F">
              <w:t>,</w:t>
            </w:r>
            <w:r w:rsidRPr="00CB056F">
              <w:t>11</w:t>
            </w:r>
          </w:p>
        </w:tc>
        <w:tc>
          <w:tcPr>
            <w:tcW w:w="1163" w:type="dxa"/>
            <w:shd w:val="clear" w:color="000000" w:fill="FFFFFF"/>
            <w:vAlign w:val="center"/>
            <w:hideMark/>
          </w:tcPr>
          <w:p w14:paraId="2F033D77" w14:textId="056C8BC0" w:rsidR="00B47A94" w:rsidRPr="00CB056F" w:rsidRDefault="00B47A94" w:rsidP="00D15FB4">
            <w:pPr>
              <w:pStyle w:val="RATAKIRI"/>
            </w:pPr>
            <w:r w:rsidRPr="00CB056F">
              <w:t>0</w:t>
            </w:r>
            <w:r w:rsidR="00F12A1B" w:rsidRPr="00CB056F">
              <w:t>,</w:t>
            </w:r>
            <w:r w:rsidRPr="00CB056F">
              <w:t>100</w:t>
            </w:r>
          </w:p>
        </w:tc>
        <w:tc>
          <w:tcPr>
            <w:tcW w:w="956" w:type="dxa"/>
            <w:shd w:val="clear" w:color="000000" w:fill="FFFFFF"/>
            <w:vAlign w:val="center"/>
            <w:hideMark/>
          </w:tcPr>
          <w:p w14:paraId="2A59BE12" w14:textId="3BEBCF9F" w:rsidR="00B47A94" w:rsidRPr="00CB056F" w:rsidRDefault="00B47A94" w:rsidP="00D15FB4">
            <w:pPr>
              <w:pStyle w:val="RATAKIRI"/>
            </w:pPr>
            <w:r w:rsidRPr="00CB056F">
              <w:t>-0</w:t>
            </w:r>
            <w:r w:rsidR="00F12A1B" w:rsidRPr="00CB056F">
              <w:t>,</w:t>
            </w:r>
            <w:r w:rsidRPr="00CB056F">
              <w:t>834</w:t>
            </w:r>
          </w:p>
        </w:tc>
      </w:tr>
      <w:tr w:rsidR="00B47A94" w:rsidRPr="00CB056F" w14:paraId="1419189F" w14:textId="77777777" w:rsidTr="00B47A94">
        <w:trPr>
          <w:divId w:val="132019385"/>
          <w:trHeight w:val="383"/>
          <w:jc w:val="center"/>
        </w:trPr>
        <w:tc>
          <w:tcPr>
            <w:tcW w:w="630" w:type="dxa"/>
            <w:shd w:val="clear" w:color="000000" w:fill="FFFFFF"/>
            <w:noWrap/>
            <w:vAlign w:val="center"/>
            <w:hideMark/>
          </w:tcPr>
          <w:p w14:paraId="00E0F4F3" w14:textId="77777777" w:rsidR="00B47A94" w:rsidRPr="00CB056F" w:rsidRDefault="00B47A94" w:rsidP="00D15FB4">
            <w:pPr>
              <w:pStyle w:val="RATAKIRI"/>
            </w:pPr>
            <w:r w:rsidRPr="00CB056F">
              <w:t>6</w:t>
            </w:r>
          </w:p>
        </w:tc>
        <w:tc>
          <w:tcPr>
            <w:tcW w:w="2200" w:type="dxa"/>
            <w:shd w:val="clear" w:color="000000" w:fill="FFFFFF"/>
            <w:vAlign w:val="center"/>
            <w:hideMark/>
          </w:tcPr>
          <w:p w14:paraId="5121CD97" w14:textId="7CAD562B" w:rsidR="00B47A94" w:rsidRPr="00CB056F" w:rsidRDefault="00B47A94" w:rsidP="00D15FB4">
            <w:pPr>
              <w:pStyle w:val="RATAKIRI"/>
            </w:pPr>
            <w:r w:rsidRPr="00CB056F">
              <w:t>1</w:t>
            </w:r>
            <w:r w:rsidR="00F12A1B" w:rsidRPr="00CB056F">
              <w:t>,</w:t>
            </w:r>
            <w:r w:rsidRPr="00CB056F">
              <w:t>25</w:t>
            </w:r>
          </w:p>
        </w:tc>
        <w:tc>
          <w:tcPr>
            <w:tcW w:w="1163" w:type="dxa"/>
            <w:shd w:val="clear" w:color="000000" w:fill="FFFFFF"/>
            <w:vAlign w:val="center"/>
            <w:hideMark/>
          </w:tcPr>
          <w:p w14:paraId="18D9065B" w14:textId="5917D4BA" w:rsidR="00B47A94" w:rsidRPr="00CB056F" w:rsidRDefault="00B47A94" w:rsidP="00D15FB4">
            <w:pPr>
              <w:pStyle w:val="RATAKIRI"/>
            </w:pPr>
            <w:r w:rsidRPr="00CB056F">
              <w:t>0</w:t>
            </w:r>
            <w:r w:rsidR="00F12A1B" w:rsidRPr="00CB056F">
              <w:t>,</w:t>
            </w:r>
            <w:r w:rsidRPr="00CB056F">
              <w:t>200</w:t>
            </w:r>
          </w:p>
        </w:tc>
        <w:tc>
          <w:tcPr>
            <w:tcW w:w="956" w:type="dxa"/>
            <w:shd w:val="clear" w:color="000000" w:fill="FFFFFF"/>
            <w:vAlign w:val="center"/>
            <w:hideMark/>
          </w:tcPr>
          <w:p w14:paraId="58D59099" w14:textId="3ED5F171" w:rsidR="00B47A94" w:rsidRPr="00CB056F" w:rsidRDefault="00B47A94" w:rsidP="00D15FB4">
            <w:pPr>
              <w:pStyle w:val="RATAKIRI"/>
            </w:pPr>
            <w:r w:rsidRPr="00CB056F">
              <w:t>-0</w:t>
            </w:r>
            <w:r w:rsidR="00F12A1B" w:rsidRPr="00CB056F">
              <w:t>,</w:t>
            </w:r>
            <w:r w:rsidRPr="00CB056F">
              <w:t>476</w:t>
            </w:r>
          </w:p>
        </w:tc>
      </w:tr>
      <w:tr w:rsidR="00B47A94" w:rsidRPr="00CB056F" w14:paraId="4396227E" w14:textId="77777777" w:rsidTr="00B47A94">
        <w:trPr>
          <w:divId w:val="132019385"/>
          <w:trHeight w:val="383"/>
          <w:jc w:val="center"/>
        </w:trPr>
        <w:tc>
          <w:tcPr>
            <w:tcW w:w="630" w:type="dxa"/>
            <w:shd w:val="clear" w:color="000000" w:fill="FFFFFF"/>
            <w:noWrap/>
            <w:vAlign w:val="center"/>
            <w:hideMark/>
          </w:tcPr>
          <w:p w14:paraId="21D259D7" w14:textId="77777777" w:rsidR="00B47A94" w:rsidRPr="00CB056F" w:rsidRDefault="00B47A94" w:rsidP="00D15FB4">
            <w:pPr>
              <w:pStyle w:val="RATAKIRI"/>
            </w:pPr>
            <w:r w:rsidRPr="00CB056F">
              <w:t>7</w:t>
            </w:r>
          </w:p>
        </w:tc>
        <w:tc>
          <w:tcPr>
            <w:tcW w:w="2200" w:type="dxa"/>
            <w:shd w:val="clear" w:color="000000" w:fill="FFFFFF"/>
            <w:vAlign w:val="center"/>
            <w:hideMark/>
          </w:tcPr>
          <w:p w14:paraId="1DCD4AEC" w14:textId="78449840" w:rsidR="00B47A94" w:rsidRPr="00CB056F" w:rsidRDefault="00B47A94" w:rsidP="00D15FB4">
            <w:pPr>
              <w:pStyle w:val="RATAKIRI"/>
            </w:pPr>
            <w:r w:rsidRPr="00CB056F">
              <w:t>1</w:t>
            </w:r>
            <w:r w:rsidR="00F12A1B" w:rsidRPr="00CB056F">
              <w:t>,</w:t>
            </w:r>
            <w:r w:rsidRPr="00CB056F">
              <w:t>33</w:t>
            </w:r>
          </w:p>
        </w:tc>
        <w:tc>
          <w:tcPr>
            <w:tcW w:w="1163" w:type="dxa"/>
            <w:shd w:val="clear" w:color="000000" w:fill="FFFFFF"/>
            <w:vAlign w:val="center"/>
            <w:hideMark/>
          </w:tcPr>
          <w:p w14:paraId="67C013F4" w14:textId="460CEFAE" w:rsidR="00B47A94" w:rsidRPr="00CB056F" w:rsidRDefault="00B47A94" w:rsidP="00D15FB4">
            <w:pPr>
              <w:pStyle w:val="RATAKIRI"/>
            </w:pPr>
            <w:r w:rsidRPr="00CB056F">
              <w:t>0</w:t>
            </w:r>
            <w:r w:rsidR="00F12A1B" w:rsidRPr="00CB056F">
              <w:t>,</w:t>
            </w:r>
            <w:r w:rsidRPr="00CB056F">
              <w:t>250</w:t>
            </w:r>
          </w:p>
        </w:tc>
        <w:tc>
          <w:tcPr>
            <w:tcW w:w="956" w:type="dxa"/>
            <w:shd w:val="clear" w:color="000000" w:fill="FFFFFF"/>
            <w:vAlign w:val="center"/>
            <w:hideMark/>
          </w:tcPr>
          <w:p w14:paraId="4ECA57C6" w14:textId="1FB8E4D7" w:rsidR="00B47A94" w:rsidRPr="00CB056F" w:rsidRDefault="00B47A94" w:rsidP="00D15FB4">
            <w:pPr>
              <w:pStyle w:val="RATAKIRI"/>
            </w:pPr>
            <w:r w:rsidRPr="00CB056F">
              <w:t>-0</w:t>
            </w:r>
            <w:r w:rsidR="00F12A1B" w:rsidRPr="00CB056F">
              <w:t>,</w:t>
            </w:r>
            <w:r w:rsidRPr="00CB056F">
              <w:t>326</w:t>
            </w:r>
          </w:p>
        </w:tc>
      </w:tr>
      <w:tr w:rsidR="00B47A94" w:rsidRPr="00CB056F" w14:paraId="7B81DA2D" w14:textId="77777777" w:rsidTr="00B47A94">
        <w:trPr>
          <w:divId w:val="132019385"/>
          <w:trHeight w:val="383"/>
          <w:jc w:val="center"/>
        </w:trPr>
        <w:tc>
          <w:tcPr>
            <w:tcW w:w="630" w:type="dxa"/>
            <w:shd w:val="clear" w:color="000000" w:fill="FFFFFF"/>
            <w:noWrap/>
            <w:vAlign w:val="center"/>
            <w:hideMark/>
          </w:tcPr>
          <w:p w14:paraId="71B61443" w14:textId="77777777" w:rsidR="00B47A94" w:rsidRPr="00CB056F" w:rsidRDefault="00B47A94" w:rsidP="00D15FB4">
            <w:pPr>
              <w:pStyle w:val="RATAKIRI"/>
            </w:pPr>
            <w:r w:rsidRPr="00CB056F">
              <w:t>8</w:t>
            </w:r>
          </w:p>
        </w:tc>
        <w:tc>
          <w:tcPr>
            <w:tcW w:w="2200" w:type="dxa"/>
            <w:shd w:val="clear" w:color="000000" w:fill="FFFFFF"/>
            <w:vAlign w:val="center"/>
            <w:hideMark/>
          </w:tcPr>
          <w:p w14:paraId="71343C08" w14:textId="2E4D9555" w:rsidR="00B47A94" w:rsidRPr="00CB056F" w:rsidRDefault="00B47A94" w:rsidP="00D15FB4">
            <w:pPr>
              <w:pStyle w:val="RATAKIRI"/>
            </w:pPr>
            <w:r w:rsidRPr="00CB056F">
              <w:t>1</w:t>
            </w:r>
            <w:r w:rsidR="00F12A1B" w:rsidRPr="00CB056F">
              <w:t>,</w:t>
            </w:r>
            <w:r w:rsidRPr="00CB056F">
              <w:t>43</w:t>
            </w:r>
          </w:p>
        </w:tc>
        <w:tc>
          <w:tcPr>
            <w:tcW w:w="1163" w:type="dxa"/>
            <w:shd w:val="clear" w:color="000000" w:fill="FFFFFF"/>
            <w:vAlign w:val="center"/>
            <w:hideMark/>
          </w:tcPr>
          <w:p w14:paraId="7BEFFC1C" w14:textId="083C1237" w:rsidR="00B47A94" w:rsidRPr="00CB056F" w:rsidRDefault="00B47A94" w:rsidP="00D15FB4">
            <w:pPr>
              <w:pStyle w:val="RATAKIRI"/>
            </w:pPr>
            <w:r w:rsidRPr="00CB056F">
              <w:t>0</w:t>
            </w:r>
            <w:r w:rsidR="00F12A1B" w:rsidRPr="00CB056F">
              <w:t>,</w:t>
            </w:r>
            <w:r w:rsidRPr="00CB056F">
              <w:t>300</w:t>
            </w:r>
          </w:p>
        </w:tc>
        <w:tc>
          <w:tcPr>
            <w:tcW w:w="956" w:type="dxa"/>
            <w:shd w:val="clear" w:color="000000" w:fill="FFFFFF"/>
            <w:vAlign w:val="center"/>
            <w:hideMark/>
          </w:tcPr>
          <w:p w14:paraId="40A7AC18" w14:textId="4C83C2B6" w:rsidR="00B47A94" w:rsidRPr="00CB056F" w:rsidRDefault="00B47A94" w:rsidP="00D15FB4">
            <w:pPr>
              <w:pStyle w:val="RATAKIRI"/>
            </w:pPr>
            <w:r w:rsidRPr="00CB056F">
              <w:t>-0</w:t>
            </w:r>
            <w:r w:rsidR="00F12A1B" w:rsidRPr="00CB056F">
              <w:t>,</w:t>
            </w:r>
            <w:r w:rsidRPr="00CB056F">
              <w:t>185</w:t>
            </w:r>
          </w:p>
        </w:tc>
      </w:tr>
      <w:tr w:rsidR="00B47A94" w:rsidRPr="00CB056F" w14:paraId="2DFA5D3F" w14:textId="77777777" w:rsidTr="00B47A94">
        <w:trPr>
          <w:divId w:val="132019385"/>
          <w:trHeight w:val="383"/>
          <w:jc w:val="center"/>
        </w:trPr>
        <w:tc>
          <w:tcPr>
            <w:tcW w:w="630" w:type="dxa"/>
            <w:shd w:val="clear" w:color="000000" w:fill="FFFFFF"/>
            <w:noWrap/>
            <w:vAlign w:val="center"/>
            <w:hideMark/>
          </w:tcPr>
          <w:p w14:paraId="3F9BD8CC" w14:textId="77777777" w:rsidR="00B47A94" w:rsidRPr="00CB056F" w:rsidRDefault="00B47A94" w:rsidP="00D15FB4">
            <w:pPr>
              <w:pStyle w:val="RATAKIRI"/>
            </w:pPr>
            <w:r w:rsidRPr="00CB056F">
              <w:t>9</w:t>
            </w:r>
          </w:p>
        </w:tc>
        <w:tc>
          <w:tcPr>
            <w:tcW w:w="2200" w:type="dxa"/>
            <w:shd w:val="clear" w:color="000000" w:fill="FFFFFF"/>
            <w:vAlign w:val="center"/>
            <w:hideMark/>
          </w:tcPr>
          <w:p w14:paraId="58D8EC0A" w14:textId="02D8B707" w:rsidR="00B47A94" w:rsidRPr="00CB056F" w:rsidRDefault="00B47A94" w:rsidP="00D15FB4">
            <w:pPr>
              <w:pStyle w:val="RATAKIRI"/>
            </w:pPr>
            <w:r w:rsidRPr="00CB056F">
              <w:t>1</w:t>
            </w:r>
            <w:r w:rsidR="00F12A1B" w:rsidRPr="00CB056F">
              <w:t>,</w:t>
            </w:r>
            <w:r w:rsidRPr="00CB056F">
              <w:t>67</w:t>
            </w:r>
          </w:p>
        </w:tc>
        <w:tc>
          <w:tcPr>
            <w:tcW w:w="1163" w:type="dxa"/>
            <w:shd w:val="clear" w:color="000000" w:fill="FFFFFF"/>
            <w:vAlign w:val="center"/>
            <w:hideMark/>
          </w:tcPr>
          <w:p w14:paraId="14E424FC" w14:textId="3E0E3DA5" w:rsidR="00B47A94" w:rsidRPr="00CB056F" w:rsidRDefault="00B47A94" w:rsidP="00D15FB4">
            <w:pPr>
              <w:pStyle w:val="RATAKIRI"/>
            </w:pPr>
            <w:r w:rsidRPr="00CB056F">
              <w:t>0</w:t>
            </w:r>
            <w:r w:rsidR="00F12A1B" w:rsidRPr="00CB056F">
              <w:t>,</w:t>
            </w:r>
            <w:r w:rsidRPr="00CB056F">
              <w:t>400</w:t>
            </w:r>
          </w:p>
        </w:tc>
        <w:tc>
          <w:tcPr>
            <w:tcW w:w="956" w:type="dxa"/>
            <w:shd w:val="clear" w:color="000000" w:fill="FFFFFF"/>
            <w:vAlign w:val="center"/>
            <w:hideMark/>
          </w:tcPr>
          <w:p w14:paraId="0F6B99DD" w14:textId="4C24A775" w:rsidR="00B47A94" w:rsidRPr="00CB056F" w:rsidRDefault="00B47A94" w:rsidP="00D15FB4">
            <w:pPr>
              <w:pStyle w:val="RATAKIRI"/>
            </w:pPr>
            <w:r w:rsidRPr="00CB056F">
              <w:t>0</w:t>
            </w:r>
            <w:r w:rsidR="00F12A1B" w:rsidRPr="00CB056F">
              <w:t>,</w:t>
            </w:r>
            <w:r w:rsidRPr="00CB056F">
              <w:t>087</w:t>
            </w:r>
          </w:p>
        </w:tc>
      </w:tr>
      <w:tr w:rsidR="00B47A94" w:rsidRPr="00CB056F" w14:paraId="1EFFEE33" w14:textId="77777777" w:rsidTr="00B47A94">
        <w:trPr>
          <w:divId w:val="132019385"/>
          <w:trHeight w:val="383"/>
          <w:jc w:val="center"/>
        </w:trPr>
        <w:tc>
          <w:tcPr>
            <w:tcW w:w="630" w:type="dxa"/>
            <w:shd w:val="clear" w:color="000000" w:fill="FFFFFF"/>
            <w:noWrap/>
            <w:vAlign w:val="center"/>
            <w:hideMark/>
          </w:tcPr>
          <w:p w14:paraId="78D808EF" w14:textId="77777777" w:rsidR="00B47A94" w:rsidRPr="00CB056F" w:rsidRDefault="00B47A94" w:rsidP="00D15FB4">
            <w:pPr>
              <w:pStyle w:val="RATAKIRI"/>
            </w:pPr>
            <w:r w:rsidRPr="00CB056F">
              <w:t>10</w:t>
            </w:r>
          </w:p>
        </w:tc>
        <w:tc>
          <w:tcPr>
            <w:tcW w:w="2200" w:type="dxa"/>
            <w:shd w:val="clear" w:color="000000" w:fill="FFFFFF"/>
            <w:vAlign w:val="center"/>
            <w:hideMark/>
          </w:tcPr>
          <w:p w14:paraId="12DBAADE" w14:textId="77777777" w:rsidR="00B47A94" w:rsidRPr="00CB056F" w:rsidRDefault="00B47A94" w:rsidP="00D15FB4">
            <w:pPr>
              <w:pStyle w:val="RATAKIRI"/>
            </w:pPr>
            <w:r w:rsidRPr="00CB056F">
              <w:t>2</w:t>
            </w:r>
          </w:p>
        </w:tc>
        <w:tc>
          <w:tcPr>
            <w:tcW w:w="1163" w:type="dxa"/>
            <w:shd w:val="clear" w:color="000000" w:fill="FFFFFF"/>
            <w:vAlign w:val="center"/>
            <w:hideMark/>
          </w:tcPr>
          <w:p w14:paraId="1036CBCF" w14:textId="66A832D3" w:rsidR="00B47A94" w:rsidRPr="00CB056F" w:rsidRDefault="00B47A94" w:rsidP="00D15FB4">
            <w:pPr>
              <w:pStyle w:val="RATAKIRI"/>
            </w:pPr>
            <w:r w:rsidRPr="00CB056F">
              <w:t>0</w:t>
            </w:r>
            <w:r w:rsidR="00F12A1B" w:rsidRPr="00CB056F">
              <w:t>,</w:t>
            </w:r>
            <w:r w:rsidRPr="00CB056F">
              <w:t>500</w:t>
            </w:r>
          </w:p>
        </w:tc>
        <w:tc>
          <w:tcPr>
            <w:tcW w:w="956" w:type="dxa"/>
            <w:shd w:val="clear" w:color="000000" w:fill="FFFFFF"/>
            <w:vAlign w:val="center"/>
            <w:hideMark/>
          </w:tcPr>
          <w:p w14:paraId="213590C7" w14:textId="2980A867" w:rsidR="00B47A94" w:rsidRPr="00CB056F" w:rsidRDefault="00B47A94" w:rsidP="00D15FB4">
            <w:pPr>
              <w:pStyle w:val="RATAKIRI"/>
            </w:pPr>
            <w:r w:rsidRPr="00CB056F">
              <w:t>0</w:t>
            </w:r>
            <w:r w:rsidR="00F12A1B" w:rsidRPr="00CB056F">
              <w:t>,</w:t>
            </w:r>
            <w:r w:rsidRPr="00CB056F">
              <w:t>366</w:t>
            </w:r>
          </w:p>
        </w:tc>
      </w:tr>
      <w:tr w:rsidR="00B47A94" w:rsidRPr="00CB056F" w14:paraId="7450BBF5" w14:textId="77777777" w:rsidTr="00B47A94">
        <w:trPr>
          <w:divId w:val="132019385"/>
          <w:trHeight w:val="383"/>
          <w:jc w:val="center"/>
        </w:trPr>
        <w:tc>
          <w:tcPr>
            <w:tcW w:w="630" w:type="dxa"/>
            <w:shd w:val="clear" w:color="000000" w:fill="FFFFFF"/>
            <w:noWrap/>
            <w:vAlign w:val="center"/>
            <w:hideMark/>
          </w:tcPr>
          <w:p w14:paraId="5B61CE14" w14:textId="77777777" w:rsidR="00B47A94" w:rsidRPr="00CB056F" w:rsidRDefault="00B47A94" w:rsidP="00D15FB4">
            <w:pPr>
              <w:pStyle w:val="RATAKIRI"/>
            </w:pPr>
            <w:r w:rsidRPr="00CB056F">
              <w:t>11</w:t>
            </w:r>
          </w:p>
        </w:tc>
        <w:tc>
          <w:tcPr>
            <w:tcW w:w="2200" w:type="dxa"/>
            <w:shd w:val="clear" w:color="000000" w:fill="FFFFFF"/>
            <w:vAlign w:val="center"/>
            <w:hideMark/>
          </w:tcPr>
          <w:p w14:paraId="522BADE8" w14:textId="10170FF9" w:rsidR="00B47A94" w:rsidRPr="00CB056F" w:rsidRDefault="00B47A94" w:rsidP="00D15FB4">
            <w:pPr>
              <w:pStyle w:val="RATAKIRI"/>
            </w:pPr>
            <w:r w:rsidRPr="00CB056F">
              <w:t>2</w:t>
            </w:r>
            <w:r w:rsidR="00F12A1B" w:rsidRPr="00CB056F">
              <w:t>,</w:t>
            </w:r>
            <w:r w:rsidRPr="00CB056F">
              <w:t>5</w:t>
            </w:r>
          </w:p>
        </w:tc>
        <w:tc>
          <w:tcPr>
            <w:tcW w:w="1163" w:type="dxa"/>
            <w:shd w:val="clear" w:color="000000" w:fill="FFFFFF"/>
            <w:vAlign w:val="center"/>
            <w:hideMark/>
          </w:tcPr>
          <w:p w14:paraId="70BB728C" w14:textId="42491D01" w:rsidR="00B47A94" w:rsidRPr="00CB056F" w:rsidRDefault="00B47A94" w:rsidP="00D15FB4">
            <w:pPr>
              <w:pStyle w:val="RATAKIRI"/>
            </w:pPr>
            <w:r w:rsidRPr="00CB056F">
              <w:t>0</w:t>
            </w:r>
            <w:r w:rsidR="00F12A1B" w:rsidRPr="00CB056F">
              <w:t>,</w:t>
            </w:r>
            <w:r w:rsidRPr="00CB056F">
              <w:t>600</w:t>
            </w:r>
          </w:p>
        </w:tc>
        <w:tc>
          <w:tcPr>
            <w:tcW w:w="956" w:type="dxa"/>
            <w:shd w:val="clear" w:color="000000" w:fill="FFFFFF"/>
            <w:vAlign w:val="center"/>
            <w:hideMark/>
          </w:tcPr>
          <w:p w14:paraId="622659D2" w14:textId="061FBBBF" w:rsidR="00B47A94" w:rsidRPr="00CB056F" w:rsidRDefault="00B47A94" w:rsidP="00D15FB4">
            <w:pPr>
              <w:pStyle w:val="RATAKIRI"/>
            </w:pPr>
            <w:r w:rsidRPr="00CB056F">
              <w:t>0</w:t>
            </w:r>
            <w:r w:rsidR="00F12A1B" w:rsidRPr="00CB056F">
              <w:t>,</w:t>
            </w:r>
            <w:r w:rsidRPr="00CB056F">
              <w:t>671</w:t>
            </w:r>
          </w:p>
        </w:tc>
      </w:tr>
      <w:tr w:rsidR="00B47A94" w:rsidRPr="00CB056F" w14:paraId="5F3D929F" w14:textId="77777777" w:rsidTr="00B47A94">
        <w:trPr>
          <w:divId w:val="132019385"/>
          <w:trHeight w:val="383"/>
          <w:jc w:val="center"/>
        </w:trPr>
        <w:tc>
          <w:tcPr>
            <w:tcW w:w="630" w:type="dxa"/>
            <w:shd w:val="clear" w:color="000000" w:fill="FFFFFF"/>
            <w:noWrap/>
            <w:vAlign w:val="center"/>
            <w:hideMark/>
          </w:tcPr>
          <w:p w14:paraId="58478AB5" w14:textId="77777777" w:rsidR="00B47A94" w:rsidRPr="00CB056F" w:rsidRDefault="00B47A94" w:rsidP="00D15FB4">
            <w:pPr>
              <w:pStyle w:val="RATAKIRI"/>
            </w:pPr>
            <w:r w:rsidRPr="00CB056F">
              <w:t>12</w:t>
            </w:r>
          </w:p>
        </w:tc>
        <w:tc>
          <w:tcPr>
            <w:tcW w:w="2200" w:type="dxa"/>
            <w:shd w:val="clear" w:color="000000" w:fill="FFFFFF"/>
            <w:vAlign w:val="center"/>
            <w:hideMark/>
          </w:tcPr>
          <w:p w14:paraId="4BA12063" w14:textId="5D38A2BD" w:rsidR="00B47A94" w:rsidRPr="00CB056F" w:rsidRDefault="00B47A94" w:rsidP="00D15FB4">
            <w:pPr>
              <w:pStyle w:val="RATAKIRI"/>
            </w:pPr>
            <w:r w:rsidRPr="00CB056F">
              <w:t>3</w:t>
            </w:r>
            <w:r w:rsidR="00F12A1B" w:rsidRPr="00CB056F">
              <w:t>,</w:t>
            </w:r>
            <w:r w:rsidRPr="00CB056F">
              <w:t>33</w:t>
            </w:r>
          </w:p>
        </w:tc>
        <w:tc>
          <w:tcPr>
            <w:tcW w:w="1163" w:type="dxa"/>
            <w:shd w:val="clear" w:color="000000" w:fill="FFFFFF"/>
            <w:vAlign w:val="center"/>
            <w:hideMark/>
          </w:tcPr>
          <w:p w14:paraId="7F645F9C" w14:textId="7790ECEF" w:rsidR="00B47A94" w:rsidRPr="00CB056F" w:rsidRDefault="00B47A94" w:rsidP="00D15FB4">
            <w:pPr>
              <w:pStyle w:val="RATAKIRI"/>
            </w:pPr>
            <w:r w:rsidRPr="00CB056F">
              <w:t>0</w:t>
            </w:r>
            <w:r w:rsidR="00F12A1B" w:rsidRPr="00CB056F">
              <w:t>,</w:t>
            </w:r>
            <w:r w:rsidRPr="00CB056F">
              <w:t>700</w:t>
            </w:r>
          </w:p>
        </w:tc>
        <w:tc>
          <w:tcPr>
            <w:tcW w:w="956" w:type="dxa"/>
            <w:shd w:val="clear" w:color="000000" w:fill="FFFFFF"/>
            <w:vAlign w:val="center"/>
            <w:hideMark/>
          </w:tcPr>
          <w:p w14:paraId="48B4E838" w14:textId="2A45E036" w:rsidR="00B47A94" w:rsidRPr="00CB056F" w:rsidRDefault="00B47A94" w:rsidP="00D15FB4">
            <w:pPr>
              <w:pStyle w:val="RATAKIRI"/>
            </w:pPr>
            <w:r w:rsidRPr="00CB056F">
              <w:t>1</w:t>
            </w:r>
            <w:r w:rsidR="00F12A1B" w:rsidRPr="00CB056F">
              <w:t>,</w:t>
            </w:r>
            <w:r w:rsidRPr="00CB056F">
              <w:t>030</w:t>
            </w:r>
          </w:p>
        </w:tc>
      </w:tr>
      <w:tr w:rsidR="00B47A94" w:rsidRPr="00CB056F" w14:paraId="4D1D14FC" w14:textId="77777777" w:rsidTr="00B47A94">
        <w:trPr>
          <w:divId w:val="132019385"/>
          <w:trHeight w:val="383"/>
          <w:jc w:val="center"/>
        </w:trPr>
        <w:tc>
          <w:tcPr>
            <w:tcW w:w="630" w:type="dxa"/>
            <w:shd w:val="clear" w:color="000000" w:fill="FFFFFF"/>
            <w:noWrap/>
            <w:vAlign w:val="center"/>
            <w:hideMark/>
          </w:tcPr>
          <w:p w14:paraId="582EB547" w14:textId="77777777" w:rsidR="00B47A94" w:rsidRPr="00CB056F" w:rsidRDefault="00B47A94" w:rsidP="00D15FB4">
            <w:pPr>
              <w:pStyle w:val="RATAKIRI"/>
            </w:pPr>
            <w:r w:rsidRPr="00CB056F">
              <w:t>13</w:t>
            </w:r>
          </w:p>
        </w:tc>
        <w:tc>
          <w:tcPr>
            <w:tcW w:w="2200" w:type="dxa"/>
            <w:shd w:val="clear" w:color="000000" w:fill="FFFFFF"/>
            <w:vAlign w:val="center"/>
            <w:hideMark/>
          </w:tcPr>
          <w:p w14:paraId="12ED44A1" w14:textId="77777777" w:rsidR="00B47A94" w:rsidRPr="00CB056F" w:rsidRDefault="00B47A94" w:rsidP="00D15FB4">
            <w:pPr>
              <w:pStyle w:val="RATAKIRI"/>
            </w:pPr>
            <w:r w:rsidRPr="00CB056F">
              <w:t>4</w:t>
            </w:r>
          </w:p>
        </w:tc>
        <w:tc>
          <w:tcPr>
            <w:tcW w:w="1163" w:type="dxa"/>
            <w:shd w:val="clear" w:color="000000" w:fill="FFFFFF"/>
            <w:vAlign w:val="center"/>
            <w:hideMark/>
          </w:tcPr>
          <w:p w14:paraId="336E942E" w14:textId="74F92475" w:rsidR="00B47A94" w:rsidRPr="00CB056F" w:rsidRDefault="00B47A94" w:rsidP="00D15FB4">
            <w:pPr>
              <w:pStyle w:val="RATAKIRI"/>
            </w:pPr>
            <w:r w:rsidRPr="00CB056F">
              <w:t>0</w:t>
            </w:r>
            <w:r w:rsidR="00F12A1B" w:rsidRPr="00CB056F">
              <w:t>,</w:t>
            </w:r>
            <w:r w:rsidRPr="00CB056F">
              <w:t>750</w:t>
            </w:r>
          </w:p>
        </w:tc>
        <w:tc>
          <w:tcPr>
            <w:tcW w:w="956" w:type="dxa"/>
            <w:shd w:val="clear" w:color="000000" w:fill="FFFFFF"/>
            <w:vAlign w:val="center"/>
            <w:hideMark/>
          </w:tcPr>
          <w:p w14:paraId="34376B53" w14:textId="1F16CF25" w:rsidR="00B47A94" w:rsidRPr="00CB056F" w:rsidRDefault="00B47A94" w:rsidP="00D15FB4">
            <w:pPr>
              <w:pStyle w:val="RATAKIRI"/>
            </w:pPr>
            <w:r w:rsidRPr="00CB056F">
              <w:t>1</w:t>
            </w:r>
            <w:r w:rsidR="00F12A1B" w:rsidRPr="00CB056F">
              <w:t>,</w:t>
            </w:r>
            <w:r w:rsidRPr="00CB056F">
              <w:t>240</w:t>
            </w:r>
          </w:p>
        </w:tc>
      </w:tr>
      <w:tr w:rsidR="00B47A94" w:rsidRPr="00CB056F" w14:paraId="60015BC9" w14:textId="77777777" w:rsidTr="00B47A94">
        <w:trPr>
          <w:divId w:val="132019385"/>
          <w:trHeight w:val="383"/>
          <w:jc w:val="center"/>
        </w:trPr>
        <w:tc>
          <w:tcPr>
            <w:tcW w:w="630" w:type="dxa"/>
            <w:shd w:val="clear" w:color="000000" w:fill="FFFFFF"/>
            <w:noWrap/>
            <w:vAlign w:val="center"/>
            <w:hideMark/>
          </w:tcPr>
          <w:p w14:paraId="6FBAEC79" w14:textId="77777777" w:rsidR="00B47A94" w:rsidRPr="00CB056F" w:rsidRDefault="00B47A94" w:rsidP="00D15FB4">
            <w:pPr>
              <w:pStyle w:val="RATAKIRI"/>
            </w:pPr>
            <w:r w:rsidRPr="00CB056F">
              <w:t>14</w:t>
            </w:r>
          </w:p>
        </w:tc>
        <w:tc>
          <w:tcPr>
            <w:tcW w:w="2200" w:type="dxa"/>
            <w:shd w:val="clear" w:color="000000" w:fill="FFFFFF"/>
            <w:vAlign w:val="center"/>
            <w:hideMark/>
          </w:tcPr>
          <w:p w14:paraId="710ED17E" w14:textId="77777777" w:rsidR="00B47A94" w:rsidRPr="00CB056F" w:rsidRDefault="00B47A94" w:rsidP="00D15FB4">
            <w:pPr>
              <w:pStyle w:val="RATAKIRI"/>
            </w:pPr>
            <w:r w:rsidRPr="00CB056F">
              <w:t>5</w:t>
            </w:r>
          </w:p>
        </w:tc>
        <w:tc>
          <w:tcPr>
            <w:tcW w:w="1163" w:type="dxa"/>
            <w:shd w:val="clear" w:color="000000" w:fill="FFFFFF"/>
            <w:vAlign w:val="center"/>
            <w:hideMark/>
          </w:tcPr>
          <w:p w14:paraId="6087D292" w14:textId="5ACDC75B" w:rsidR="00B47A94" w:rsidRPr="00CB056F" w:rsidRDefault="00B47A94" w:rsidP="00D15FB4">
            <w:pPr>
              <w:pStyle w:val="RATAKIRI"/>
            </w:pPr>
            <w:r w:rsidRPr="00CB056F">
              <w:t>0</w:t>
            </w:r>
            <w:r w:rsidR="00F12A1B" w:rsidRPr="00CB056F">
              <w:t>,</w:t>
            </w:r>
            <w:r w:rsidRPr="00CB056F">
              <w:t>800</w:t>
            </w:r>
          </w:p>
        </w:tc>
        <w:tc>
          <w:tcPr>
            <w:tcW w:w="956" w:type="dxa"/>
            <w:shd w:val="clear" w:color="000000" w:fill="FFFFFF"/>
            <w:vAlign w:val="center"/>
            <w:hideMark/>
          </w:tcPr>
          <w:p w14:paraId="55A6185C" w14:textId="13E62664" w:rsidR="00B47A94" w:rsidRPr="00CB056F" w:rsidRDefault="00B47A94" w:rsidP="00D15FB4">
            <w:pPr>
              <w:pStyle w:val="RATAKIRI"/>
            </w:pPr>
            <w:r w:rsidRPr="00CB056F">
              <w:t>1</w:t>
            </w:r>
            <w:r w:rsidR="00F12A1B" w:rsidRPr="00CB056F">
              <w:t>,</w:t>
            </w:r>
            <w:r w:rsidRPr="00CB056F">
              <w:t>510</w:t>
            </w:r>
          </w:p>
        </w:tc>
      </w:tr>
      <w:tr w:rsidR="00B47A94" w:rsidRPr="00CB056F" w14:paraId="42F87A61" w14:textId="77777777" w:rsidTr="00B47A94">
        <w:trPr>
          <w:divId w:val="132019385"/>
          <w:trHeight w:val="383"/>
          <w:jc w:val="center"/>
        </w:trPr>
        <w:tc>
          <w:tcPr>
            <w:tcW w:w="630" w:type="dxa"/>
            <w:shd w:val="clear" w:color="000000" w:fill="FFFFFF"/>
            <w:noWrap/>
            <w:vAlign w:val="center"/>
            <w:hideMark/>
          </w:tcPr>
          <w:p w14:paraId="2F2B0A1C" w14:textId="77777777" w:rsidR="00B47A94" w:rsidRPr="00CB056F" w:rsidRDefault="00B47A94" w:rsidP="00D15FB4">
            <w:pPr>
              <w:pStyle w:val="RATAKIRI"/>
            </w:pPr>
            <w:r w:rsidRPr="00CB056F">
              <w:t>15</w:t>
            </w:r>
          </w:p>
        </w:tc>
        <w:tc>
          <w:tcPr>
            <w:tcW w:w="2200" w:type="dxa"/>
            <w:shd w:val="clear" w:color="000000" w:fill="FFFFFF"/>
            <w:vAlign w:val="center"/>
            <w:hideMark/>
          </w:tcPr>
          <w:p w14:paraId="212F90B7" w14:textId="77777777" w:rsidR="00B47A94" w:rsidRPr="00CB056F" w:rsidRDefault="00B47A94" w:rsidP="00D15FB4">
            <w:pPr>
              <w:pStyle w:val="RATAKIRI"/>
            </w:pPr>
            <w:r w:rsidRPr="00CB056F">
              <w:t>10</w:t>
            </w:r>
          </w:p>
        </w:tc>
        <w:tc>
          <w:tcPr>
            <w:tcW w:w="1163" w:type="dxa"/>
            <w:shd w:val="clear" w:color="000000" w:fill="FFFFFF"/>
            <w:vAlign w:val="center"/>
            <w:hideMark/>
          </w:tcPr>
          <w:p w14:paraId="38CF8D54" w14:textId="76CD58C9" w:rsidR="00B47A94" w:rsidRPr="00CB056F" w:rsidRDefault="00B47A94" w:rsidP="00D15FB4">
            <w:pPr>
              <w:pStyle w:val="RATAKIRI"/>
            </w:pPr>
            <w:r w:rsidRPr="00CB056F">
              <w:t>0</w:t>
            </w:r>
            <w:r w:rsidR="00F12A1B" w:rsidRPr="00CB056F">
              <w:t>,</w:t>
            </w:r>
            <w:r w:rsidRPr="00CB056F">
              <w:t>900</w:t>
            </w:r>
          </w:p>
        </w:tc>
        <w:tc>
          <w:tcPr>
            <w:tcW w:w="956" w:type="dxa"/>
            <w:shd w:val="clear" w:color="000000" w:fill="FFFFFF"/>
            <w:vAlign w:val="center"/>
            <w:hideMark/>
          </w:tcPr>
          <w:p w14:paraId="0D6DA8FC" w14:textId="6877C3DE" w:rsidR="00B47A94" w:rsidRPr="00CB056F" w:rsidRDefault="00B47A94" w:rsidP="00D15FB4">
            <w:pPr>
              <w:pStyle w:val="RATAKIRI"/>
            </w:pPr>
            <w:r w:rsidRPr="00CB056F">
              <w:t>2</w:t>
            </w:r>
            <w:r w:rsidR="00F12A1B" w:rsidRPr="00CB056F">
              <w:t>,</w:t>
            </w:r>
            <w:r w:rsidRPr="00CB056F">
              <w:t>250</w:t>
            </w:r>
          </w:p>
        </w:tc>
      </w:tr>
    </w:tbl>
    <w:p w14:paraId="7BFC215D" w14:textId="6838214D" w:rsidR="008A3496" w:rsidRPr="00CB056F" w:rsidRDefault="008A3496" w:rsidP="00C70FE6">
      <w:pPr>
        <w:divId w:val="132019385"/>
      </w:pPr>
      <w:r w:rsidRPr="00CB056F">
        <w:rPr>
          <w:rFonts w:cs="Times New Roman"/>
          <w:b/>
          <w:szCs w:val="24"/>
        </w:rPr>
        <w:lastRenderedPageBreak/>
        <w:t>Tabel 2.5.</w:t>
      </w:r>
      <w:r w:rsidRPr="00CB056F">
        <w:rPr>
          <w:rFonts w:cs="Times New Roman"/>
          <w:bCs/>
          <w:szCs w:val="24"/>
        </w:rPr>
        <w:t xml:space="preserve"> Nilai Variabel Reduksi Gumbel Tipe 1 </w:t>
      </w:r>
      <w:r w:rsidR="008114BA" w:rsidRPr="00CB056F">
        <w:rPr>
          <w:rFonts w:cs="Times New Roman"/>
          <w:bCs/>
          <w:szCs w:val="24"/>
        </w:rPr>
        <w:t>(lanjutan)</w:t>
      </w:r>
    </w:p>
    <w:tbl>
      <w:tblPr>
        <w:tblW w:w="494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0"/>
        <w:gridCol w:w="2200"/>
        <w:gridCol w:w="1163"/>
        <w:gridCol w:w="956"/>
      </w:tblGrid>
      <w:tr w:rsidR="008A3496" w:rsidRPr="00CB056F" w14:paraId="4F0CB931" w14:textId="77777777" w:rsidTr="00B47A94">
        <w:trPr>
          <w:divId w:val="132019385"/>
          <w:trHeight w:val="383"/>
          <w:jc w:val="center"/>
        </w:trPr>
        <w:tc>
          <w:tcPr>
            <w:tcW w:w="630" w:type="dxa"/>
            <w:shd w:val="clear" w:color="000000" w:fill="FFFFFF"/>
            <w:noWrap/>
            <w:vAlign w:val="center"/>
          </w:tcPr>
          <w:p w14:paraId="5D214676" w14:textId="6249B28D" w:rsidR="008A3496" w:rsidRPr="00CB056F" w:rsidRDefault="008A3496" w:rsidP="008A3496">
            <w:pPr>
              <w:pStyle w:val="RATAKIRI"/>
            </w:pPr>
            <w:r w:rsidRPr="00CB056F">
              <w:rPr>
                <w:b/>
                <w:bCs/>
              </w:rPr>
              <w:t>No</w:t>
            </w:r>
          </w:p>
        </w:tc>
        <w:tc>
          <w:tcPr>
            <w:tcW w:w="2200" w:type="dxa"/>
            <w:shd w:val="clear" w:color="000000" w:fill="FFFFFF"/>
            <w:vAlign w:val="center"/>
          </w:tcPr>
          <w:p w14:paraId="6098F834" w14:textId="4AC56DA2" w:rsidR="008A3496" w:rsidRPr="00CB056F" w:rsidRDefault="008A3496" w:rsidP="008A3496">
            <w:pPr>
              <w:pStyle w:val="RATAKIRI"/>
            </w:pPr>
            <w:r w:rsidRPr="00CB056F">
              <w:rPr>
                <w:b/>
                <w:bCs/>
              </w:rPr>
              <w:t>Periode Ulang, T (Tahun)</w:t>
            </w:r>
          </w:p>
        </w:tc>
        <w:tc>
          <w:tcPr>
            <w:tcW w:w="1163" w:type="dxa"/>
            <w:shd w:val="clear" w:color="000000" w:fill="FFFFFF"/>
            <w:vAlign w:val="center"/>
          </w:tcPr>
          <w:p w14:paraId="6776CCD6" w14:textId="130BADA1" w:rsidR="008A3496" w:rsidRPr="00CB056F" w:rsidRDefault="008A3496" w:rsidP="008A3496">
            <w:pPr>
              <w:pStyle w:val="RATAKIRI"/>
            </w:pPr>
            <w:r w:rsidRPr="00CB056F">
              <w:rPr>
                <w:b/>
                <w:bCs/>
              </w:rPr>
              <w:t>Peluang</w:t>
            </w:r>
          </w:p>
        </w:tc>
        <w:tc>
          <w:tcPr>
            <w:tcW w:w="956" w:type="dxa"/>
            <w:shd w:val="clear" w:color="000000" w:fill="FFFFFF"/>
            <w:vAlign w:val="center"/>
          </w:tcPr>
          <w:p w14:paraId="539D27CD" w14:textId="4210C1CB" w:rsidR="008A3496" w:rsidRPr="00CB056F" w:rsidRDefault="008A3496" w:rsidP="008A3496">
            <w:pPr>
              <w:pStyle w:val="RATAKIRI"/>
            </w:pPr>
            <w:r w:rsidRPr="00CB056F">
              <w:rPr>
                <w:b/>
                <w:bCs/>
              </w:rPr>
              <w:t>Y</w:t>
            </w:r>
          </w:p>
        </w:tc>
      </w:tr>
      <w:tr w:rsidR="008A3496" w:rsidRPr="00CB056F" w14:paraId="2E01C170" w14:textId="77777777" w:rsidTr="00B47A94">
        <w:trPr>
          <w:divId w:val="132019385"/>
          <w:trHeight w:val="383"/>
          <w:jc w:val="center"/>
        </w:trPr>
        <w:tc>
          <w:tcPr>
            <w:tcW w:w="630" w:type="dxa"/>
            <w:shd w:val="clear" w:color="000000" w:fill="FFFFFF"/>
            <w:noWrap/>
            <w:vAlign w:val="center"/>
            <w:hideMark/>
          </w:tcPr>
          <w:p w14:paraId="517BA2DE" w14:textId="77777777" w:rsidR="008A3496" w:rsidRPr="00CB056F" w:rsidRDefault="008A3496" w:rsidP="008A3496">
            <w:pPr>
              <w:pStyle w:val="RATAKIRI"/>
            </w:pPr>
            <w:r w:rsidRPr="00CB056F">
              <w:t>16</w:t>
            </w:r>
          </w:p>
        </w:tc>
        <w:tc>
          <w:tcPr>
            <w:tcW w:w="2200" w:type="dxa"/>
            <w:shd w:val="clear" w:color="000000" w:fill="FFFFFF"/>
            <w:vAlign w:val="center"/>
            <w:hideMark/>
          </w:tcPr>
          <w:p w14:paraId="0F24115E" w14:textId="77777777" w:rsidR="008A3496" w:rsidRPr="00CB056F" w:rsidRDefault="008A3496" w:rsidP="008A3496">
            <w:pPr>
              <w:pStyle w:val="RATAKIRI"/>
            </w:pPr>
            <w:r w:rsidRPr="00CB056F">
              <w:t>20</w:t>
            </w:r>
          </w:p>
        </w:tc>
        <w:tc>
          <w:tcPr>
            <w:tcW w:w="1163" w:type="dxa"/>
            <w:shd w:val="clear" w:color="000000" w:fill="FFFFFF"/>
            <w:vAlign w:val="center"/>
            <w:hideMark/>
          </w:tcPr>
          <w:p w14:paraId="75BAFA25" w14:textId="44198E23" w:rsidR="008A3496" w:rsidRPr="00CB056F" w:rsidRDefault="008A3496" w:rsidP="008A3496">
            <w:pPr>
              <w:pStyle w:val="RATAKIRI"/>
            </w:pPr>
            <w:r w:rsidRPr="00CB056F">
              <w:t>0,950</w:t>
            </w:r>
          </w:p>
        </w:tc>
        <w:tc>
          <w:tcPr>
            <w:tcW w:w="956" w:type="dxa"/>
            <w:shd w:val="clear" w:color="000000" w:fill="FFFFFF"/>
            <w:vAlign w:val="center"/>
            <w:hideMark/>
          </w:tcPr>
          <w:p w14:paraId="211B43B9" w14:textId="6AC9111F" w:rsidR="008A3496" w:rsidRPr="00CB056F" w:rsidRDefault="008A3496" w:rsidP="008A3496">
            <w:pPr>
              <w:pStyle w:val="RATAKIRI"/>
            </w:pPr>
            <w:r w:rsidRPr="00CB056F">
              <w:t>2,970</w:t>
            </w:r>
          </w:p>
        </w:tc>
      </w:tr>
      <w:tr w:rsidR="008A3496" w:rsidRPr="00CB056F" w14:paraId="34A8CAD3" w14:textId="77777777" w:rsidTr="00B47A94">
        <w:trPr>
          <w:divId w:val="132019385"/>
          <w:trHeight w:val="383"/>
          <w:jc w:val="center"/>
        </w:trPr>
        <w:tc>
          <w:tcPr>
            <w:tcW w:w="630" w:type="dxa"/>
            <w:shd w:val="clear" w:color="000000" w:fill="FFFFFF"/>
            <w:noWrap/>
            <w:vAlign w:val="center"/>
            <w:hideMark/>
          </w:tcPr>
          <w:p w14:paraId="1466A621" w14:textId="77777777" w:rsidR="008A3496" w:rsidRPr="00CB056F" w:rsidRDefault="008A3496" w:rsidP="008A3496">
            <w:pPr>
              <w:pStyle w:val="RATAKIRI"/>
            </w:pPr>
            <w:r w:rsidRPr="00CB056F">
              <w:t>17</w:t>
            </w:r>
          </w:p>
        </w:tc>
        <w:tc>
          <w:tcPr>
            <w:tcW w:w="2200" w:type="dxa"/>
            <w:shd w:val="clear" w:color="000000" w:fill="FFFFFF"/>
            <w:vAlign w:val="center"/>
            <w:hideMark/>
          </w:tcPr>
          <w:p w14:paraId="40FFFB8E" w14:textId="77777777" w:rsidR="008A3496" w:rsidRPr="00CB056F" w:rsidRDefault="008A3496" w:rsidP="008A3496">
            <w:pPr>
              <w:pStyle w:val="RATAKIRI"/>
            </w:pPr>
            <w:r w:rsidRPr="00CB056F">
              <w:t>50</w:t>
            </w:r>
          </w:p>
        </w:tc>
        <w:tc>
          <w:tcPr>
            <w:tcW w:w="1163" w:type="dxa"/>
            <w:shd w:val="clear" w:color="000000" w:fill="FFFFFF"/>
            <w:vAlign w:val="center"/>
            <w:hideMark/>
          </w:tcPr>
          <w:p w14:paraId="37625FF0" w14:textId="0734939F" w:rsidR="008A3496" w:rsidRPr="00CB056F" w:rsidRDefault="008A3496" w:rsidP="008A3496">
            <w:pPr>
              <w:pStyle w:val="RATAKIRI"/>
            </w:pPr>
            <w:r w:rsidRPr="00CB056F">
              <w:t>0,980</w:t>
            </w:r>
          </w:p>
        </w:tc>
        <w:tc>
          <w:tcPr>
            <w:tcW w:w="956" w:type="dxa"/>
            <w:shd w:val="clear" w:color="000000" w:fill="FFFFFF"/>
            <w:vAlign w:val="center"/>
            <w:hideMark/>
          </w:tcPr>
          <w:p w14:paraId="54073C80" w14:textId="0A9ABBAB" w:rsidR="008A3496" w:rsidRPr="00CB056F" w:rsidRDefault="008A3496" w:rsidP="008A3496">
            <w:pPr>
              <w:pStyle w:val="RATAKIRI"/>
            </w:pPr>
            <w:r w:rsidRPr="00CB056F">
              <w:t>3,900</w:t>
            </w:r>
          </w:p>
        </w:tc>
      </w:tr>
      <w:tr w:rsidR="008A3496" w:rsidRPr="00CB056F" w14:paraId="18FF3C6F" w14:textId="77777777" w:rsidTr="00B47A94">
        <w:trPr>
          <w:divId w:val="132019385"/>
          <w:trHeight w:val="383"/>
          <w:jc w:val="center"/>
        </w:trPr>
        <w:tc>
          <w:tcPr>
            <w:tcW w:w="630" w:type="dxa"/>
            <w:shd w:val="clear" w:color="000000" w:fill="FFFFFF"/>
            <w:noWrap/>
            <w:vAlign w:val="center"/>
            <w:hideMark/>
          </w:tcPr>
          <w:p w14:paraId="4A79CFB4" w14:textId="77777777" w:rsidR="008A3496" w:rsidRPr="00CB056F" w:rsidRDefault="008A3496" w:rsidP="008A3496">
            <w:pPr>
              <w:pStyle w:val="RATAKIRI"/>
            </w:pPr>
            <w:r w:rsidRPr="00CB056F">
              <w:t>18</w:t>
            </w:r>
          </w:p>
        </w:tc>
        <w:tc>
          <w:tcPr>
            <w:tcW w:w="2200" w:type="dxa"/>
            <w:shd w:val="clear" w:color="000000" w:fill="FFFFFF"/>
            <w:vAlign w:val="center"/>
            <w:hideMark/>
          </w:tcPr>
          <w:p w14:paraId="3E21F812" w14:textId="77777777" w:rsidR="008A3496" w:rsidRPr="00CB056F" w:rsidRDefault="008A3496" w:rsidP="008A3496">
            <w:pPr>
              <w:pStyle w:val="RATAKIRI"/>
            </w:pPr>
            <w:r w:rsidRPr="00CB056F">
              <w:t>100</w:t>
            </w:r>
          </w:p>
        </w:tc>
        <w:tc>
          <w:tcPr>
            <w:tcW w:w="1163" w:type="dxa"/>
            <w:shd w:val="clear" w:color="000000" w:fill="FFFFFF"/>
            <w:vAlign w:val="center"/>
            <w:hideMark/>
          </w:tcPr>
          <w:p w14:paraId="38368F8C" w14:textId="4026B423" w:rsidR="008A3496" w:rsidRPr="00CB056F" w:rsidRDefault="008A3496" w:rsidP="008A3496">
            <w:pPr>
              <w:pStyle w:val="RATAKIRI"/>
            </w:pPr>
            <w:r w:rsidRPr="00CB056F">
              <w:t>0,990</w:t>
            </w:r>
          </w:p>
        </w:tc>
        <w:tc>
          <w:tcPr>
            <w:tcW w:w="956" w:type="dxa"/>
            <w:shd w:val="clear" w:color="000000" w:fill="FFFFFF"/>
            <w:vAlign w:val="center"/>
            <w:hideMark/>
          </w:tcPr>
          <w:p w14:paraId="202DD2DD" w14:textId="5E77DAA7" w:rsidR="008A3496" w:rsidRPr="00CB056F" w:rsidRDefault="008A3496" w:rsidP="008A3496">
            <w:pPr>
              <w:pStyle w:val="RATAKIRI"/>
            </w:pPr>
            <w:r w:rsidRPr="00CB056F">
              <w:t>4,600</w:t>
            </w:r>
          </w:p>
        </w:tc>
      </w:tr>
      <w:tr w:rsidR="008A3496" w:rsidRPr="00CB056F" w14:paraId="099FCFBE" w14:textId="77777777" w:rsidTr="00B47A94">
        <w:trPr>
          <w:divId w:val="132019385"/>
          <w:trHeight w:val="383"/>
          <w:jc w:val="center"/>
        </w:trPr>
        <w:tc>
          <w:tcPr>
            <w:tcW w:w="630" w:type="dxa"/>
            <w:shd w:val="clear" w:color="000000" w:fill="FFFFFF"/>
            <w:noWrap/>
            <w:vAlign w:val="center"/>
            <w:hideMark/>
          </w:tcPr>
          <w:p w14:paraId="12BE2121" w14:textId="77777777" w:rsidR="008A3496" w:rsidRPr="00CB056F" w:rsidRDefault="008A3496" w:rsidP="008A3496">
            <w:pPr>
              <w:pStyle w:val="RATAKIRI"/>
            </w:pPr>
            <w:r w:rsidRPr="00CB056F">
              <w:t>19</w:t>
            </w:r>
          </w:p>
        </w:tc>
        <w:tc>
          <w:tcPr>
            <w:tcW w:w="2200" w:type="dxa"/>
            <w:shd w:val="clear" w:color="000000" w:fill="FFFFFF"/>
            <w:vAlign w:val="center"/>
            <w:hideMark/>
          </w:tcPr>
          <w:p w14:paraId="2309A84F" w14:textId="77777777" w:rsidR="008A3496" w:rsidRPr="00CB056F" w:rsidRDefault="008A3496" w:rsidP="008A3496">
            <w:pPr>
              <w:pStyle w:val="RATAKIRI"/>
            </w:pPr>
            <w:r w:rsidRPr="00CB056F">
              <w:t>200</w:t>
            </w:r>
          </w:p>
        </w:tc>
        <w:tc>
          <w:tcPr>
            <w:tcW w:w="1163" w:type="dxa"/>
            <w:shd w:val="clear" w:color="000000" w:fill="FFFFFF"/>
            <w:vAlign w:val="center"/>
            <w:hideMark/>
          </w:tcPr>
          <w:p w14:paraId="448AB6D1" w14:textId="66374B00" w:rsidR="008A3496" w:rsidRPr="00CB056F" w:rsidRDefault="008A3496" w:rsidP="008A3496">
            <w:pPr>
              <w:pStyle w:val="RATAKIRI"/>
            </w:pPr>
            <w:r w:rsidRPr="00CB056F">
              <w:t>0,995</w:t>
            </w:r>
          </w:p>
        </w:tc>
        <w:tc>
          <w:tcPr>
            <w:tcW w:w="956" w:type="dxa"/>
            <w:shd w:val="clear" w:color="000000" w:fill="FFFFFF"/>
            <w:vAlign w:val="center"/>
            <w:hideMark/>
          </w:tcPr>
          <w:p w14:paraId="18943AC8" w14:textId="6071FACB" w:rsidR="008A3496" w:rsidRPr="00CB056F" w:rsidRDefault="008A3496" w:rsidP="008A3496">
            <w:pPr>
              <w:pStyle w:val="RATAKIRI"/>
            </w:pPr>
            <w:r w:rsidRPr="00CB056F">
              <w:t>5,290</w:t>
            </w:r>
          </w:p>
        </w:tc>
      </w:tr>
      <w:tr w:rsidR="008A3496" w:rsidRPr="00CB056F" w14:paraId="68DB5D7E" w14:textId="77777777" w:rsidTr="00B47A94">
        <w:trPr>
          <w:divId w:val="132019385"/>
          <w:trHeight w:val="383"/>
          <w:jc w:val="center"/>
        </w:trPr>
        <w:tc>
          <w:tcPr>
            <w:tcW w:w="630" w:type="dxa"/>
            <w:shd w:val="clear" w:color="000000" w:fill="FFFFFF"/>
            <w:noWrap/>
            <w:vAlign w:val="center"/>
            <w:hideMark/>
          </w:tcPr>
          <w:p w14:paraId="52F171A2" w14:textId="77777777" w:rsidR="008A3496" w:rsidRPr="00CB056F" w:rsidRDefault="008A3496" w:rsidP="008A3496">
            <w:pPr>
              <w:pStyle w:val="RATAKIRI"/>
            </w:pPr>
            <w:r w:rsidRPr="00CB056F">
              <w:t>20</w:t>
            </w:r>
          </w:p>
        </w:tc>
        <w:tc>
          <w:tcPr>
            <w:tcW w:w="2200" w:type="dxa"/>
            <w:shd w:val="clear" w:color="000000" w:fill="FFFFFF"/>
            <w:vAlign w:val="center"/>
            <w:hideMark/>
          </w:tcPr>
          <w:p w14:paraId="13A123E1" w14:textId="77777777" w:rsidR="008A3496" w:rsidRPr="00CB056F" w:rsidRDefault="008A3496" w:rsidP="008A3496">
            <w:pPr>
              <w:pStyle w:val="RATAKIRI"/>
            </w:pPr>
            <w:r w:rsidRPr="00CB056F">
              <w:t>500</w:t>
            </w:r>
          </w:p>
        </w:tc>
        <w:tc>
          <w:tcPr>
            <w:tcW w:w="1163" w:type="dxa"/>
            <w:shd w:val="clear" w:color="000000" w:fill="FFFFFF"/>
            <w:vAlign w:val="center"/>
            <w:hideMark/>
          </w:tcPr>
          <w:p w14:paraId="27EA21EB" w14:textId="4C3C9AC0" w:rsidR="008A3496" w:rsidRPr="00CB056F" w:rsidRDefault="008A3496" w:rsidP="008A3496">
            <w:pPr>
              <w:pStyle w:val="RATAKIRI"/>
            </w:pPr>
            <w:r w:rsidRPr="00CB056F">
              <w:t>0,998</w:t>
            </w:r>
          </w:p>
        </w:tc>
        <w:tc>
          <w:tcPr>
            <w:tcW w:w="956" w:type="dxa"/>
            <w:shd w:val="clear" w:color="000000" w:fill="FFFFFF"/>
            <w:vAlign w:val="center"/>
            <w:hideMark/>
          </w:tcPr>
          <w:p w14:paraId="5C23EA2B" w14:textId="2445F4FF" w:rsidR="008A3496" w:rsidRPr="00CB056F" w:rsidRDefault="008A3496" w:rsidP="008A3496">
            <w:pPr>
              <w:pStyle w:val="RATAKIRI"/>
            </w:pPr>
            <w:r w:rsidRPr="00CB056F">
              <w:t>6,210</w:t>
            </w:r>
          </w:p>
        </w:tc>
      </w:tr>
      <w:tr w:rsidR="008A3496" w:rsidRPr="00CB056F" w14:paraId="1EF5413A" w14:textId="77777777" w:rsidTr="00B47A94">
        <w:trPr>
          <w:divId w:val="132019385"/>
          <w:trHeight w:val="383"/>
          <w:jc w:val="center"/>
        </w:trPr>
        <w:tc>
          <w:tcPr>
            <w:tcW w:w="630" w:type="dxa"/>
            <w:shd w:val="clear" w:color="000000" w:fill="FFFFFF"/>
            <w:noWrap/>
            <w:vAlign w:val="center"/>
            <w:hideMark/>
          </w:tcPr>
          <w:p w14:paraId="429E9DDD" w14:textId="77777777" w:rsidR="008A3496" w:rsidRPr="00CB056F" w:rsidRDefault="008A3496" w:rsidP="008A3496">
            <w:pPr>
              <w:pStyle w:val="RATAKIRI"/>
            </w:pPr>
            <w:r w:rsidRPr="00CB056F">
              <w:t>21</w:t>
            </w:r>
          </w:p>
        </w:tc>
        <w:tc>
          <w:tcPr>
            <w:tcW w:w="2200" w:type="dxa"/>
            <w:shd w:val="clear" w:color="000000" w:fill="FFFFFF"/>
            <w:vAlign w:val="center"/>
            <w:hideMark/>
          </w:tcPr>
          <w:p w14:paraId="5A1B011F" w14:textId="77777777" w:rsidR="008A3496" w:rsidRPr="00CB056F" w:rsidRDefault="008A3496" w:rsidP="008A3496">
            <w:pPr>
              <w:pStyle w:val="RATAKIRI"/>
            </w:pPr>
            <w:r w:rsidRPr="00CB056F">
              <w:t>1000</w:t>
            </w:r>
          </w:p>
        </w:tc>
        <w:tc>
          <w:tcPr>
            <w:tcW w:w="1163" w:type="dxa"/>
            <w:shd w:val="clear" w:color="000000" w:fill="FFFFFF"/>
            <w:vAlign w:val="center"/>
            <w:hideMark/>
          </w:tcPr>
          <w:p w14:paraId="5906FA4C" w14:textId="3C1409E4" w:rsidR="008A3496" w:rsidRPr="00CB056F" w:rsidRDefault="008A3496" w:rsidP="008A3496">
            <w:pPr>
              <w:pStyle w:val="RATAKIRI"/>
            </w:pPr>
            <w:r w:rsidRPr="00CB056F">
              <w:t>0,999</w:t>
            </w:r>
          </w:p>
        </w:tc>
        <w:tc>
          <w:tcPr>
            <w:tcW w:w="956" w:type="dxa"/>
            <w:shd w:val="clear" w:color="000000" w:fill="FFFFFF"/>
            <w:vAlign w:val="center"/>
            <w:hideMark/>
          </w:tcPr>
          <w:p w14:paraId="7BBD0EFF" w14:textId="22753F55" w:rsidR="008A3496" w:rsidRPr="00CB056F" w:rsidRDefault="008A3496" w:rsidP="008A3496">
            <w:pPr>
              <w:pStyle w:val="RATAKIRI"/>
            </w:pPr>
            <w:r w:rsidRPr="00CB056F">
              <w:t>6,900</w:t>
            </w:r>
          </w:p>
        </w:tc>
      </w:tr>
    </w:tbl>
    <w:p w14:paraId="00EF7FA2" w14:textId="77777777" w:rsidR="00B47A94" w:rsidRPr="00CB056F" w:rsidRDefault="00B47A94" w:rsidP="00B47A94">
      <w:pPr>
        <w:pStyle w:val="ListParagraph"/>
        <w:numPr>
          <w:ilvl w:val="0"/>
          <w:numId w:val="15"/>
        </w:numPr>
        <w:spacing w:before="240" w:after="160"/>
        <w:ind w:left="284" w:hanging="284"/>
        <w:divId w:val="132019385"/>
        <w:rPr>
          <w:rFonts w:eastAsia="Times New Roman" w:cs="Times New Roman"/>
          <w:szCs w:val="24"/>
          <w:highlight w:val="white"/>
        </w:rPr>
      </w:pPr>
      <w:r w:rsidRPr="00CB056F">
        <w:rPr>
          <w:rFonts w:eastAsia="Times New Roman" w:cs="Times New Roman"/>
          <w:szCs w:val="24"/>
          <w:highlight w:val="white"/>
        </w:rPr>
        <w:t xml:space="preserve">Log Pearson Tipe III </w:t>
      </w:r>
    </w:p>
    <w:p w14:paraId="7F00245E" w14:textId="77777777" w:rsidR="00B47A94" w:rsidRPr="00CB056F" w:rsidRDefault="00B47A94" w:rsidP="00B47A94">
      <w:pPr>
        <w:divId w:val="132019385"/>
        <w:rPr>
          <w:highlight w:val="white"/>
        </w:rPr>
      </w:pPr>
      <w:r w:rsidRPr="00CB056F">
        <w:rPr>
          <w:highlight w:val="white"/>
        </w:rPr>
        <w:t>Distribusi Log Pearson Tipe III banyak digunakan dalam analisis hidrologi untuk mengetahui nilai data maksimum (banjir) dan data minimum (debit minimum) menggunakan nilai ekstrem. Setelah mengetahui nilai curah hujan maksimum berdasarkan data curah hujan yang ada, selanjutnya dapat dihitung besarnya curah hujan rencana T tahun dengan prosedur sebagai berikut:</w:t>
      </w:r>
    </w:p>
    <w:p w14:paraId="43802508" w14:textId="603693B8" w:rsidR="00B47A94" w:rsidRPr="00CB056F" w:rsidRDefault="00B47A94" w:rsidP="0057113F">
      <w:pPr>
        <w:spacing w:before="240" w:after="160"/>
        <w:ind w:left="142" w:firstLine="0"/>
        <w:divId w:val="132019385"/>
        <w:rPr>
          <w:rFonts w:eastAsia="Times New Roman" w:cs="Times New Roman"/>
          <w:szCs w:val="24"/>
          <w:highlight w:val="white"/>
        </w:rPr>
      </w:pPr>
      <w:r w:rsidRPr="00CB056F">
        <w:rPr>
          <w:rFonts w:eastAsia="Times New Roman" w:cs="Times New Roman"/>
          <w:szCs w:val="24"/>
          <w:highlight w:val="white"/>
        </w:rPr>
        <w:t>Tentukan logaritma dari semua variat X</w:t>
      </w:r>
    </w:p>
    <w:p w14:paraId="26198517" w14:textId="77777777" w:rsidR="00B47A94" w:rsidRPr="00CB056F" w:rsidRDefault="00B47A94" w:rsidP="00B47A94">
      <w:pPr>
        <w:divId w:val="132019385"/>
        <w:rPr>
          <w:highlight w:val="white"/>
        </w:rPr>
      </w:pPr>
      <w:r w:rsidRPr="00CB056F">
        <w:rPr>
          <w:highlight w:val="white"/>
        </w:rPr>
        <w:t>Nilai Rata-rata</w:t>
      </w:r>
    </w:p>
    <w:p w14:paraId="3C138D63" w14:textId="77777777" w:rsidR="00B47A94" w:rsidRPr="00CB056F" w:rsidRDefault="00B47A94" w:rsidP="00B47A94">
      <w:pPr>
        <w:divId w:val="132019385"/>
      </w:pPr>
      <m:oMath>
        <m:r>
          <m:rPr>
            <m:nor/>
          </m:rPr>
          <w:rPr>
            <w:highlight w:val="white"/>
          </w:rPr>
          <m:t xml:space="preserve">Log </m:t>
        </m:r>
        <m:acc>
          <m:accPr>
            <m:chr m:val="̄"/>
            <m:ctrlPr>
              <w:rPr>
                <w:rFonts w:ascii="Cambria Math" w:hAnsi="Cambria Math"/>
              </w:rPr>
            </m:ctrlPr>
          </m:accPr>
          <m:e>
            <m:r>
              <m:rPr>
                <m:nor/>
              </m:rPr>
              <m:t xml:space="preserve">X </m:t>
            </m:r>
            <m:ctrlPr>
              <w:rPr>
                <w:rFonts w:ascii="Cambria Math" w:hAnsi="Cambria Math"/>
                <w:i/>
              </w:rPr>
            </m:ctrlPr>
          </m:e>
        </m:acc>
        <m:r>
          <m:rPr>
            <m:nor/>
          </m:rPr>
          <m:t xml:space="preserve">= </m:t>
        </m:r>
        <m:f>
          <m:fPr>
            <m:ctrlPr>
              <w:rPr>
                <w:rFonts w:ascii="Cambria Math" w:hAnsi="Cambria Math"/>
                <w:i/>
              </w:rPr>
            </m:ctrlPr>
          </m:fPr>
          <m:num>
            <m:nary>
              <m:naryPr>
                <m:chr m:val="∑"/>
                <m:limLoc m:val="subSup"/>
                <m:ctrlPr>
                  <w:rPr>
                    <w:rFonts w:ascii="Cambria Math" w:hAnsi="Cambria Math"/>
                    <w:i/>
                  </w:rPr>
                </m:ctrlPr>
              </m:naryPr>
              <m:sub>
                <m:r>
                  <m:rPr>
                    <m:nor/>
                  </m:rPr>
                  <m:t>i=1</m:t>
                </m:r>
              </m:sub>
              <m:sup>
                <m:r>
                  <m:rPr>
                    <m:nor/>
                  </m:rPr>
                  <m:t>n</m:t>
                </m:r>
              </m:sup>
              <m:e>
                <m:r>
                  <m:rPr>
                    <m:nor/>
                  </m:rPr>
                  <m:t xml:space="preserve"> Log Xi</m:t>
                </m:r>
              </m:e>
            </m:nary>
          </m:num>
          <m:den>
            <m:r>
              <m:rPr>
                <m:nor/>
              </m:rPr>
              <m:t>n</m:t>
            </m:r>
          </m:den>
        </m:f>
      </m:oMath>
      <w:r w:rsidRPr="00CB056F">
        <w:t xml:space="preserve"> </w:t>
      </w:r>
      <w:r w:rsidRPr="00CB056F">
        <w:ptab w:relativeTo="margin" w:alignment="right" w:leader="dot"/>
      </w:r>
      <w:r w:rsidRPr="00CB056F">
        <w:t xml:space="preserve"> (2.10)</w:t>
      </w:r>
    </w:p>
    <w:p w14:paraId="5523D41F" w14:textId="77777777" w:rsidR="00B47A94" w:rsidRPr="00CB056F" w:rsidRDefault="00B47A94" w:rsidP="00B47A94">
      <w:pPr>
        <w:divId w:val="132019385"/>
        <w:rPr>
          <w:highlight w:val="white"/>
        </w:rPr>
      </w:pPr>
      <w:r w:rsidRPr="00CB056F">
        <w:rPr>
          <w:highlight w:val="white"/>
        </w:rPr>
        <w:t xml:space="preserve">Standar Deviasi dari Log </w:t>
      </w:r>
      <w:r w:rsidRPr="00CB056F">
        <w:t>X̄</w:t>
      </w:r>
    </w:p>
    <w:p w14:paraId="5A8D9C33" w14:textId="77777777" w:rsidR="00B47A94" w:rsidRPr="00CB056F" w:rsidRDefault="00B47A94" w:rsidP="00B47A94">
      <w:pPr>
        <w:divId w:val="132019385"/>
      </w:pPr>
      <m:oMath>
        <m:r>
          <m:rPr>
            <m:nor/>
          </m:rPr>
          <m:t xml:space="preserve">SD = </m:t>
        </m:r>
        <m:rad>
          <m:radPr>
            <m:degHide m:val="1"/>
            <m:ctrlPr>
              <w:rPr>
                <w:rFonts w:ascii="Cambria Math" w:hAnsi="Cambria Math"/>
                <w:i/>
              </w:rPr>
            </m:ctrlPr>
          </m:radPr>
          <m:deg/>
          <m:e>
            <m:f>
              <m:fPr>
                <m:ctrlPr>
                  <w:rPr>
                    <w:rFonts w:ascii="Cambria Math" w:hAnsi="Cambria Math"/>
                    <w:i/>
                  </w:rPr>
                </m:ctrlPr>
              </m:fPr>
              <m:num>
                <m:sSup>
                  <m:sSupPr>
                    <m:ctrlPr>
                      <w:rPr>
                        <w:rFonts w:ascii="Cambria Math" w:hAnsi="Cambria Math"/>
                        <w:i/>
                      </w:rPr>
                    </m:ctrlPr>
                  </m:sSupPr>
                  <m:e>
                    <m:nary>
                      <m:naryPr>
                        <m:chr m:val="∑"/>
                        <m:limLoc m:val="subSup"/>
                        <m:ctrlPr>
                          <w:rPr>
                            <w:rFonts w:ascii="Cambria Math" w:hAnsi="Cambria Math"/>
                            <w:i/>
                          </w:rPr>
                        </m:ctrlPr>
                      </m:naryPr>
                      <m:sub>
                        <m:r>
                          <m:rPr>
                            <m:nor/>
                          </m:rPr>
                          <m:t>i=1</m:t>
                        </m:r>
                      </m:sub>
                      <m:sup>
                        <m:r>
                          <m:rPr>
                            <m:nor/>
                          </m:rPr>
                          <m:t>n</m:t>
                        </m:r>
                      </m:sup>
                      <m:e>
                        <m:r>
                          <m:rPr>
                            <m:nor/>
                          </m:rPr>
                          <m:t xml:space="preserve">(Log Xi-Log </m:t>
                        </m:r>
                        <m:acc>
                          <m:accPr>
                            <m:chr m:val="̄"/>
                            <m:ctrlPr>
                              <w:rPr>
                                <w:rFonts w:ascii="Cambria Math" w:hAnsi="Cambria Math"/>
                              </w:rPr>
                            </m:ctrlPr>
                          </m:accPr>
                          <m:e>
                            <m:r>
                              <m:rPr>
                                <m:nor/>
                              </m:rPr>
                              <m:t>X</m:t>
                            </m:r>
                            <m:ctrlPr>
                              <w:rPr>
                                <w:rFonts w:ascii="Cambria Math" w:hAnsi="Cambria Math"/>
                                <w:i/>
                              </w:rPr>
                            </m:ctrlPr>
                          </m:e>
                        </m:acc>
                        <m:r>
                          <m:rPr>
                            <m:nor/>
                          </m:rPr>
                          <m:t>)</m:t>
                        </m:r>
                      </m:e>
                    </m:nary>
                  </m:e>
                  <m:sup>
                    <m:r>
                      <m:rPr>
                        <m:nor/>
                      </m:rPr>
                      <m:t>2</m:t>
                    </m:r>
                  </m:sup>
                </m:sSup>
              </m:num>
              <m:den>
                <m:r>
                  <m:rPr>
                    <m:nor/>
                  </m:rPr>
                  <m:t>n-1</m:t>
                </m:r>
              </m:den>
            </m:f>
          </m:e>
        </m:rad>
      </m:oMath>
      <w:r w:rsidRPr="00CB056F">
        <w:t xml:space="preserve"> </w:t>
      </w:r>
      <w:r w:rsidRPr="00CB056F">
        <w:ptab w:relativeTo="margin" w:alignment="right" w:leader="dot"/>
      </w:r>
      <w:r w:rsidRPr="00CB056F">
        <w:t xml:space="preserve"> (2.11)</w:t>
      </w:r>
    </w:p>
    <w:p w14:paraId="05AE42CC" w14:textId="77777777" w:rsidR="00B47A94" w:rsidRPr="00CB056F" w:rsidRDefault="00B47A94" w:rsidP="00B47A94">
      <w:pPr>
        <w:divId w:val="132019385"/>
        <w:rPr>
          <w:highlight w:val="white"/>
        </w:rPr>
      </w:pPr>
      <w:r w:rsidRPr="00CB056F">
        <w:rPr>
          <w:highlight w:val="white"/>
        </w:rPr>
        <w:t>Koefisien Kemencengan</w:t>
      </w:r>
    </w:p>
    <w:p w14:paraId="09453FAA" w14:textId="77777777" w:rsidR="00B47A94" w:rsidRPr="00CB056F" w:rsidRDefault="00B47A94" w:rsidP="00B47A94">
      <w:pPr>
        <w:divId w:val="132019385"/>
        <w:rPr>
          <w:highlight w:val="white"/>
        </w:rPr>
      </w:pPr>
      <m:oMath>
        <m:r>
          <m:rPr>
            <m:nor/>
          </m:rPr>
          <w:rPr>
            <w:highlight w:val="white"/>
          </w:rPr>
          <m:t xml:space="preserve">Cs = </m:t>
        </m:r>
        <m:f>
          <m:fPr>
            <m:ctrlPr>
              <w:rPr>
                <w:rFonts w:ascii="Cambria Math" w:hAnsi="Cambria Math"/>
                <w:i/>
              </w:rPr>
            </m:ctrlPr>
          </m:fPr>
          <m:num>
            <m:sSup>
              <m:sSupPr>
                <m:ctrlPr>
                  <w:rPr>
                    <w:rFonts w:ascii="Cambria Math" w:hAnsi="Cambria Math"/>
                    <w:i/>
                  </w:rPr>
                </m:ctrlPr>
              </m:sSupPr>
              <m:e>
                <m:nary>
                  <m:naryPr>
                    <m:chr m:val="∑"/>
                    <m:limLoc m:val="subSup"/>
                    <m:ctrlPr>
                      <w:rPr>
                        <w:rFonts w:ascii="Cambria Math" w:hAnsi="Cambria Math"/>
                        <w:i/>
                      </w:rPr>
                    </m:ctrlPr>
                  </m:naryPr>
                  <m:sub>
                    <m:r>
                      <m:rPr>
                        <m:nor/>
                      </m:rPr>
                      <m:t>i=1</m:t>
                    </m:r>
                  </m:sub>
                  <m:sup>
                    <m:r>
                      <m:rPr>
                        <m:nor/>
                      </m:rPr>
                      <m:t>n</m:t>
                    </m:r>
                  </m:sup>
                  <m:e>
                    <m:r>
                      <m:rPr>
                        <m:nor/>
                      </m:rPr>
                      <m:t xml:space="preserve">(Log Xi-Log </m:t>
                    </m:r>
                    <m:acc>
                      <m:accPr>
                        <m:chr m:val="̄"/>
                        <m:ctrlPr>
                          <w:rPr>
                            <w:rFonts w:ascii="Cambria Math" w:hAnsi="Cambria Math"/>
                          </w:rPr>
                        </m:ctrlPr>
                      </m:accPr>
                      <m:e>
                        <m:r>
                          <m:rPr>
                            <m:nor/>
                          </m:rPr>
                          <m:t>X</m:t>
                        </m:r>
                        <m:ctrlPr>
                          <w:rPr>
                            <w:rFonts w:ascii="Cambria Math" w:hAnsi="Cambria Math"/>
                            <w:i/>
                          </w:rPr>
                        </m:ctrlPr>
                      </m:e>
                    </m:acc>
                    <m:r>
                      <m:rPr>
                        <m:nor/>
                      </m:rPr>
                      <m:t>)</m:t>
                    </m:r>
                  </m:e>
                </m:nary>
              </m:e>
              <m:sup>
                <m:r>
                  <m:rPr>
                    <m:nor/>
                  </m:rPr>
                  <m:t>2</m:t>
                </m:r>
              </m:sup>
            </m:sSup>
          </m:num>
          <m:den>
            <m:sSup>
              <m:sSupPr>
                <m:ctrlPr>
                  <w:rPr>
                    <w:rFonts w:ascii="Cambria Math" w:hAnsi="Cambria Math"/>
                    <w:i/>
                  </w:rPr>
                </m:ctrlPr>
              </m:sSupPr>
              <m:e>
                <m:r>
                  <m:rPr>
                    <m:nor/>
                  </m:rPr>
                  <m:t>(n-1)(n-2)S</m:t>
                </m:r>
              </m:e>
              <m:sup>
                <m:r>
                  <m:rPr>
                    <m:nor/>
                  </m:rPr>
                  <m:t>3</m:t>
                </m:r>
              </m:sup>
            </m:sSup>
          </m:den>
        </m:f>
        <m:r>
          <m:rPr>
            <m:nor/>
          </m:rPr>
          <w:rPr>
            <w:highlight w:val="white"/>
          </w:rPr>
          <m:t xml:space="preserve"> </m:t>
        </m:r>
      </m:oMath>
      <w:r w:rsidRPr="00CB056F">
        <w:ptab w:relativeTo="margin" w:alignment="right" w:leader="dot"/>
      </w:r>
      <w:r w:rsidRPr="00CB056F">
        <w:rPr>
          <w:highlight w:val="white"/>
        </w:rPr>
        <w:t xml:space="preserve"> (2.12)</w:t>
      </w:r>
    </w:p>
    <w:p w14:paraId="40A80F09" w14:textId="77777777" w:rsidR="00B47A94" w:rsidRPr="00CB056F" w:rsidRDefault="00B47A94" w:rsidP="00B47A94">
      <w:pPr>
        <w:divId w:val="132019385"/>
        <w:rPr>
          <w:highlight w:val="white"/>
        </w:rPr>
      </w:pPr>
      <w:r w:rsidRPr="00CB056F">
        <w:rPr>
          <w:highlight w:val="white"/>
        </w:rPr>
        <w:t>Hitung logaritma hujan rencana dengan periode ulang T tahun</w:t>
      </w:r>
    </w:p>
    <w:p w14:paraId="0A55A18B" w14:textId="77777777" w:rsidR="00B47A94" w:rsidRPr="00CB056F" w:rsidRDefault="00B47A94" w:rsidP="00B47A94">
      <w:pPr>
        <w:divId w:val="132019385"/>
        <w:rPr>
          <w:highlight w:val="white"/>
        </w:rPr>
      </w:pPr>
      <m:oMath>
        <m:r>
          <m:rPr>
            <m:nor/>
          </m:rPr>
          <m:t xml:space="preserve">Log </m:t>
        </m:r>
        <m:sSub>
          <m:sSubPr>
            <m:ctrlPr>
              <w:rPr>
                <w:rFonts w:ascii="Cambria Math" w:hAnsi="Cambria Math"/>
                <w:i/>
              </w:rPr>
            </m:ctrlPr>
          </m:sSubPr>
          <m:e>
            <m:r>
              <m:rPr>
                <m:nor/>
              </m:rPr>
              <m:t>X</m:t>
            </m:r>
          </m:e>
          <m:sub>
            <m:r>
              <m:rPr>
                <m:nor/>
              </m:rPr>
              <m:t>T</m:t>
            </m:r>
          </m:sub>
        </m:sSub>
        <m:r>
          <m:rPr>
            <m:nor/>
          </m:rPr>
          <m:t xml:space="preserve">= </m:t>
        </m:r>
        <m:r>
          <m:rPr>
            <m:nor/>
          </m:rPr>
          <w:rPr>
            <w:highlight w:val="white"/>
          </w:rPr>
          <m:t xml:space="preserve">Log </m:t>
        </m:r>
        <m:acc>
          <m:accPr>
            <m:chr m:val="̄"/>
            <m:ctrlPr>
              <w:rPr>
                <w:rFonts w:ascii="Cambria Math" w:hAnsi="Cambria Math"/>
              </w:rPr>
            </m:ctrlPr>
          </m:accPr>
          <m:e>
            <m:r>
              <m:rPr>
                <m:nor/>
              </m:rPr>
              <m:t xml:space="preserve">X </m:t>
            </m:r>
            <m:ctrlPr>
              <w:rPr>
                <w:rFonts w:ascii="Cambria Math" w:hAnsi="Cambria Math"/>
                <w:i/>
              </w:rPr>
            </m:ctrlPr>
          </m:e>
        </m:acc>
        <m:r>
          <m:rPr>
            <m:nor/>
          </m:rPr>
          <m:t xml:space="preserve">+Y.SD </m:t>
        </m:r>
      </m:oMath>
      <w:r w:rsidRPr="00CB056F">
        <w:ptab w:relativeTo="margin" w:alignment="right" w:leader="dot"/>
      </w:r>
      <w:r w:rsidRPr="00CB056F">
        <w:t xml:space="preserve"> (2.13)</w:t>
      </w:r>
    </w:p>
    <w:p w14:paraId="1222F9BC" w14:textId="77777777" w:rsidR="00B47A94" w:rsidRPr="00CB056F" w:rsidRDefault="00B47A94" w:rsidP="00B47A94">
      <w:pPr>
        <w:divId w:val="132019385"/>
        <w:rPr>
          <w:highlight w:val="white"/>
        </w:rPr>
      </w:pPr>
      <w:r w:rsidRPr="00CB056F">
        <w:rPr>
          <w:highlight w:val="white"/>
        </w:rPr>
        <w:t>Dimana:</w:t>
      </w:r>
    </w:p>
    <w:p w14:paraId="62D36987" w14:textId="77777777" w:rsidR="00B47A94" w:rsidRPr="00CB056F" w:rsidRDefault="00B47A94" w:rsidP="00B47A94">
      <w:pPr>
        <w:tabs>
          <w:tab w:val="left" w:pos="1560"/>
          <w:tab w:val="left" w:pos="1985"/>
        </w:tabs>
        <w:spacing w:line="240" w:lineRule="auto"/>
        <w:ind w:left="1985" w:hanging="1418"/>
        <w:divId w:val="132019385"/>
        <w:rPr>
          <w:highlight w:val="white"/>
        </w:rPr>
      </w:pPr>
      <m:oMath>
        <m:r>
          <m:rPr>
            <m:nor/>
          </m:rPr>
          <w:rPr>
            <w:highlight w:val="white"/>
          </w:rPr>
          <m:t xml:space="preserve">Log </m:t>
        </m:r>
        <m:sSub>
          <m:sSubPr>
            <m:ctrlPr>
              <w:rPr>
                <w:rFonts w:ascii="Cambria Math" w:hAnsi="Cambria Math"/>
                <w:highlight w:val="white"/>
              </w:rPr>
            </m:ctrlPr>
          </m:sSubPr>
          <m:e>
            <m:r>
              <m:rPr>
                <m:nor/>
              </m:rPr>
              <w:rPr>
                <w:highlight w:val="white"/>
              </w:rPr>
              <m:t>X</m:t>
            </m:r>
          </m:e>
          <m:sub>
            <m:r>
              <m:rPr>
                <m:nor/>
              </m:rPr>
              <w:rPr>
                <w:highlight w:val="white"/>
              </w:rPr>
              <m:t>T</m:t>
            </m:r>
          </m:sub>
        </m:sSub>
      </m:oMath>
      <w:r w:rsidRPr="00CB056F">
        <w:rPr>
          <w:highlight w:val="white"/>
        </w:rPr>
        <w:t xml:space="preserve"> </w:t>
      </w:r>
      <w:r w:rsidRPr="00CB056F">
        <w:rPr>
          <w:highlight w:val="white"/>
        </w:rPr>
        <w:tab/>
        <w:t>=</w:t>
      </w:r>
      <w:r w:rsidRPr="00CB056F">
        <w:rPr>
          <w:highlight w:val="white"/>
        </w:rPr>
        <w:tab/>
        <w:t>Nilai logaritma dari variat X periode ulang T tahun</w:t>
      </w:r>
    </w:p>
    <w:p w14:paraId="63843DC7" w14:textId="77777777" w:rsidR="00B47A94" w:rsidRPr="00CB056F" w:rsidRDefault="00B47A94" w:rsidP="00C94A5C">
      <w:pPr>
        <w:tabs>
          <w:tab w:val="left" w:pos="1985"/>
          <w:tab w:val="left" w:pos="2268"/>
        </w:tabs>
        <w:spacing w:line="276" w:lineRule="auto"/>
        <w:ind w:left="2410" w:hanging="1843"/>
        <w:divId w:val="132019385"/>
        <w:rPr>
          <w:highlight w:val="white"/>
        </w:rPr>
      </w:pPr>
      <m:oMath>
        <m:r>
          <m:rPr>
            <m:nor/>
          </m:rPr>
          <w:rPr>
            <w:highlight w:val="white"/>
          </w:rPr>
          <w:lastRenderedPageBreak/>
          <m:t xml:space="preserve">Log </m:t>
        </m:r>
        <m:acc>
          <m:accPr>
            <m:chr m:val="̄"/>
            <m:ctrlPr>
              <w:rPr>
                <w:rFonts w:ascii="Cambria Math" w:hAnsi="Cambria Math"/>
                <w:highlight w:val="white"/>
              </w:rPr>
            </m:ctrlPr>
          </m:accPr>
          <m:e>
            <m:r>
              <m:rPr>
                <m:nor/>
              </m:rPr>
              <w:rPr>
                <w:highlight w:val="white"/>
              </w:rPr>
              <m:t xml:space="preserve">X </m:t>
            </m:r>
          </m:e>
        </m:acc>
      </m:oMath>
      <w:r w:rsidRPr="00CB056F">
        <w:rPr>
          <w:rFonts w:eastAsiaTheme="minorEastAsia"/>
          <w:highlight w:val="white"/>
        </w:rPr>
        <w:tab/>
      </w:r>
      <w:r w:rsidRPr="00CB056F">
        <w:rPr>
          <w:highlight w:val="white"/>
        </w:rPr>
        <w:t>=</w:t>
      </w:r>
      <w:r w:rsidRPr="00CB056F">
        <w:rPr>
          <w:highlight w:val="white"/>
        </w:rPr>
        <w:tab/>
        <w:t>Nilai rata-rata dari variat Log X</w:t>
      </w:r>
    </w:p>
    <w:p w14:paraId="6342DE0C" w14:textId="77777777" w:rsidR="00B47A94" w:rsidRPr="00CB056F" w:rsidRDefault="00B47A94" w:rsidP="00C94A5C">
      <w:pPr>
        <w:tabs>
          <w:tab w:val="left" w:pos="1985"/>
          <w:tab w:val="left" w:pos="2268"/>
        </w:tabs>
        <w:spacing w:line="276" w:lineRule="auto"/>
        <w:ind w:left="2890" w:hanging="2323"/>
        <w:divId w:val="132019385"/>
        <w:rPr>
          <w:highlight w:val="white"/>
        </w:rPr>
      </w:pPr>
      <w:r w:rsidRPr="00CB056F">
        <w:rPr>
          <w:highlight w:val="white"/>
        </w:rPr>
        <w:t>SD</w:t>
      </w:r>
      <w:r w:rsidRPr="00CB056F">
        <w:rPr>
          <w:highlight w:val="white"/>
        </w:rPr>
        <w:tab/>
        <w:t>=</w:t>
      </w:r>
      <w:r w:rsidRPr="00CB056F">
        <w:rPr>
          <w:highlight w:val="white"/>
        </w:rPr>
        <w:tab/>
        <w:t>Standar Deviasi dari variat Log X</w:t>
      </w:r>
    </w:p>
    <w:p w14:paraId="174D5BA3" w14:textId="77777777" w:rsidR="00B47A94" w:rsidRPr="00CB056F" w:rsidRDefault="00B47A94" w:rsidP="00C94A5C">
      <w:pPr>
        <w:tabs>
          <w:tab w:val="left" w:pos="1985"/>
          <w:tab w:val="left" w:pos="2268"/>
        </w:tabs>
        <w:spacing w:line="276" w:lineRule="auto"/>
        <w:ind w:left="3370" w:hanging="2803"/>
        <w:divId w:val="132019385"/>
        <w:rPr>
          <w:highlight w:val="white"/>
        </w:rPr>
      </w:pPr>
      <w:r w:rsidRPr="00CB056F">
        <w:rPr>
          <w:highlight w:val="white"/>
        </w:rPr>
        <w:t>Cs</w:t>
      </w:r>
      <w:r w:rsidRPr="00CB056F">
        <w:rPr>
          <w:highlight w:val="white"/>
        </w:rPr>
        <w:tab/>
        <w:t>=</w:t>
      </w:r>
      <w:r w:rsidRPr="00CB056F">
        <w:rPr>
          <w:highlight w:val="white"/>
        </w:rPr>
        <w:tab/>
        <w:t>Koefisien kemencengan variat log X</w:t>
      </w:r>
    </w:p>
    <w:p w14:paraId="0D753BB5" w14:textId="77777777" w:rsidR="00C94A5C" w:rsidRPr="00CB056F" w:rsidRDefault="00B47A94" w:rsidP="00C94A5C">
      <w:pPr>
        <w:tabs>
          <w:tab w:val="left" w:pos="1985"/>
          <w:tab w:val="left" w:pos="2268"/>
        </w:tabs>
        <w:spacing w:line="276" w:lineRule="auto"/>
        <w:ind w:left="1843" w:hanging="1276"/>
        <w:divId w:val="132019385"/>
        <w:rPr>
          <w:highlight w:val="white"/>
        </w:rPr>
      </w:pPr>
      <w:r w:rsidRPr="00CB056F">
        <w:rPr>
          <w:highlight w:val="white"/>
        </w:rPr>
        <w:t>Y</w:t>
      </w:r>
      <w:r w:rsidRPr="00CB056F">
        <w:rPr>
          <w:highlight w:val="white"/>
        </w:rPr>
        <w:tab/>
        <w:t>=</w:t>
      </w:r>
      <w:r w:rsidRPr="00CB056F">
        <w:rPr>
          <w:highlight w:val="white"/>
        </w:rPr>
        <w:tab/>
        <w:t>Faktor sifat distribusi Log Pearson Tipe III, yaitu fungsi hubungan periode ulang T dan koefisien kemencengan, nilai Y dapat dilihat pada tabel 2.6</w:t>
      </w:r>
    </w:p>
    <w:p w14:paraId="07A91A5F" w14:textId="41670150" w:rsidR="00B47A94" w:rsidRPr="00CB056F" w:rsidRDefault="00B47A94" w:rsidP="00B47A94">
      <w:pPr>
        <w:pStyle w:val="Caption"/>
        <w:divId w:val="132019385"/>
        <w:rPr>
          <w:b w:val="0"/>
          <w:bCs/>
        </w:rPr>
      </w:pPr>
      <w:bookmarkStart w:id="509" w:name="_Toc221052335"/>
      <w:r w:rsidRPr="00CB056F">
        <w:t xml:space="preserve">Tabel </w:t>
      </w:r>
      <w:r w:rsidR="00241167">
        <w:fldChar w:fldCharType="begin"/>
      </w:r>
      <w:r w:rsidR="00241167">
        <w:instrText xml:space="preserve"> STYLEREF 3 \s </w:instrText>
      </w:r>
      <w:r w:rsidR="00241167">
        <w:fldChar w:fldCharType="separate"/>
      </w:r>
      <w:r w:rsidR="00241167">
        <w:rPr>
          <w:noProof/>
        </w:rPr>
        <w:t>2</w:t>
      </w:r>
      <w:r w:rsidR="00241167">
        <w:fldChar w:fldCharType="end"/>
      </w:r>
      <w:r w:rsidR="00241167">
        <w:t>.</w:t>
      </w:r>
      <w:r w:rsidR="00241167">
        <w:fldChar w:fldCharType="begin"/>
      </w:r>
      <w:r w:rsidR="00241167">
        <w:instrText xml:space="preserve"> SEQ Tabel \* ARABIC \s 3 </w:instrText>
      </w:r>
      <w:r w:rsidR="00241167">
        <w:fldChar w:fldCharType="separate"/>
      </w:r>
      <w:r w:rsidR="00241167">
        <w:rPr>
          <w:noProof/>
        </w:rPr>
        <w:t>6</w:t>
      </w:r>
      <w:r w:rsidR="00241167">
        <w:fldChar w:fldCharType="end"/>
      </w:r>
      <w:r w:rsidRPr="00CB056F">
        <w:t xml:space="preserve"> </w:t>
      </w:r>
      <w:r w:rsidRPr="00CB056F">
        <w:rPr>
          <w:b w:val="0"/>
          <w:bCs/>
        </w:rPr>
        <w:t>Hubungan Periode Ulang (T) dan Koefisien Kemencengan (Cs)</w:t>
      </w:r>
      <w:bookmarkEnd w:id="509"/>
    </w:p>
    <w:p w14:paraId="68974C80" w14:textId="56A10109" w:rsidR="00683F96" w:rsidRPr="00CB056F" w:rsidRDefault="00C832FE" w:rsidP="00C94A5C">
      <w:pPr>
        <w:spacing w:after="160" w:line="259" w:lineRule="auto"/>
        <w:ind w:left="1134" w:firstLine="0"/>
        <w:jc w:val="left"/>
        <w:divId w:val="132019385"/>
        <w:rPr>
          <w:rFonts w:eastAsia="Times New Roman" w:cs="Times New Roman"/>
          <w:szCs w:val="24"/>
          <w:highlight w:val="white"/>
        </w:rPr>
      </w:pPr>
      <w:sdt>
        <w:sdtPr>
          <w:rPr>
            <w:rFonts w:eastAsia="Times New Roman" w:cs="Times New Roman"/>
            <w:color w:val="000000"/>
            <w:szCs w:val="24"/>
            <w:highlight w:val="white"/>
          </w:rPr>
          <w:tag w:val="MENDELEY_CITATION_v3_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"/>
          <w:id w:val="-1846386441"/>
          <w:placeholder>
            <w:docPart w:val="6392D2B838CBDF4F9D9504314720FEF7"/>
          </w:placeholder>
        </w:sdtPr>
        <w:sdtEndPr/>
        <w:sdtContent>
          <w:r w:rsidR="009466D1" w:rsidRPr="009466D1">
            <w:rPr>
              <w:rFonts w:eastAsia="Times New Roman" w:cs="Times New Roman"/>
              <w:color w:val="000000"/>
              <w:szCs w:val="24"/>
              <w:highlight w:val="white"/>
            </w:rPr>
            <w:t>(Limantara, 2019)</w:t>
          </w:r>
        </w:sdtContent>
      </w:sdt>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56"/>
        <w:gridCol w:w="747"/>
        <w:gridCol w:w="747"/>
        <w:gridCol w:w="799"/>
        <w:gridCol w:w="747"/>
        <w:gridCol w:w="747"/>
        <w:gridCol w:w="799"/>
        <w:gridCol w:w="877"/>
        <w:gridCol w:w="929"/>
      </w:tblGrid>
      <w:tr w:rsidR="00D728F4" w:rsidRPr="00CB056F" w14:paraId="2AD13AD9" w14:textId="77777777" w:rsidTr="00D728F4">
        <w:trPr>
          <w:divId w:val="132019385"/>
          <w:trHeight w:val="227"/>
          <w:jc w:val="center"/>
        </w:trPr>
        <w:tc>
          <w:tcPr>
            <w:tcW w:w="0" w:type="auto"/>
            <w:vMerge w:val="restart"/>
            <w:noWrap/>
            <w:vAlign w:val="center"/>
          </w:tcPr>
          <w:p w14:paraId="35C72C59" w14:textId="6DB6C64C" w:rsidR="00D728F4" w:rsidRPr="00CB056F" w:rsidRDefault="00D728F4" w:rsidP="00D728F4">
            <w:pPr>
              <w:spacing w:after="0" w:line="240" w:lineRule="auto"/>
              <w:ind w:firstLine="0"/>
              <w:jc w:val="center"/>
              <w:rPr>
                <w:rFonts w:eastAsia="Times New Roman" w:cs="Times New Roman"/>
                <w:b/>
                <w:bCs/>
                <w:color w:val="1F1F1F"/>
                <w:kern w:val="0"/>
                <w:sz w:val="15"/>
                <w:szCs w:val="15"/>
                <w:rPrChange w:id="510" w:author="razi faisal" w:date="2026-07-19T15:00:00Z" w16du:dateUtc="2026-07-19T08:00:00Z">
                  <w:rPr>
                    <w:rFonts w:eastAsia="Times New Roman" w:cs="Times New Roman"/>
                    <w:b/>
                    <w:bCs/>
                    <w:color w:val="1F1F1F"/>
                    <w:kern w:val="0"/>
                    <w:sz w:val="15"/>
                    <w:szCs w:val="15"/>
                    <w:lang w:val="en-ID"/>
                  </w:rPr>
                </w:rPrChange>
              </w:rPr>
            </w:pPr>
            <w:r w:rsidRPr="00CB056F">
              <w:rPr>
                <w:rFonts w:eastAsia="Times New Roman" w:cs="Times New Roman"/>
                <w:b/>
                <w:bCs/>
                <w:color w:val="1F1F1F"/>
                <w:kern w:val="0"/>
                <w:sz w:val="15"/>
                <w:szCs w:val="15"/>
                <w:rPrChange w:id="511" w:author="razi faisal" w:date="2026-07-19T15:00:00Z" w16du:dateUtc="2026-07-19T08:00:00Z">
                  <w:rPr>
                    <w:rFonts w:eastAsia="Times New Roman" w:cs="Times New Roman"/>
                    <w:b/>
                    <w:bCs/>
                    <w:color w:val="1F1F1F"/>
                    <w:kern w:val="0"/>
                    <w:sz w:val="15"/>
                    <w:szCs w:val="15"/>
                    <w:lang w:val="en-ID"/>
                  </w:rPr>
                </w:rPrChange>
              </w:rPr>
              <w:t>Kemencengan (Cs)</w:t>
            </w:r>
          </w:p>
        </w:tc>
        <w:tc>
          <w:tcPr>
            <w:tcW w:w="0" w:type="auto"/>
            <w:gridSpan w:val="8"/>
            <w:noWrap/>
            <w:vAlign w:val="center"/>
          </w:tcPr>
          <w:p w14:paraId="31D74726" w14:textId="73E2DB13" w:rsidR="00D728F4" w:rsidRPr="00CB056F" w:rsidRDefault="00D728F4" w:rsidP="00D728F4">
            <w:pPr>
              <w:spacing w:after="0" w:line="240" w:lineRule="auto"/>
              <w:ind w:firstLine="0"/>
              <w:jc w:val="center"/>
              <w:rPr>
                <w:rFonts w:eastAsia="Times New Roman" w:cs="Times New Roman"/>
                <w:b/>
                <w:bCs/>
                <w:color w:val="1F1F1F"/>
                <w:kern w:val="0"/>
                <w:sz w:val="15"/>
                <w:szCs w:val="15"/>
                <w:rPrChange w:id="512" w:author="razi faisal" w:date="2026-07-19T15:00:00Z" w16du:dateUtc="2026-07-19T08:00:00Z">
                  <w:rPr>
                    <w:rFonts w:eastAsia="Times New Roman" w:cs="Times New Roman"/>
                    <w:b/>
                    <w:bCs/>
                    <w:color w:val="1F1F1F"/>
                    <w:kern w:val="0"/>
                    <w:sz w:val="15"/>
                    <w:szCs w:val="15"/>
                    <w:lang w:val="en-ID"/>
                  </w:rPr>
                </w:rPrChange>
              </w:rPr>
            </w:pPr>
            <w:r w:rsidRPr="00CB056F">
              <w:rPr>
                <w:rFonts w:eastAsia="Times New Roman" w:cs="Times New Roman"/>
                <w:b/>
                <w:bCs/>
                <w:color w:val="1F1F1F"/>
                <w:kern w:val="0"/>
                <w:sz w:val="15"/>
                <w:szCs w:val="15"/>
                <w:rPrChange w:id="513" w:author="razi faisal" w:date="2026-07-19T15:00:00Z" w16du:dateUtc="2026-07-19T08:00:00Z">
                  <w:rPr>
                    <w:rFonts w:eastAsia="Times New Roman" w:cs="Times New Roman"/>
                    <w:b/>
                    <w:bCs/>
                    <w:color w:val="1F1F1F"/>
                    <w:kern w:val="0"/>
                    <w:sz w:val="15"/>
                    <w:szCs w:val="15"/>
                    <w:lang w:val="en-ID"/>
                  </w:rPr>
                </w:rPrChange>
              </w:rPr>
              <w:t>Periode Ulang</w:t>
            </w:r>
          </w:p>
        </w:tc>
      </w:tr>
      <w:tr w:rsidR="00D728F4" w:rsidRPr="00CB056F" w14:paraId="680791D1" w14:textId="77777777" w:rsidTr="00D728F4">
        <w:trPr>
          <w:divId w:val="132019385"/>
          <w:trHeight w:val="227"/>
          <w:jc w:val="center"/>
        </w:trPr>
        <w:tc>
          <w:tcPr>
            <w:tcW w:w="0" w:type="auto"/>
            <w:vMerge/>
            <w:noWrap/>
            <w:vAlign w:val="bottom"/>
            <w:hideMark/>
          </w:tcPr>
          <w:p w14:paraId="6BA0B112" w14:textId="7673ADD9" w:rsidR="00D728F4" w:rsidRPr="00CB056F" w:rsidRDefault="00D728F4" w:rsidP="00D728F4">
            <w:pPr>
              <w:spacing w:after="0" w:line="240" w:lineRule="auto"/>
              <w:ind w:firstLine="0"/>
              <w:jc w:val="center"/>
              <w:rPr>
                <w:rFonts w:eastAsia="Times New Roman" w:cs="Times New Roman"/>
                <w:b/>
                <w:bCs/>
                <w:color w:val="1F1F1F"/>
                <w:kern w:val="0"/>
                <w:sz w:val="15"/>
                <w:szCs w:val="15"/>
                <w:rPrChange w:id="514" w:author="razi faisal" w:date="2026-07-19T15:00:00Z" w16du:dateUtc="2026-07-19T08:00:00Z">
                  <w:rPr>
                    <w:rFonts w:eastAsia="Times New Roman" w:cs="Times New Roman"/>
                    <w:b/>
                    <w:bCs/>
                    <w:color w:val="1F1F1F"/>
                    <w:kern w:val="0"/>
                    <w:sz w:val="15"/>
                    <w:szCs w:val="15"/>
                    <w:lang w:val="en-ID"/>
                  </w:rPr>
                </w:rPrChange>
              </w:rPr>
            </w:pPr>
          </w:p>
        </w:tc>
        <w:tc>
          <w:tcPr>
            <w:tcW w:w="0" w:type="auto"/>
            <w:noWrap/>
            <w:vAlign w:val="bottom"/>
            <w:hideMark/>
          </w:tcPr>
          <w:p w14:paraId="0EB6007E" w14:textId="77777777" w:rsidR="00D728F4" w:rsidRPr="00CB056F" w:rsidRDefault="00D728F4" w:rsidP="00D728F4">
            <w:pPr>
              <w:spacing w:after="0" w:line="240" w:lineRule="auto"/>
              <w:ind w:firstLine="0"/>
              <w:jc w:val="center"/>
              <w:rPr>
                <w:rFonts w:eastAsia="Times New Roman" w:cs="Times New Roman"/>
                <w:b/>
                <w:bCs/>
                <w:color w:val="1F1F1F"/>
                <w:kern w:val="0"/>
                <w:sz w:val="15"/>
                <w:szCs w:val="15"/>
                <w:rPrChange w:id="515" w:author="razi faisal" w:date="2026-07-19T15:00:00Z" w16du:dateUtc="2026-07-19T08:00:00Z">
                  <w:rPr>
                    <w:rFonts w:eastAsia="Times New Roman" w:cs="Times New Roman"/>
                    <w:b/>
                    <w:bCs/>
                    <w:color w:val="1F1F1F"/>
                    <w:kern w:val="0"/>
                    <w:sz w:val="15"/>
                    <w:szCs w:val="15"/>
                    <w:lang w:val="en-ID"/>
                  </w:rPr>
                </w:rPrChange>
              </w:rPr>
            </w:pPr>
            <w:r w:rsidRPr="00CB056F">
              <w:rPr>
                <w:rFonts w:eastAsia="Times New Roman" w:cs="Times New Roman"/>
                <w:b/>
                <w:bCs/>
                <w:color w:val="1F1F1F"/>
                <w:kern w:val="0"/>
                <w:sz w:val="15"/>
                <w:szCs w:val="15"/>
                <w:rPrChange w:id="516" w:author="razi faisal" w:date="2026-07-19T15:00:00Z" w16du:dateUtc="2026-07-19T08:00:00Z">
                  <w:rPr>
                    <w:rFonts w:eastAsia="Times New Roman" w:cs="Times New Roman"/>
                    <w:b/>
                    <w:bCs/>
                    <w:color w:val="1F1F1F"/>
                    <w:kern w:val="0"/>
                    <w:sz w:val="15"/>
                    <w:szCs w:val="15"/>
                    <w:lang w:val="en-ID"/>
                  </w:rPr>
                </w:rPrChange>
              </w:rPr>
              <w:t>2 thn (50%)</w:t>
            </w:r>
          </w:p>
        </w:tc>
        <w:tc>
          <w:tcPr>
            <w:tcW w:w="0" w:type="auto"/>
            <w:noWrap/>
            <w:vAlign w:val="bottom"/>
            <w:hideMark/>
          </w:tcPr>
          <w:p w14:paraId="773DAC79" w14:textId="77777777" w:rsidR="00D728F4" w:rsidRPr="00CB056F" w:rsidRDefault="00D728F4" w:rsidP="00D728F4">
            <w:pPr>
              <w:spacing w:after="0" w:line="240" w:lineRule="auto"/>
              <w:ind w:firstLine="0"/>
              <w:jc w:val="center"/>
              <w:rPr>
                <w:rFonts w:eastAsia="Times New Roman" w:cs="Times New Roman"/>
                <w:b/>
                <w:bCs/>
                <w:color w:val="1F1F1F"/>
                <w:kern w:val="0"/>
                <w:sz w:val="15"/>
                <w:szCs w:val="15"/>
                <w:rPrChange w:id="517" w:author="razi faisal" w:date="2026-07-19T15:00:00Z" w16du:dateUtc="2026-07-19T08:00:00Z">
                  <w:rPr>
                    <w:rFonts w:eastAsia="Times New Roman" w:cs="Times New Roman"/>
                    <w:b/>
                    <w:bCs/>
                    <w:color w:val="1F1F1F"/>
                    <w:kern w:val="0"/>
                    <w:sz w:val="15"/>
                    <w:szCs w:val="15"/>
                    <w:lang w:val="en-ID"/>
                  </w:rPr>
                </w:rPrChange>
              </w:rPr>
            </w:pPr>
            <w:r w:rsidRPr="00CB056F">
              <w:rPr>
                <w:rFonts w:eastAsia="Times New Roman" w:cs="Times New Roman"/>
                <w:b/>
                <w:bCs/>
                <w:color w:val="1F1F1F"/>
                <w:kern w:val="0"/>
                <w:sz w:val="15"/>
                <w:szCs w:val="15"/>
                <w:rPrChange w:id="518" w:author="razi faisal" w:date="2026-07-19T15:00:00Z" w16du:dateUtc="2026-07-19T08:00:00Z">
                  <w:rPr>
                    <w:rFonts w:eastAsia="Times New Roman" w:cs="Times New Roman"/>
                    <w:b/>
                    <w:bCs/>
                    <w:color w:val="1F1F1F"/>
                    <w:kern w:val="0"/>
                    <w:sz w:val="15"/>
                    <w:szCs w:val="15"/>
                    <w:lang w:val="en-ID"/>
                  </w:rPr>
                </w:rPrChange>
              </w:rPr>
              <w:t>5 thn (20%)</w:t>
            </w:r>
          </w:p>
        </w:tc>
        <w:tc>
          <w:tcPr>
            <w:tcW w:w="0" w:type="auto"/>
            <w:noWrap/>
            <w:vAlign w:val="bottom"/>
            <w:hideMark/>
          </w:tcPr>
          <w:p w14:paraId="140EA1D5" w14:textId="77777777" w:rsidR="00D728F4" w:rsidRPr="00CB056F" w:rsidRDefault="00D728F4" w:rsidP="00D728F4">
            <w:pPr>
              <w:spacing w:after="0" w:line="240" w:lineRule="auto"/>
              <w:ind w:firstLine="0"/>
              <w:jc w:val="center"/>
              <w:rPr>
                <w:rFonts w:eastAsia="Times New Roman" w:cs="Times New Roman"/>
                <w:b/>
                <w:bCs/>
                <w:color w:val="1F1F1F"/>
                <w:kern w:val="0"/>
                <w:sz w:val="15"/>
                <w:szCs w:val="15"/>
                <w:rPrChange w:id="519" w:author="razi faisal" w:date="2026-07-19T15:00:00Z" w16du:dateUtc="2026-07-19T08:00:00Z">
                  <w:rPr>
                    <w:rFonts w:eastAsia="Times New Roman" w:cs="Times New Roman"/>
                    <w:b/>
                    <w:bCs/>
                    <w:color w:val="1F1F1F"/>
                    <w:kern w:val="0"/>
                    <w:sz w:val="15"/>
                    <w:szCs w:val="15"/>
                    <w:lang w:val="en-ID"/>
                  </w:rPr>
                </w:rPrChange>
              </w:rPr>
            </w:pPr>
            <w:r w:rsidRPr="00CB056F">
              <w:rPr>
                <w:rFonts w:eastAsia="Times New Roman" w:cs="Times New Roman"/>
                <w:b/>
                <w:bCs/>
                <w:color w:val="1F1F1F"/>
                <w:kern w:val="0"/>
                <w:sz w:val="15"/>
                <w:szCs w:val="15"/>
                <w:rPrChange w:id="520" w:author="razi faisal" w:date="2026-07-19T15:00:00Z" w16du:dateUtc="2026-07-19T08:00:00Z">
                  <w:rPr>
                    <w:rFonts w:eastAsia="Times New Roman" w:cs="Times New Roman"/>
                    <w:b/>
                    <w:bCs/>
                    <w:color w:val="1F1F1F"/>
                    <w:kern w:val="0"/>
                    <w:sz w:val="15"/>
                    <w:szCs w:val="15"/>
                    <w:lang w:val="en-ID"/>
                  </w:rPr>
                </w:rPrChange>
              </w:rPr>
              <w:t>10 thn (10%)</w:t>
            </w:r>
          </w:p>
        </w:tc>
        <w:tc>
          <w:tcPr>
            <w:tcW w:w="0" w:type="auto"/>
            <w:noWrap/>
            <w:vAlign w:val="bottom"/>
            <w:hideMark/>
          </w:tcPr>
          <w:p w14:paraId="1063363C" w14:textId="77777777" w:rsidR="00D728F4" w:rsidRPr="00CB056F" w:rsidRDefault="00D728F4" w:rsidP="00D728F4">
            <w:pPr>
              <w:spacing w:after="0" w:line="240" w:lineRule="auto"/>
              <w:ind w:firstLine="0"/>
              <w:jc w:val="center"/>
              <w:rPr>
                <w:rFonts w:eastAsia="Times New Roman" w:cs="Times New Roman"/>
                <w:b/>
                <w:bCs/>
                <w:color w:val="1F1F1F"/>
                <w:kern w:val="0"/>
                <w:sz w:val="15"/>
                <w:szCs w:val="15"/>
                <w:rPrChange w:id="521" w:author="razi faisal" w:date="2026-07-19T15:00:00Z" w16du:dateUtc="2026-07-19T08:00:00Z">
                  <w:rPr>
                    <w:rFonts w:eastAsia="Times New Roman" w:cs="Times New Roman"/>
                    <w:b/>
                    <w:bCs/>
                    <w:color w:val="1F1F1F"/>
                    <w:kern w:val="0"/>
                    <w:sz w:val="15"/>
                    <w:szCs w:val="15"/>
                    <w:lang w:val="en-ID"/>
                  </w:rPr>
                </w:rPrChange>
              </w:rPr>
            </w:pPr>
            <w:r w:rsidRPr="00CB056F">
              <w:rPr>
                <w:rFonts w:eastAsia="Times New Roman" w:cs="Times New Roman"/>
                <w:b/>
                <w:bCs/>
                <w:color w:val="1F1F1F"/>
                <w:kern w:val="0"/>
                <w:sz w:val="15"/>
                <w:szCs w:val="15"/>
                <w:rPrChange w:id="522" w:author="razi faisal" w:date="2026-07-19T15:00:00Z" w16du:dateUtc="2026-07-19T08:00:00Z">
                  <w:rPr>
                    <w:rFonts w:eastAsia="Times New Roman" w:cs="Times New Roman"/>
                    <w:b/>
                    <w:bCs/>
                    <w:color w:val="1F1F1F"/>
                    <w:kern w:val="0"/>
                    <w:sz w:val="15"/>
                    <w:szCs w:val="15"/>
                    <w:lang w:val="en-ID"/>
                  </w:rPr>
                </w:rPrChange>
              </w:rPr>
              <w:t>25 thn (4%)</w:t>
            </w:r>
          </w:p>
        </w:tc>
        <w:tc>
          <w:tcPr>
            <w:tcW w:w="0" w:type="auto"/>
            <w:noWrap/>
            <w:vAlign w:val="bottom"/>
            <w:hideMark/>
          </w:tcPr>
          <w:p w14:paraId="492444B5" w14:textId="77777777" w:rsidR="00D728F4" w:rsidRPr="00CB056F" w:rsidRDefault="00D728F4" w:rsidP="00D728F4">
            <w:pPr>
              <w:spacing w:after="0" w:line="240" w:lineRule="auto"/>
              <w:ind w:firstLine="0"/>
              <w:jc w:val="center"/>
              <w:rPr>
                <w:rFonts w:eastAsia="Times New Roman" w:cs="Times New Roman"/>
                <w:b/>
                <w:bCs/>
                <w:color w:val="1F1F1F"/>
                <w:kern w:val="0"/>
                <w:sz w:val="15"/>
                <w:szCs w:val="15"/>
                <w:rPrChange w:id="523" w:author="razi faisal" w:date="2026-07-19T15:00:00Z" w16du:dateUtc="2026-07-19T08:00:00Z">
                  <w:rPr>
                    <w:rFonts w:eastAsia="Times New Roman" w:cs="Times New Roman"/>
                    <w:b/>
                    <w:bCs/>
                    <w:color w:val="1F1F1F"/>
                    <w:kern w:val="0"/>
                    <w:sz w:val="15"/>
                    <w:szCs w:val="15"/>
                    <w:lang w:val="en-ID"/>
                  </w:rPr>
                </w:rPrChange>
              </w:rPr>
            </w:pPr>
            <w:r w:rsidRPr="00CB056F">
              <w:rPr>
                <w:rFonts w:eastAsia="Times New Roman" w:cs="Times New Roman"/>
                <w:b/>
                <w:bCs/>
                <w:color w:val="1F1F1F"/>
                <w:kern w:val="0"/>
                <w:sz w:val="15"/>
                <w:szCs w:val="15"/>
                <w:rPrChange w:id="524" w:author="razi faisal" w:date="2026-07-19T15:00:00Z" w16du:dateUtc="2026-07-19T08:00:00Z">
                  <w:rPr>
                    <w:rFonts w:eastAsia="Times New Roman" w:cs="Times New Roman"/>
                    <w:b/>
                    <w:bCs/>
                    <w:color w:val="1F1F1F"/>
                    <w:kern w:val="0"/>
                    <w:sz w:val="15"/>
                    <w:szCs w:val="15"/>
                    <w:lang w:val="en-ID"/>
                  </w:rPr>
                </w:rPrChange>
              </w:rPr>
              <w:t>50 thn (2%)</w:t>
            </w:r>
          </w:p>
        </w:tc>
        <w:tc>
          <w:tcPr>
            <w:tcW w:w="0" w:type="auto"/>
            <w:noWrap/>
            <w:vAlign w:val="bottom"/>
            <w:hideMark/>
          </w:tcPr>
          <w:p w14:paraId="0F6CB457" w14:textId="77777777" w:rsidR="00D728F4" w:rsidRPr="00CB056F" w:rsidRDefault="00D728F4" w:rsidP="00D728F4">
            <w:pPr>
              <w:spacing w:after="0" w:line="240" w:lineRule="auto"/>
              <w:ind w:firstLine="0"/>
              <w:jc w:val="center"/>
              <w:rPr>
                <w:rFonts w:eastAsia="Times New Roman" w:cs="Times New Roman"/>
                <w:b/>
                <w:bCs/>
                <w:color w:val="1F1F1F"/>
                <w:kern w:val="0"/>
                <w:sz w:val="15"/>
                <w:szCs w:val="15"/>
                <w:rPrChange w:id="525" w:author="razi faisal" w:date="2026-07-19T15:00:00Z" w16du:dateUtc="2026-07-19T08:00:00Z">
                  <w:rPr>
                    <w:rFonts w:eastAsia="Times New Roman" w:cs="Times New Roman"/>
                    <w:b/>
                    <w:bCs/>
                    <w:color w:val="1F1F1F"/>
                    <w:kern w:val="0"/>
                    <w:sz w:val="15"/>
                    <w:szCs w:val="15"/>
                    <w:lang w:val="en-ID"/>
                  </w:rPr>
                </w:rPrChange>
              </w:rPr>
            </w:pPr>
            <w:r w:rsidRPr="00CB056F">
              <w:rPr>
                <w:rFonts w:eastAsia="Times New Roman" w:cs="Times New Roman"/>
                <w:b/>
                <w:bCs/>
                <w:color w:val="1F1F1F"/>
                <w:kern w:val="0"/>
                <w:sz w:val="15"/>
                <w:szCs w:val="15"/>
                <w:rPrChange w:id="526" w:author="razi faisal" w:date="2026-07-19T15:00:00Z" w16du:dateUtc="2026-07-19T08:00:00Z">
                  <w:rPr>
                    <w:rFonts w:eastAsia="Times New Roman" w:cs="Times New Roman"/>
                    <w:b/>
                    <w:bCs/>
                    <w:color w:val="1F1F1F"/>
                    <w:kern w:val="0"/>
                    <w:sz w:val="15"/>
                    <w:szCs w:val="15"/>
                    <w:lang w:val="en-ID"/>
                  </w:rPr>
                </w:rPrChange>
              </w:rPr>
              <w:t>100 thn (1%)</w:t>
            </w:r>
          </w:p>
        </w:tc>
        <w:tc>
          <w:tcPr>
            <w:tcW w:w="0" w:type="auto"/>
            <w:noWrap/>
            <w:vAlign w:val="bottom"/>
            <w:hideMark/>
          </w:tcPr>
          <w:p w14:paraId="584F2640" w14:textId="77777777" w:rsidR="00D728F4" w:rsidRPr="00CB056F" w:rsidRDefault="00D728F4" w:rsidP="00D728F4">
            <w:pPr>
              <w:spacing w:after="0" w:line="240" w:lineRule="auto"/>
              <w:ind w:firstLine="0"/>
              <w:jc w:val="center"/>
              <w:rPr>
                <w:rFonts w:eastAsia="Times New Roman" w:cs="Times New Roman"/>
                <w:b/>
                <w:bCs/>
                <w:color w:val="1F1F1F"/>
                <w:kern w:val="0"/>
                <w:sz w:val="15"/>
                <w:szCs w:val="15"/>
                <w:rPrChange w:id="527" w:author="razi faisal" w:date="2026-07-19T15:00:00Z" w16du:dateUtc="2026-07-19T08:00:00Z">
                  <w:rPr>
                    <w:rFonts w:eastAsia="Times New Roman" w:cs="Times New Roman"/>
                    <w:b/>
                    <w:bCs/>
                    <w:color w:val="1F1F1F"/>
                    <w:kern w:val="0"/>
                    <w:sz w:val="15"/>
                    <w:szCs w:val="15"/>
                    <w:lang w:val="en-ID"/>
                  </w:rPr>
                </w:rPrChange>
              </w:rPr>
            </w:pPr>
            <w:r w:rsidRPr="00CB056F">
              <w:rPr>
                <w:rFonts w:eastAsia="Times New Roman" w:cs="Times New Roman"/>
                <w:b/>
                <w:bCs/>
                <w:color w:val="1F1F1F"/>
                <w:kern w:val="0"/>
                <w:sz w:val="15"/>
                <w:szCs w:val="15"/>
                <w:rPrChange w:id="528" w:author="razi faisal" w:date="2026-07-19T15:00:00Z" w16du:dateUtc="2026-07-19T08:00:00Z">
                  <w:rPr>
                    <w:rFonts w:eastAsia="Times New Roman" w:cs="Times New Roman"/>
                    <w:b/>
                    <w:bCs/>
                    <w:color w:val="1F1F1F"/>
                    <w:kern w:val="0"/>
                    <w:sz w:val="15"/>
                    <w:szCs w:val="15"/>
                    <w:lang w:val="en-ID"/>
                  </w:rPr>
                </w:rPrChange>
              </w:rPr>
              <w:t>500 thn (0,5%)</w:t>
            </w:r>
          </w:p>
        </w:tc>
        <w:tc>
          <w:tcPr>
            <w:tcW w:w="0" w:type="auto"/>
            <w:noWrap/>
            <w:vAlign w:val="bottom"/>
            <w:hideMark/>
          </w:tcPr>
          <w:p w14:paraId="6F7B4B60" w14:textId="77777777" w:rsidR="00D728F4" w:rsidRPr="00CB056F" w:rsidRDefault="00D728F4" w:rsidP="00D728F4">
            <w:pPr>
              <w:spacing w:after="0" w:line="240" w:lineRule="auto"/>
              <w:ind w:firstLine="0"/>
              <w:jc w:val="center"/>
              <w:rPr>
                <w:rFonts w:eastAsia="Times New Roman" w:cs="Times New Roman"/>
                <w:b/>
                <w:bCs/>
                <w:color w:val="1F1F1F"/>
                <w:kern w:val="0"/>
                <w:sz w:val="15"/>
                <w:szCs w:val="15"/>
                <w:rPrChange w:id="529" w:author="razi faisal" w:date="2026-07-19T15:00:00Z" w16du:dateUtc="2026-07-19T08:00:00Z">
                  <w:rPr>
                    <w:rFonts w:eastAsia="Times New Roman" w:cs="Times New Roman"/>
                    <w:b/>
                    <w:bCs/>
                    <w:color w:val="1F1F1F"/>
                    <w:kern w:val="0"/>
                    <w:sz w:val="15"/>
                    <w:szCs w:val="15"/>
                    <w:lang w:val="en-ID"/>
                  </w:rPr>
                </w:rPrChange>
              </w:rPr>
            </w:pPr>
            <w:r w:rsidRPr="00CB056F">
              <w:rPr>
                <w:rFonts w:eastAsia="Times New Roman" w:cs="Times New Roman"/>
                <w:b/>
                <w:bCs/>
                <w:color w:val="1F1F1F"/>
                <w:kern w:val="0"/>
                <w:sz w:val="15"/>
                <w:szCs w:val="15"/>
                <w:rPrChange w:id="530" w:author="razi faisal" w:date="2026-07-19T15:00:00Z" w16du:dateUtc="2026-07-19T08:00:00Z">
                  <w:rPr>
                    <w:rFonts w:eastAsia="Times New Roman" w:cs="Times New Roman"/>
                    <w:b/>
                    <w:bCs/>
                    <w:color w:val="1F1F1F"/>
                    <w:kern w:val="0"/>
                    <w:sz w:val="15"/>
                    <w:szCs w:val="15"/>
                    <w:lang w:val="en-ID"/>
                  </w:rPr>
                </w:rPrChange>
              </w:rPr>
              <w:t>1000 thn (0,1%)</w:t>
            </w:r>
          </w:p>
        </w:tc>
      </w:tr>
      <w:tr w:rsidR="002230E7" w:rsidRPr="00CB056F" w14:paraId="0F0C0EDD" w14:textId="77777777" w:rsidTr="00D728F4">
        <w:trPr>
          <w:divId w:val="132019385"/>
          <w:trHeight w:val="227"/>
          <w:jc w:val="center"/>
        </w:trPr>
        <w:tc>
          <w:tcPr>
            <w:tcW w:w="0" w:type="auto"/>
            <w:noWrap/>
            <w:vAlign w:val="bottom"/>
            <w:hideMark/>
          </w:tcPr>
          <w:p w14:paraId="0571E701" w14:textId="77777777" w:rsidR="002230E7" w:rsidRPr="00CB056F" w:rsidRDefault="002230E7" w:rsidP="002230E7">
            <w:pPr>
              <w:spacing w:after="0" w:line="240" w:lineRule="auto"/>
              <w:ind w:firstLine="0"/>
              <w:jc w:val="right"/>
              <w:rPr>
                <w:rFonts w:eastAsia="Times New Roman" w:cs="Times New Roman"/>
                <w:b/>
                <w:bCs/>
                <w:color w:val="1F1F1F"/>
                <w:kern w:val="0"/>
                <w:sz w:val="15"/>
                <w:szCs w:val="15"/>
                <w:rPrChange w:id="531" w:author="razi faisal" w:date="2026-07-19T15:00:00Z" w16du:dateUtc="2026-07-19T08:00:00Z">
                  <w:rPr>
                    <w:rFonts w:eastAsia="Times New Roman" w:cs="Times New Roman"/>
                    <w:b/>
                    <w:bCs/>
                    <w:color w:val="1F1F1F"/>
                    <w:kern w:val="0"/>
                    <w:sz w:val="15"/>
                    <w:szCs w:val="15"/>
                    <w:lang w:val="en-ID"/>
                  </w:rPr>
                </w:rPrChange>
              </w:rPr>
            </w:pPr>
            <w:r w:rsidRPr="00CB056F">
              <w:rPr>
                <w:rFonts w:eastAsia="Times New Roman" w:cs="Times New Roman"/>
                <w:b/>
                <w:bCs/>
                <w:color w:val="1F1F1F"/>
                <w:kern w:val="0"/>
                <w:sz w:val="15"/>
                <w:szCs w:val="15"/>
                <w:rPrChange w:id="532" w:author="razi faisal" w:date="2026-07-19T15:00:00Z" w16du:dateUtc="2026-07-19T08:00:00Z">
                  <w:rPr>
                    <w:rFonts w:eastAsia="Times New Roman" w:cs="Times New Roman"/>
                    <w:b/>
                    <w:bCs/>
                    <w:color w:val="1F1F1F"/>
                    <w:kern w:val="0"/>
                    <w:sz w:val="15"/>
                    <w:szCs w:val="15"/>
                    <w:lang w:val="en-ID"/>
                  </w:rPr>
                </w:rPrChange>
              </w:rPr>
              <w:t>3,0</w:t>
            </w:r>
          </w:p>
        </w:tc>
        <w:tc>
          <w:tcPr>
            <w:tcW w:w="0" w:type="auto"/>
            <w:noWrap/>
            <w:vAlign w:val="bottom"/>
            <w:hideMark/>
          </w:tcPr>
          <w:p w14:paraId="7DB7D04D"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533"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534" w:author="razi faisal" w:date="2026-07-19T15:00:00Z" w16du:dateUtc="2026-07-19T08:00:00Z">
                  <w:rPr>
                    <w:rFonts w:eastAsia="Times New Roman" w:cs="Times New Roman"/>
                    <w:color w:val="1F1F1F"/>
                    <w:kern w:val="0"/>
                    <w:sz w:val="15"/>
                    <w:szCs w:val="15"/>
                    <w:lang w:val="en-ID"/>
                  </w:rPr>
                </w:rPrChange>
              </w:rPr>
              <w:t>-0,36</w:t>
            </w:r>
          </w:p>
        </w:tc>
        <w:tc>
          <w:tcPr>
            <w:tcW w:w="0" w:type="auto"/>
            <w:noWrap/>
            <w:vAlign w:val="bottom"/>
            <w:hideMark/>
          </w:tcPr>
          <w:p w14:paraId="0FBF09FE"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535"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536" w:author="razi faisal" w:date="2026-07-19T15:00:00Z" w16du:dateUtc="2026-07-19T08:00:00Z">
                  <w:rPr>
                    <w:rFonts w:eastAsia="Times New Roman" w:cs="Times New Roman"/>
                    <w:color w:val="1F1F1F"/>
                    <w:kern w:val="0"/>
                    <w:sz w:val="15"/>
                    <w:szCs w:val="15"/>
                    <w:lang w:val="en-ID"/>
                  </w:rPr>
                </w:rPrChange>
              </w:rPr>
              <w:t>0,42</w:t>
            </w:r>
          </w:p>
        </w:tc>
        <w:tc>
          <w:tcPr>
            <w:tcW w:w="0" w:type="auto"/>
            <w:noWrap/>
            <w:vAlign w:val="bottom"/>
            <w:hideMark/>
          </w:tcPr>
          <w:p w14:paraId="2EEF1E08"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537"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538" w:author="razi faisal" w:date="2026-07-19T15:00:00Z" w16du:dateUtc="2026-07-19T08:00:00Z">
                  <w:rPr>
                    <w:rFonts w:eastAsia="Times New Roman" w:cs="Times New Roman"/>
                    <w:color w:val="1F1F1F"/>
                    <w:kern w:val="0"/>
                    <w:sz w:val="15"/>
                    <w:szCs w:val="15"/>
                    <w:lang w:val="en-ID"/>
                  </w:rPr>
                </w:rPrChange>
              </w:rPr>
              <w:t>1,18</w:t>
            </w:r>
          </w:p>
        </w:tc>
        <w:tc>
          <w:tcPr>
            <w:tcW w:w="0" w:type="auto"/>
            <w:noWrap/>
            <w:vAlign w:val="bottom"/>
            <w:hideMark/>
          </w:tcPr>
          <w:p w14:paraId="265FDAB2"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539"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540" w:author="razi faisal" w:date="2026-07-19T15:00:00Z" w16du:dateUtc="2026-07-19T08:00:00Z">
                  <w:rPr>
                    <w:rFonts w:eastAsia="Times New Roman" w:cs="Times New Roman"/>
                    <w:color w:val="1F1F1F"/>
                    <w:kern w:val="0"/>
                    <w:sz w:val="15"/>
                    <w:szCs w:val="15"/>
                    <w:lang w:val="en-ID"/>
                  </w:rPr>
                </w:rPrChange>
              </w:rPr>
              <w:t>2,278</w:t>
            </w:r>
          </w:p>
        </w:tc>
        <w:tc>
          <w:tcPr>
            <w:tcW w:w="0" w:type="auto"/>
            <w:noWrap/>
            <w:vAlign w:val="bottom"/>
            <w:hideMark/>
          </w:tcPr>
          <w:p w14:paraId="4655A492"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541"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542" w:author="razi faisal" w:date="2026-07-19T15:00:00Z" w16du:dateUtc="2026-07-19T08:00:00Z">
                  <w:rPr>
                    <w:rFonts w:eastAsia="Times New Roman" w:cs="Times New Roman"/>
                    <w:color w:val="1F1F1F"/>
                    <w:kern w:val="0"/>
                    <w:sz w:val="15"/>
                    <w:szCs w:val="15"/>
                    <w:lang w:val="en-ID"/>
                  </w:rPr>
                </w:rPrChange>
              </w:rPr>
              <w:t>3,152</w:t>
            </w:r>
          </w:p>
        </w:tc>
        <w:tc>
          <w:tcPr>
            <w:tcW w:w="0" w:type="auto"/>
            <w:noWrap/>
            <w:vAlign w:val="bottom"/>
            <w:hideMark/>
          </w:tcPr>
          <w:p w14:paraId="5E9760EF"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543"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544" w:author="razi faisal" w:date="2026-07-19T15:00:00Z" w16du:dateUtc="2026-07-19T08:00:00Z">
                  <w:rPr>
                    <w:rFonts w:eastAsia="Times New Roman" w:cs="Times New Roman"/>
                    <w:color w:val="1F1F1F"/>
                    <w:kern w:val="0"/>
                    <w:sz w:val="15"/>
                    <w:szCs w:val="15"/>
                    <w:lang w:val="en-ID"/>
                  </w:rPr>
                </w:rPrChange>
              </w:rPr>
              <w:t>4,051</w:t>
            </w:r>
          </w:p>
        </w:tc>
        <w:tc>
          <w:tcPr>
            <w:tcW w:w="0" w:type="auto"/>
            <w:noWrap/>
            <w:vAlign w:val="bottom"/>
            <w:hideMark/>
          </w:tcPr>
          <w:p w14:paraId="706EA03D"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545"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546" w:author="razi faisal" w:date="2026-07-19T15:00:00Z" w16du:dateUtc="2026-07-19T08:00:00Z">
                  <w:rPr>
                    <w:rFonts w:eastAsia="Times New Roman" w:cs="Times New Roman"/>
                    <w:color w:val="1F1F1F"/>
                    <w:kern w:val="0"/>
                    <w:sz w:val="15"/>
                    <w:szCs w:val="15"/>
                    <w:lang w:val="en-ID"/>
                  </w:rPr>
                </w:rPrChange>
              </w:rPr>
              <w:t>4,97</w:t>
            </w:r>
          </w:p>
        </w:tc>
        <w:tc>
          <w:tcPr>
            <w:tcW w:w="0" w:type="auto"/>
            <w:noWrap/>
            <w:vAlign w:val="bottom"/>
            <w:hideMark/>
          </w:tcPr>
          <w:p w14:paraId="5F06482F"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547"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548" w:author="razi faisal" w:date="2026-07-19T15:00:00Z" w16du:dateUtc="2026-07-19T08:00:00Z">
                  <w:rPr>
                    <w:rFonts w:eastAsia="Times New Roman" w:cs="Times New Roman"/>
                    <w:color w:val="1F1F1F"/>
                    <w:kern w:val="0"/>
                    <w:sz w:val="15"/>
                    <w:szCs w:val="15"/>
                    <w:lang w:val="en-ID"/>
                  </w:rPr>
                </w:rPrChange>
              </w:rPr>
              <w:t>7,25</w:t>
            </w:r>
          </w:p>
        </w:tc>
      </w:tr>
      <w:tr w:rsidR="002230E7" w:rsidRPr="00CB056F" w14:paraId="3404D940" w14:textId="77777777" w:rsidTr="00D728F4">
        <w:trPr>
          <w:divId w:val="132019385"/>
          <w:trHeight w:val="227"/>
          <w:jc w:val="center"/>
        </w:trPr>
        <w:tc>
          <w:tcPr>
            <w:tcW w:w="0" w:type="auto"/>
            <w:noWrap/>
            <w:vAlign w:val="bottom"/>
            <w:hideMark/>
          </w:tcPr>
          <w:p w14:paraId="5CA2FB51" w14:textId="77777777" w:rsidR="002230E7" w:rsidRPr="00CB056F" w:rsidRDefault="002230E7" w:rsidP="002230E7">
            <w:pPr>
              <w:spacing w:after="0" w:line="240" w:lineRule="auto"/>
              <w:ind w:firstLine="0"/>
              <w:jc w:val="right"/>
              <w:rPr>
                <w:rFonts w:eastAsia="Times New Roman" w:cs="Times New Roman"/>
                <w:b/>
                <w:bCs/>
                <w:color w:val="1F1F1F"/>
                <w:kern w:val="0"/>
                <w:sz w:val="15"/>
                <w:szCs w:val="15"/>
                <w:rPrChange w:id="549" w:author="razi faisal" w:date="2026-07-19T15:00:00Z" w16du:dateUtc="2026-07-19T08:00:00Z">
                  <w:rPr>
                    <w:rFonts w:eastAsia="Times New Roman" w:cs="Times New Roman"/>
                    <w:b/>
                    <w:bCs/>
                    <w:color w:val="1F1F1F"/>
                    <w:kern w:val="0"/>
                    <w:sz w:val="15"/>
                    <w:szCs w:val="15"/>
                    <w:lang w:val="en-ID"/>
                  </w:rPr>
                </w:rPrChange>
              </w:rPr>
            </w:pPr>
            <w:r w:rsidRPr="00CB056F">
              <w:rPr>
                <w:rFonts w:eastAsia="Times New Roman" w:cs="Times New Roman"/>
                <w:b/>
                <w:bCs/>
                <w:color w:val="1F1F1F"/>
                <w:kern w:val="0"/>
                <w:sz w:val="15"/>
                <w:szCs w:val="15"/>
                <w:rPrChange w:id="550" w:author="razi faisal" w:date="2026-07-19T15:00:00Z" w16du:dateUtc="2026-07-19T08:00:00Z">
                  <w:rPr>
                    <w:rFonts w:eastAsia="Times New Roman" w:cs="Times New Roman"/>
                    <w:b/>
                    <w:bCs/>
                    <w:color w:val="1F1F1F"/>
                    <w:kern w:val="0"/>
                    <w:sz w:val="15"/>
                    <w:szCs w:val="15"/>
                    <w:lang w:val="en-ID"/>
                  </w:rPr>
                </w:rPrChange>
              </w:rPr>
              <w:t>2,5</w:t>
            </w:r>
          </w:p>
        </w:tc>
        <w:tc>
          <w:tcPr>
            <w:tcW w:w="0" w:type="auto"/>
            <w:noWrap/>
            <w:vAlign w:val="bottom"/>
            <w:hideMark/>
          </w:tcPr>
          <w:p w14:paraId="739033C1"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551"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552" w:author="razi faisal" w:date="2026-07-19T15:00:00Z" w16du:dateUtc="2026-07-19T08:00:00Z">
                  <w:rPr>
                    <w:rFonts w:eastAsia="Times New Roman" w:cs="Times New Roman"/>
                    <w:color w:val="1F1F1F"/>
                    <w:kern w:val="0"/>
                    <w:sz w:val="15"/>
                    <w:szCs w:val="15"/>
                    <w:lang w:val="en-ID"/>
                  </w:rPr>
                </w:rPrChange>
              </w:rPr>
              <w:t>-0,36</w:t>
            </w:r>
          </w:p>
        </w:tc>
        <w:tc>
          <w:tcPr>
            <w:tcW w:w="0" w:type="auto"/>
            <w:noWrap/>
            <w:vAlign w:val="bottom"/>
            <w:hideMark/>
          </w:tcPr>
          <w:p w14:paraId="7E1E7170"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553"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554" w:author="razi faisal" w:date="2026-07-19T15:00:00Z" w16du:dateUtc="2026-07-19T08:00:00Z">
                  <w:rPr>
                    <w:rFonts w:eastAsia="Times New Roman" w:cs="Times New Roman"/>
                    <w:color w:val="1F1F1F"/>
                    <w:kern w:val="0"/>
                    <w:sz w:val="15"/>
                    <w:szCs w:val="15"/>
                    <w:lang w:val="en-ID"/>
                  </w:rPr>
                </w:rPrChange>
              </w:rPr>
              <w:t>0,518</w:t>
            </w:r>
          </w:p>
        </w:tc>
        <w:tc>
          <w:tcPr>
            <w:tcW w:w="0" w:type="auto"/>
            <w:noWrap/>
            <w:vAlign w:val="bottom"/>
            <w:hideMark/>
          </w:tcPr>
          <w:p w14:paraId="70F2DF54"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555"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556" w:author="razi faisal" w:date="2026-07-19T15:00:00Z" w16du:dateUtc="2026-07-19T08:00:00Z">
                  <w:rPr>
                    <w:rFonts w:eastAsia="Times New Roman" w:cs="Times New Roman"/>
                    <w:color w:val="1F1F1F"/>
                    <w:kern w:val="0"/>
                    <w:sz w:val="15"/>
                    <w:szCs w:val="15"/>
                    <w:lang w:val="en-ID"/>
                  </w:rPr>
                </w:rPrChange>
              </w:rPr>
              <w:t>1,25</w:t>
            </w:r>
          </w:p>
        </w:tc>
        <w:tc>
          <w:tcPr>
            <w:tcW w:w="0" w:type="auto"/>
            <w:noWrap/>
            <w:vAlign w:val="bottom"/>
            <w:hideMark/>
          </w:tcPr>
          <w:p w14:paraId="306E8D48"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557"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558" w:author="razi faisal" w:date="2026-07-19T15:00:00Z" w16du:dateUtc="2026-07-19T08:00:00Z">
                  <w:rPr>
                    <w:rFonts w:eastAsia="Times New Roman" w:cs="Times New Roman"/>
                    <w:color w:val="1F1F1F"/>
                    <w:kern w:val="0"/>
                    <w:sz w:val="15"/>
                    <w:szCs w:val="15"/>
                    <w:lang w:val="en-ID"/>
                  </w:rPr>
                </w:rPrChange>
              </w:rPr>
              <w:t>2,262</w:t>
            </w:r>
          </w:p>
        </w:tc>
        <w:tc>
          <w:tcPr>
            <w:tcW w:w="0" w:type="auto"/>
            <w:noWrap/>
            <w:vAlign w:val="bottom"/>
            <w:hideMark/>
          </w:tcPr>
          <w:p w14:paraId="1C2ECF10"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559"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560" w:author="razi faisal" w:date="2026-07-19T15:00:00Z" w16du:dateUtc="2026-07-19T08:00:00Z">
                  <w:rPr>
                    <w:rFonts w:eastAsia="Times New Roman" w:cs="Times New Roman"/>
                    <w:color w:val="1F1F1F"/>
                    <w:kern w:val="0"/>
                    <w:sz w:val="15"/>
                    <w:szCs w:val="15"/>
                    <w:lang w:val="en-ID"/>
                  </w:rPr>
                </w:rPrChange>
              </w:rPr>
              <w:t>3,048</w:t>
            </w:r>
          </w:p>
        </w:tc>
        <w:tc>
          <w:tcPr>
            <w:tcW w:w="0" w:type="auto"/>
            <w:noWrap/>
            <w:vAlign w:val="bottom"/>
            <w:hideMark/>
          </w:tcPr>
          <w:p w14:paraId="4ACA4C5D"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561"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562" w:author="razi faisal" w:date="2026-07-19T15:00:00Z" w16du:dateUtc="2026-07-19T08:00:00Z">
                  <w:rPr>
                    <w:rFonts w:eastAsia="Times New Roman" w:cs="Times New Roman"/>
                    <w:color w:val="1F1F1F"/>
                    <w:kern w:val="0"/>
                    <w:sz w:val="15"/>
                    <w:szCs w:val="15"/>
                    <w:lang w:val="en-ID"/>
                  </w:rPr>
                </w:rPrChange>
              </w:rPr>
              <w:t>3,845</w:t>
            </w:r>
          </w:p>
        </w:tc>
        <w:tc>
          <w:tcPr>
            <w:tcW w:w="0" w:type="auto"/>
            <w:noWrap/>
            <w:vAlign w:val="bottom"/>
            <w:hideMark/>
          </w:tcPr>
          <w:p w14:paraId="4DE0646D"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563"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564" w:author="razi faisal" w:date="2026-07-19T15:00:00Z" w16du:dateUtc="2026-07-19T08:00:00Z">
                  <w:rPr>
                    <w:rFonts w:eastAsia="Times New Roman" w:cs="Times New Roman"/>
                    <w:color w:val="1F1F1F"/>
                    <w:kern w:val="0"/>
                    <w:sz w:val="15"/>
                    <w:szCs w:val="15"/>
                    <w:lang w:val="en-ID"/>
                  </w:rPr>
                </w:rPrChange>
              </w:rPr>
              <w:t>4,652</w:t>
            </w:r>
          </w:p>
        </w:tc>
        <w:tc>
          <w:tcPr>
            <w:tcW w:w="0" w:type="auto"/>
            <w:noWrap/>
            <w:vAlign w:val="bottom"/>
            <w:hideMark/>
          </w:tcPr>
          <w:p w14:paraId="34797EDE"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565"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566" w:author="razi faisal" w:date="2026-07-19T15:00:00Z" w16du:dateUtc="2026-07-19T08:00:00Z">
                  <w:rPr>
                    <w:rFonts w:eastAsia="Times New Roman" w:cs="Times New Roman"/>
                    <w:color w:val="1F1F1F"/>
                    <w:kern w:val="0"/>
                    <w:sz w:val="15"/>
                    <w:szCs w:val="15"/>
                    <w:lang w:val="en-ID"/>
                  </w:rPr>
                </w:rPrChange>
              </w:rPr>
              <w:t>6,6</w:t>
            </w:r>
          </w:p>
        </w:tc>
      </w:tr>
      <w:tr w:rsidR="002230E7" w:rsidRPr="00CB056F" w14:paraId="1B562EFC" w14:textId="77777777" w:rsidTr="00D728F4">
        <w:trPr>
          <w:divId w:val="132019385"/>
          <w:trHeight w:val="227"/>
          <w:jc w:val="center"/>
        </w:trPr>
        <w:tc>
          <w:tcPr>
            <w:tcW w:w="0" w:type="auto"/>
            <w:noWrap/>
            <w:vAlign w:val="bottom"/>
            <w:hideMark/>
          </w:tcPr>
          <w:p w14:paraId="390F347B" w14:textId="77777777" w:rsidR="002230E7" w:rsidRPr="00CB056F" w:rsidRDefault="002230E7" w:rsidP="002230E7">
            <w:pPr>
              <w:spacing w:after="0" w:line="240" w:lineRule="auto"/>
              <w:ind w:firstLine="0"/>
              <w:jc w:val="right"/>
              <w:rPr>
                <w:rFonts w:eastAsia="Times New Roman" w:cs="Times New Roman"/>
                <w:b/>
                <w:bCs/>
                <w:color w:val="1F1F1F"/>
                <w:kern w:val="0"/>
                <w:sz w:val="15"/>
                <w:szCs w:val="15"/>
                <w:rPrChange w:id="567" w:author="razi faisal" w:date="2026-07-19T15:00:00Z" w16du:dateUtc="2026-07-19T08:00:00Z">
                  <w:rPr>
                    <w:rFonts w:eastAsia="Times New Roman" w:cs="Times New Roman"/>
                    <w:b/>
                    <w:bCs/>
                    <w:color w:val="1F1F1F"/>
                    <w:kern w:val="0"/>
                    <w:sz w:val="15"/>
                    <w:szCs w:val="15"/>
                    <w:lang w:val="en-ID"/>
                  </w:rPr>
                </w:rPrChange>
              </w:rPr>
            </w:pPr>
            <w:r w:rsidRPr="00CB056F">
              <w:rPr>
                <w:rFonts w:eastAsia="Times New Roman" w:cs="Times New Roman"/>
                <w:b/>
                <w:bCs/>
                <w:color w:val="1F1F1F"/>
                <w:kern w:val="0"/>
                <w:sz w:val="15"/>
                <w:szCs w:val="15"/>
                <w:rPrChange w:id="568" w:author="razi faisal" w:date="2026-07-19T15:00:00Z" w16du:dateUtc="2026-07-19T08:00:00Z">
                  <w:rPr>
                    <w:rFonts w:eastAsia="Times New Roman" w:cs="Times New Roman"/>
                    <w:b/>
                    <w:bCs/>
                    <w:color w:val="1F1F1F"/>
                    <w:kern w:val="0"/>
                    <w:sz w:val="15"/>
                    <w:szCs w:val="15"/>
                    <w:lang w:val="en-ID"/>
                  </w:rPr>
                </w:rPrChange>
              </w:rPr>
              <w:t>2,2</w:t>
            </w:r>
          </w:p>
        </w:tc>
        <w:tc>
          <w:tcPr>
            <w:tcW w:w="0" w:type="auto"/>
            <w:noWrap/>
            <w:vAlign w:val="bottom"/>
            <w:hideMark/>
          </w:tcPr>
          <w:p w14:paraId="175D306C"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569"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570" w:author="razi faisal" w:date="2026-07-19T15:00:00Z" w16du:dateUtc="2026-07-19T08:00:00Z">
                  <w:rPr>
                    <w:rFonts w:eastAsia="Times New Roman" w:cs="Times New Roman"/>
                    <w:color w:val="1F1F1F"/>
                    <w:kern w:val="0"/>
                    <w:sz w:val="15"/>
                    <w:szCs w:val="15"/>
                    <w:lang w:val="en-ID"/>
                  </w:rPr>
                </w:rPrChange>
              </w:rPr>
              <w:t>-0,33</w:t>
            </w:r>
          </w:p>
        </w:tc>
        <w:tc>
          <w:tcPr>
            <w:tcW w:w="0" w:type="auto"/>
            <w:noWrap/>
            <w:vAlign w:val="bottom"/>
            <w:hideMark/>
          </w:tcPr>
          <w:p w14:paraId="6D175BA0"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571"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572" w:author="razi faisal" w:date="2026-07-19T15:00:00Z" w16du:dateUtc="2026-07-19T08:00:00Z">
                  <w:rPr>
                    <w:rFonts w:eastAsia="Times New Roman" w:cs="Times New Roman"/>
                    <w:color w:val="1F1F1F"/>
                    <w:kern w:val="0"/>
                    <w:sz w:val="15"/>
                    <w:szCs w:val="15"/>
                    <w:lang w:val="en-ID"/>
                  </w:rPr>
                </w:rPrChange>
              </w:rPr>
              <w:t>0,574</w:t>
            </w:r>
          </w:p>
        </w:tc>
        <w:tc>
          <w:tcPr>
            <w:tcW w:w="0" w:type="auto"/>
            <w:noWrap/>
            <w:vAlign w:val="bottom"/>
            <w:hideMark/>
          </w:tcPr>
          <w:p w14:paraId="3422F266"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573"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574" w:author="razi faisal" w:date="2026-07-19T15:00:00Z" w16du:dateUtc="2026-07-19T08:00:00Z">
                  <w:rPr>
                    <w:rFonts w:eastAsia="Times New Roman" w:cs="Times New Roman"/>
                    <w:color w:val="1F1F1F"/>
                    <w:kern w:val="0"/>
                    <w:sz w:val="15"/>
                    <w:szCs w:val="15"/>
                    <w:lang w:val="en-ID"/>
                  </w:rPr>
                </w:rPrChange>
              </w:rPr>
              <w:t>1,284</w:t>
            </w:r>
          </w:p>
        </w:tc>
        <w:tc>
          <w:tcPr>
            <w:tcW w:w="0" w:type="auto"/>
            <w:noWrap/>
            <w:vAlign w:val="bottom"/>
            <w:hideMark/>
          </w:tcPr>
          <w:p w14:paraId="3BBA14D6"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575"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576" w:author="razi faisal" w:date="2026-07-19T15:00:00Z" w16du:dateUtc="2026-07-19T08:00:00Z">
                  <w:rPr>
                    <w:rFonts w:eastAsia="Times New Roman" w:cs="Times New Roman"/>
                    <w:color w:val="1F1F1F"/>
                    <w:kern w:val="0"/>
                    <w:sz w:val="15"/>
                    <w:szCs w:val="15"/>
                    <w:lang w:val="en-ID"/>
                  </w:rPr>
                </w:rPrChange>
              </w:rPr>
              <w:t>2,24</w:t>
            </w:r>
          </w:p>
        </w:tc>
        <w:tc>
          <w:tcPr>
            <w:tcW w:w="0" w:type="auto"/>
            <w:noWrap/>
            <w:vAlign w:val="bottom"/>
            <w:hideMark/>
          </w:tcPr>
          <w:p w14:paraId="6CBE3127"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577"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578" w:author="razi faisal" w:date="2026-07-19T15:00:00Z" w16du:dateUtc="2026-07-19T08:00:00Z">
                  <w:rPr>
                    <w:rFonts w:eastAsia="Times New Roman" w:cs="Times New Roman"/>
                    <w:color w:val="1F1F1F"/>
                    <w:kern w:val="0"/>
                    <w:sz w:val="15"/>
                    <w:szCs w:val="15"/>
                    <w:lang w:val="en-ID"/>
                  </w:rPr>
                </w:rPrChange>
              </w:rPr>
              <w:t>2,97</w:t>
            </w:r>
          </w:p>
        </w:tc>
        <w:tc>
          <w:tcPr>
            <w:tcW w:w="0" w:type="auto"/>
            <w:noWrap/>
            <w:vAlign w:val="bottom"/>
            <w:hideMark/>
          </w:tcPr>
          <w:p w14:paraId="57709615"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579"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580" w:author="razi faisal" w:date="2026-07-19T15:00:00Z" w16du:dateUtc="2026-07-19T08:00:00Z">
                  <w:rPr>
                    <w:rFonts w:eastAsia="Times New Roman" w:cs="Times New Roman"/>
                    <w:color w:val="1F1F1F"/>
                    <w:kern w:val="0"/>
                    <w:sz w:val="15"/>
                    <w:szCs w:val="15"/>
                    <w:lang w:val="en-ID"/>
                  </w:rPr>
                </w:rPrChange>
              </w:rPr>
              <w:t>3,705</w:t>
            </w:r>
          </w:p>
        </w:tc>
        <w:tc>
          <w:tcPr>
            <w:tcW w:w="0" w:type="auto"/>
            <w:noWrap/>
            <w:vAlign w:val="bottom"/>
            <w:hideMark/>
          </w:tcPr>
          <w:p w14:paraId="153A99A5"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581"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582" w:author="razi faisal" w:date="2026-07-19T15:00:00Z" w16du:dateUtc="2026-07-19T08:00:00Z">
                  <w:rPr>
                    <w:rFonts w:eastAsia="Times New Roman" w:cs="Times New Roman"/>
                    <w:color w:val="1F1F1F"/>
                    <w:kern w:val="0"/>
                    <w:sz w:val="15"/>
                    <w:szCs w:val="15"/>
                    <w:lang w:val="en-ID"/>
                  </w:rPr>
                </w:rPrChange>
              </w:rPr>
              <w:t>4,444</w:t>
            </w:r>
          </w:p>
        </w:tc>
        <w:tc>
          <w:tcPr>
            <w:tcW w:w="0" w:type="auto"/>
            <w:noWrap/>
            <w:vAlign w:val="bottom"/>
            <w:hideMark/>
          </w:tcPr>
          <w:p w14:paraId="042505A5"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583"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584" w:author="razi faisal" w:date="2026-07-19T15:00:00Z" w16du:dateUtc="2026-07-19T08:00:00Z">
                  <w:rPr>
                    <w:rFonts w:eastAsia="Times New Roman" w:cs="Times New Roman"/>
                    <w:color w:val="1F1F1F"/>
                    <w:kern w:val="0"/>
                    <w:sz w:val="15"/>
                    <w:szCs w:val="15"/>
                    <w:lang w:val="en-ID"/>
                  </w:rPr>
                </w:rPrChange>
              </w:rPr>
              <w:t>6,2</w:t>
            </w:r>
          </w:p>
        </w:tc>
      </w:tr>
      <w:tr w:rsidR="002230E7" w:rsidRPr="00CB056F" w14:paraId="7178D675" w14:textId="77777777" w:rsidTr="00D728F4">
        <w:trPr>
          <w:divId w:val="132019385"/>
          <w:trHeight w:val="227"/>
          <w:jc w:val="center"/>
        </w:trPr>
        <w:tc>
          <w:tcPr>
            <w:tcW w:w="0" w:type="auto"/>
            <w:noWrap/>
            <w:vAlign w:val="bottom"/>
            <w:hideMark/>
          </w:tcPr>
          <w:p w14:paraId="54553B2F" w14:textId="77777777" w:rsidR="002230E7" w:rsidRPr="00CB056F" w:rsidRDefault="002230E7" w:rsidP="002230E7">
            <w:pPr>
              <w:spacing w:after="0" w:line="240" w:lineRule="auto"/>
              <w:ind w:firstLine="0"/>
              <w:jc w:val="right"/>
              <w:rPr>
                <w:rFonts w:eastAsia="Times New Roman" w:cs="Times New Roman"/>
                <w:b/>
                <w:bCs/>
                <w:color w:val="1F1F1F"/>
                <w:kern w:val="0"/>
                <w:sz w:val="15"/>
                <w:szCs w:val="15"/>
                <w:rPrChange w:id="585" w:author="razi faisal" w:date="2026-07-19T15:00:00Z" w16du:dateUtc="2026-07-19T08:00:00Z">
                  <w:rPr>
                    <w:rFonts w:eastAsia="Times New Roman" w:cs="Times New Roman"/>
                    <w:b/>
                    <w:bCs/>
                    <w:color w:val="1F1F1F"/>
                    <w:kern w:val="0"/>
                    <w:sz w:val="15"/>
                    <w:szCs w:val="15"/>
                    <w:lang w:val="en-ID"/>
                  </w:rPr>
                </w:rPrChange>
              </w:rPr>
            </w:pPr>
            <w:r w:rsidRPr="00CB056F">
              <w:rPr>
                <w:rFonts w:eastAsia="Times New Roman" w:cs="Times New Roman"/>
                <w:b/>
                <w:bCs/>
                <w:color w:val="1F1F1F"/>
                <w:kern w:val="0"/>
                <w:sz w:val="15"/>
                <w:szCs w:val="15"/>
                <w:rPrChange w:id="586" w:author="razi faisal" w:date="2026-07-19T15:00:00Z" w16du:dateUtc="2026-07-19T08:00:00Z">
                  <w:rPr>
                    <w:rFonts w:eastAsia="Times New Roman" w:cs="Times New Roman"/>
                    <w:b/>
                    <w:bCs/>
                    <w:color w:val="1F1F1F"/>
                    <w:kern w:val="0"/>
                    <w:sz w:val="15"/>
                    <w:szCs w:val="15"/>
                    <w:lang w:val="en-ID"/>
                  </w:rPr>
                </w:rPrChange>
              </w:rPr>
              <w:t>2,0</w:t>
            </w:r>
          </w:p>
        </w:tc>
        <w:tc>
          <w:tcPr>
            <w:tcW w:w="0" w:type="auto"/>
            <w:noWrap/>
            <w:vAlign w:val="bottom"/>
            <w:hideMark/>
          </w:tcPr>
          <w:p w14:paraId="64CC5868"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587"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588" w:author="razi faisal" w:date="2026-07-19T15:00:00Z" w16du:dateUtc="2026-07-19T08:00:00Z">
                  <w:rPr>
                    <w:rFonts w:eastAsia="Times New Roman" w:cs="Times New Roman"/>
                    <w:color w:val="1F1F1F"/>
                    <w:kern w:val="0"/>
                    <w:sz w:val="15"/>
                    <w:szCs w:val="15"/>
                    <w:lang w:val="en-ID"/>
                  </w:rPr>
                </w:rPrChange>
              </w:rPr>
              <w:t>-0,307</w:t>
            </w:r>
          </w:p>
        </w:tc>
        <w:tc>
          <w:tcPr>
            <w:tcW w:w="0" w:type="auto"/>
            <w:noWrap/>
            <w:vAlign w:val="bottom"/>
            <w:hideMark/>
          </w:tcPr>
          <w:p w14:paraId="0E6881EC"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589"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590" w:author="razi faisal" w:date="2026-07-19T15:00:00Z" w16du:dateUtc="2026-07-19T08:00:00Z">
                  <w:rPr>
                    <w:rFonts w:eastAsia="Times New Roman" w:cs="Times New Roman"/>
                    <w:color w:val="1F1F1F"/>
                    <w:kern w:val="0"/>
                    <w:sz w:val="15"/>
                    <w:szCs w:val="15"/>
                    <w:lang w:val="en-ID"/>
                  </w:rPr>
                </w:rPrChange>
              </w:rPr>
              <w:t>0,609</w:t>
            </w:r>
          </w:p>
        </w:tc>
        <w:tc>
          <w:tcPr>
            <w:tcW w:w="0" w:type="auto"/>
            <w:noWrap/>
            <w:vAlign w:val="bottom"/>
            <w:hideMark/>
          </w:tcPr>
          <w:p w14:paraId="5A4D030A"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591"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592" w:author="razi faisal" w:date="2026-07-19T15:00:00Z" w16du:dateUtc="2026-07-19T08:00:00Z">
                  <w:rPr>
                    <w:rFonts w:eastAsia="Times New Roman" w:cs="Times New Roman"/>
                    <w:color w:val="1F1F1F"/>
                    <w:kern w:val="0"/>
                    <w:sz w:val="15"/>
                    <w:szCs w:val="15"/>
                    <w:lang w:val="en-ID"/>
                  </w:rPr>
                </w:rPrChange>
              </w:rPr>
              <w:t>1,302</w:t>
            </w:r>
          </w:p>
        </w:tc>
        <w:tc>
          <w:tcPr>
            <w:tcW w:w="0" w:type="auto"/>
            <w:noWrap/>
            <w:vAlign w:val="bottom"/>
            <w:hideMark/>
          </w:tcPr>
          <w:p w14:paraId="577A7B56"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593"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594" w:author="razi faisal" w:date="2026-07-19T15:00:00Z" w16du:dateUtc="2026-07-19T08:00:00Z">
                  <w:rPr>
                    <w:rFonts w:eastAsia="Times New Roman" w:cs="Times New Roman"/>
                    <w:color w:val="1F1F1F"/>
                    <w:kern w:val="0"/>
                    <w:sz w:val="15"/>
                    <w:szCs w:val="15"/>
                    <w:lang w:val="en-ID"/>
                  </w:rPr>
                </w:rPrChange>
              </w:rPr>
              <w:t>2,219</w:t>
            </w:r>
          </w:p>
        </w:tc>
        <w:tc>
          <w:tcPr>
            <w:tcW w:w="0" w:type="auto"/>
            <w:noWrap/>
            <w:vAlign w:val="bottom"/>
            <w:hideMark/>
          </w:tcPr>
          <w:p w14:paraId="10DA70E1"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595"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596" w:author="razi faisal" w:date="2026-07-19T15:00:00Z" w16du:dateUtc="2026-07-19T08:00:00Z">
                  <w:rPr>
                    <w:rFonts w:eastAsia="Times New Roman" w:cs="Times New Roman"/>
                    <w:color w:val="1F1F1F"/>
                    <w:kern w:val="0"/>
                    <w:sz w:val="15"/>
                    <w:szCs w:val="15"/>
                    <w:lang w:val="en-ID"/>
                  </w:rPr>
                </w:rPrChange>
              </w:rPr>
              <w:t>2,912</w:t>
            </w:r>
          </w:p>
        </w:tc>
        <w:tc>
          <w:tcPr>
            <w:tcW w:w="0" w:type="auto"/>
            <w:noWrap/>
            <w:vAlign w:val="bottom"/>
            <w:hideMark/>
          </w:tcPr>
          <w:p w14:paraId="27292B07"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597"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598" w:author="razi faisal" w:date="2026-07-19T15:00:00Z" w16du:dateUtc="2026-07-19T08:00:00Z">
                  <w:rPr>
                    <w:rFonts w:eastAsia="Times New Roman" w:cs="Times New Roman"/>
                    <w:color w:val="1F1F1F"/>
                    <w:kern w:val="0"/>
                    <w:sz w:val="15"/>
                    <w:szCs w:val="15"/>
                    <w:lang w:val="en-ID"/>
                  </w:rPr>
                </w:rPrChange>
              </w:rPr>
              <w:t>3,605</w:t>
            </w:r>
          </w:p>
        </w:tc>
        <w:tc>
          <w:tcPr>
            <w:tcW w:w="0" w:type="auto"/>
            <w:noWrap/>
            <w:vAlign w:val="bottom"/>
            <w:hideMark/>
          </w:tcPr>
          <w:p w14:paraId="7164635D"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599"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600" w:author="razi faisal" w:date="2026-07-19T15:00:00Z" w16du:dateUtc="2026-07-19T08:00:00Z">
                  <w:rPr>
                    <w:rFonts w:eastAsia="Times New Roman" w:cs="Times New Roman"/>
                    <w:color w:val="1F1F1F"/>
                    <w:kern w:val="0"/>
                    <w:sz w:val="15"/>
                    <w:szCs w:val="15"/>
                    <w:lang w:val="en-ID"/>
                  </w:rPr>
                </w:rPrChange>
              </w:rPr>
              <w:t>4,298</w:t>
            </w:r>
          </w:p>
        </w:tc>
        <w:tc>
          <w:tcPr>
            <w:tcW w:w="0" w:type="auto"/>
            <w:noWrap/>
            <w:vAlign w:val="bottom"/>
            <w:hideMark/>
          </w:tcPr>
          <w:p w14:paraId="3344CCFD"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601"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602" w:author="razi faisal" w:date="2026-07-19T15:00:00Z" w16du:dateUtc="2026-07-19T08:00:00Z">
                  <w:rPr>
                    <w:rFonts w:eastAsia="Times New Roman" w:cs="Times New Roman"/>
                    <w:color w:val="1F1F1F"/>
                    <w:kern w:val="0"/>
                    <w:sz w:val="15"/>
                    <w:szCs w:val="15"/>
                    <w:lang w:val="en-ID"/>
                  </w:rPr>
                </w:rPrChange>
              </w:rPr>
              <w:t>5,91</w:t>
            </w:r>
          </w:p>
        </w:tc>
      </w:tr>
      <w:tr w:rsidR="002230E7" w:rsidRPr="00CB056F" w14:paraId="44078407" w14:textId="77777777" w:rsidTr="00D728F4">
        <w:trPr>
          <w:divId w:val="132019385"/>
          <w:trHeight w:val="227"/>
          <w:jc w:val="center"/>
        </w:trPr>
        <w:tc>
          <w:tcPr>
            <w:tcW w:w="0" w:type="auto"/>
            <w:noWrap/>
            <w:vAlign w:val="bottom"/>
            <w:hideMark/>
          </w:tcPr>
          <w:p w14:paraId="43C82A75" w14:textId="77777777" w:rsidR="002230E7" w:rsidRPr="00CB056F" w:rsidRDefault="002230E7" w:rsidP="002230E7">
            <w:pPr>
              <w:spacing w:after="0" w:line="240" w:lineRule="auto"/>
              <w:ind w:firstLine="0"/>
              <w:jc w:val="right"/>
              <w:rPr>
                <w:rFonts w:eastAsia="Times New Roman" w:cs="Times New Roman"/>
                <w:b/>
                <w:bCs/>
                <w:color w:val="1F1F1F"/>
                <w:kern w:val="0"/>
                <w:sz w:val="15"/>
                <w:szCs w:val="15"/>
                <w:rPrChange w:id="603" w:author="razi faisal" w:date="2026-07-19T15:00:00Z" w16du:dateUtc="2026-07-19T08:00:00Z">
                  <w:rPr>
                    <w:rFonts w:eastAsia="Times New Roman" w:cs="Times New Roman"/>
                    <w:b/>
                    <w:bCs/>
                    <w:color w:val="1F1F1F"/>
                    <w:kern w:val="0"/>
                    <w:sz w:val="15"/>
                    <w:szCs w:val="15"/>
                    <w:lang w:val="en-ID"/>
                  </w:rPr>
                </w:rPrChange>
              </w:rPr>
            </w:pPr>
            <w:r w:rsidRPr="00CB056F">
              <w:rPr>
                <w:rFonts w:eastAsia="Times New Roman" w:cs="Times New Roman"/>
                <w:b/>
                <w:bCs/>
                <w:color w:val="1F1F1F"/>
                <w:kern w:val="0"/>
                <w:sz w:val="15"/>
                <w:szCs w:val="15"/>
                <w:rPrChange w:id="604" w:author="razi faisal" w:date="2026-07-19T15:00:00Z" w16du:dateUtc="2026-07-19T08:00:00Z">
                  <w:rPr>
                    <w:rFonts w:eastAsia="Times New Roman" w:cs="Times New Roman"/>
                    <w:b/>
                    <w:bCs/>
                    <w:color w:val="1F1F1F"/>
                    <w:kern w:val="0"/>
                    <w:sz w:val="15"/>
                    <w:szCs w:val="15"/>
                    <w:lang w:val="en-ID"/>
                  </w:rPr>
                </w:rPrChange>
              </w:rPr>
              <w:t>1,8</w:t>
            </w:r>
          </w:p>
        </w:tc>
        <w:tc>
          <w:tcPr>
            <w:tcW w:w="0" w:type="auto"/>
            <w:noWrap/>
            <w:vAlign w:val="bottom"/>
            <w:hideMark/>
          </w:tcPr>
          <w:p w14:paraId="7111B02E"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605"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606" w:author="razi faisal" w:date="2026-07-19T15:00:00Z" w16du:dateUtc="2026-07-19T08:00:00Z">
                  <w:rPr>
                    <w:rFonts w:eastAsia="Times New Roman" w:cs="Times New Roman"/>
                    <w:color w:val="1F1F1F"/>
                    <w:kern w:val="0"/>
                    <w:sz w:val="15"/>
                    <w:szCs w:val="15"/>
                    <w:lang w:val="en-ID"/>
                  </w:rPr>
                </w:rPrChange>
              </w:rPr>
              <w:t>-0,282</w:t>
            </w:r>
          </w:p>
        </w:tc>
        <w:tc>
          <w:tcPr>
            <w:tcW w:w="0" w:type="auto"/>
            <w:noWrap/>
            <w:vAlign w:val="bottom"/>
            <w:hideMark/>
          </w:tcPr>
          <w:p w14:paraId="4EA0C135"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607"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608" w:author="razi faisal" w:date="2026-07-19T15:00:00Z" w16du:dateUtc="2026-07-19T08:00:00Z">
                  <w:rPr>
                    <w:rFonts w:eastAsia="Times New Roman" w:cs="Times New Roman"/>
                    <w:color w:val="1F1F1F"/>
                    <w:kern w:val="0"/>
                    <w:sz w:val="15"/>
                    <w:szCs w:val="15"/>
                    <w:lang w:val="en-ID"/>
                  </w:rPr>
                </w:rPrChange>
              </w:rPr>
              <w:t>0,643</w:t>
            </w:r>
          </w:p>
        </w:tc>
        <w:tc>
          <w:tcPr>
            <w:tcW w:w="0" w:type="auto"/>
            <w:noWrap/>
            <w:vAlign w:val="bottom"/>
            <w:hideMark/>
          </w:tcPr>
          <w:p w14:paraId="0820E8B2"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609"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610" w:author="razi faisal" w:date="2026-07-19T15:00:00Z" w16du:dateUtc="2026-07-19T08:00:00Z">
                  <w:rPr>
                    <w:rFonts w:eastAsia="Times New Roman" w:cs="Times New Roman"/>
                    <w:color w:val="1F1F1F"/>
                    <w:kern w:val="0"/>
                    <w:sz w:val="15"/>
                    <w:szCs w:val="15"/>
                    <w:lang w:val="en-ID"/>
                  </w:rPr>
                </w:rPrChange>
              </w:rPr>
              <w:t>1,318</w:t>
            </w:r>
          </w:p>
        </w:tc>
        <w:tc>
          <w:tcPr>
            <w:tcW w:w="0" w:type="auto"/>
            <w:noWrap/>
            <w:vAlign w:val="bottom"/>
            <w:hideMark/>
          </w:tcPr>
          <w:p w14:paraId="718BB15A"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611"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612" w:author="razi faisal" w:date="2026-07-19T15:00:00Z" w16du:dateUtc="2026-07-19T08:00:00Z">
                  <w:rPr>
                    <w:rFonts w:eastAsia="Times New Roman" w:cs="Times New Roman"/>
                    <w:color w:val="1F1F1F"/>
                    <w:kern w:val="0"/>
                    <w:sz w:val="15"/>
                    <w:szCs w:val="15"/>
                    <w:lang w:val="en-ID"/>
                  </w:rPr>
                </w:rPrChange>
              </w:rPr>
              <w:t>2,193</w:t>
            </w:r>
          </w:p>
        </w:tc>
        <w:tc>
          <w:tcPr>
            <w:tcW w:w="0" w:type="auto"/>
            <w:noWrap/>
            <w:vAlign w:val="bottom"/>
            <w:hideMark/>
          </w:tcPr>
          <w:p w14:paraId="171FCED9"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613"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614" w:author="razi faisal" w:date="2026-07-19T15:00:00Z" w16du:dateUtc="2026-07-19T08:00:00Z">
                  <w:rPr>
                    <w:rFonts w:eastAsia="Times New Roman" w:cs="Times New Roman"/>
                    <w:color w:val="1F1F1F"/>
                    <w:kern w:val="0"/>
                    <w:sz w:val="15"/>
                    <w:szCs w:val="15"/>
                    <w:lang w:val="en-ID"/>
                  </w:rPr>
                </w:rPrChange>
              </w:rPr>
              <w:t>2,848</w:t>
            </w:r>
          </w:p>
        </w:tc>
        <w:tc>
          <w:tcPr>
            <w:tcW w:w="0" w:type="auto"/>
            <w:noWrap/>
            <w:vAlign w:val="bottom"/>
            <w:hideMark/>
          </w:tcPr>
          <w:p w14:paraId="3A4F05C4"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615"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616" w:author="razi faisal" w:date="2026-07-19T15:00:00Z" w16du:dateUtc="2026-07-19T08:00:00Z">
                  <w:rPr>
                    <w:rFonts w:eastAsia="Times New Roman" w:cs="Times New Roman"/>
                    <w:color w:val="1F1F1F"/>
                    <w:kern w:val="0"/>
                    <w:sz w:val="15"/>
                    <w:szCs w:val="15"/>
                    <w:lang w:val="en-ID"/>
                  </w:rPr>
                </w:rPrChange>
              </w:rPr>
              <w:t>3,499</w:t>
            </w:r>
          </w:p>
        </w:tc>
        <w:tc>
          <w:tcPr>
            <w:tcW w:w="0" w:type="auto"/>
            <w:noWrap/>
            <w:vAlign w:val="bottom"/>
            <w:hideMark/>
          </w:tcPr>
          <w:p w14:paraId="049D0D1E"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617"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618" w:author="razi faisal" w:date="2026-07-19T15:00:00Z" w16du:dateUtc="2026-07-19T08:00:00Z">
                  <w:rPr>
                    <w:rFonts w:eastAsia="Times New Roman" w:cs="Times New Roman"/>
                    <w:color w:val="1F1F1F"/>
                    <w:kern w:val="0"/>
                    <w:sz w:val="15"/>
                    <w:szCs w:val="15"/>
                    <w:lang w:val="en-ID"/>
                  </w:rPr>
                </w:rPrChange>
              </w:rPr>
              <w:t>4,147</w:t>
            </w:r>
          </w:p>
        </w:tc>
        <w:tc>
          <w:tcPr>
            <w:tcW w:w="0" w:type="auto"/>
            <w:noWrap/>
            <w:vAlign w:val="bottom"/>
            <w:hideMark/>
          </w:tcPr>
          <w:p w14:paraId="180CF45E"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619"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620" w:author="razi faisal" w:date="2026-07-19T15:00:00Z" w16du:dateUtc="2026-07-19T08:00:00Z">
                  <w:rPr>
                    <w:rFonts w:eastAsia="Times New Roman" w:cs="Times New Roman"/>
                    <w:color w:val="1F1F1F"/>
                    <w:kern w:val="0"/>
                    <w:sz w:val="15"/>
                    <w:szCs w:val="15"/>
                    <w:lang w:val="en-ID"/>
                  </w:rPr>
                </w:rPrChange>
              </w:rPr>
              <w:t>5,66</w:t>
            </w:r>
          </w:p>
        </w:tc>
      </w:tr>
      <w:tr w:rsidR="002230E7" w:rsidRPr="00CB056F" w14:paraId="7D5E908B" w14:textId="77777777" w:rsidTr="00D728F4">
        <w:trPr>
          <w:divId w:val="132019385"/>
          <w:trHeight w:val="227"/>
          <w:jc w:val="center"/>
        </w:trPr>
        <w:tc>
          <w:tcPr>
            <w:tcW w:w="0" w:type="auto"/>
            <w:noWrap/>
            <w:vAlign w:val="bottom"/>
            <w:hideMark/>
          </w:tcPr>
          <w:p w14:paraId="6F60DE20" w14:textId="77777777" w:rsidR="002230E7" w:rsidRPr="00CB056F" w:rsidRDefault="002230E7" w:rsidP="002230E7">
            <w:pPr>
              <w:spacing w:after="0" w:line="240" w:lineRule="auto"/>
              <w:ind w:firstLine="0"/>
              <w:jc w:val="right"/>
              <w:rPr>
                <w:rFonts w:eastAsia="Times New Roman" w:cs="Times New Roman"/>
                <w:b/>
                <w:bCs/>
                <w:color w:val="1F1F1F"/>
                <w:kern w:val="0"/>
                <w:sz w:val="15"/>
                <w:szCs w:val="15"/>
                <w:rPrChange w:id="621" w:author="razi faisal" w:date="2026-07-19T15:00:00Z" w16du:dateUtc="2026-07-19T08:00:00Z">
                  <w:rPr>
                    <w:rFonts w:eastAsia="Times New Roman" w:cs="Times New Roman"/>
                    <w:b/>
                    <w:bCs/>
                    <w:color w:val="1F1F1F"/>
                    <w:kern w:val="0"/>
                    <w:sz w:val="15"/>
                    <w:szCs w:val="15"/>
                    <w:lang w:val="en-ID"/>
                  </w:rPr>
                </w:rPrChange>
              </w:rPr>
            </w:pPr>
            <w:r w:rsidRPr="00CB056F">
              <w:rPr>
                <w:rFonts w:eastAsia="Times New Roman" w:cs="Times New Roman"/>
                <w:b/>
                <w:bCs/>
                <w:color w:val="1F1F1F"/>
                <w:kern w:val="0"/>
                <w:sz w:val="15"/>
                <w:szCs w:val="15"/>
                <w:rPrChange w:id="622" w:author="razi faisal" w:date="2026-07-19T15:00:00Z" w16du:dateUtc="2026-07-19T08:00:00Z">
                  <w:rPr>
                    <w:rFonts w:eastAsia="Times New Roman" w:cs="Times New Roman"/>
                    <w:b/>
                    <w:bCs/>
                    <w:color w:val="1F1F1F"/>
                    <w:kern w:val="0"/>
                    <w:sz w:val="15"/>
                    <w:szCs w:val="15"/>
                    <w:lang w:val="en-ID"/>
                  </w:rPr>
                </w:rPrChange>
              </w:rPr>
              <w:t>1,6</w:t>
            </w:r>
          </w:p>
        </w:tc>
        <w:tc>
          <w:tcPr>
            <w:tcW w:w="0" w:type="auto"/>
            <w:noWrap/>
            <w:vAlign w:val="bottom"/>
            <w:hideMark/>
          </w:tcPr>
          <w:p w14:paraId="72366CCE"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623"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624" w:author="razi faisal" w:date="2026-07-19T15:00:00Z" w16du:dateUtc="2026-07-19T08:00:00Z">
                  <w:rPr>
                    <w:rFonts w:eastAsia="Times New Roman" w:cs="Times New Roman"/>
                    <w:color w:val="1F1F1F"/>
                    <w:kern w:val="0"/>
                    <w:sz w:val="15"/>
                    <w:szCs w:val="15"/>
                    <w:lang w:val="en-ID"/>
                  </w:rPr>
                </w:rPrChange>
              </w:rPr>
              <w:t>-0,254</w:t>
            </w:r>
          </w:p>
        </w:tc>
        <w:tc>
          <w:tcPr>
            <w:tcW w:w="0" w:type="auto"/>
            <w:noWrap/>
            <w:vAlign w:val="bottom"/>
            <w:hideMark/>
          </w:tcPr>
          <w:p w14:paraId="2CF90C5B"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625"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626" w:author="razi faisal" w:date="2026-07-19T15:00:00Z" w16du:dateUtc="2026-07-19T08:00:00Z">
                  <w:rPr>
                    <w:rFonts w:eastAsia="Times New Roman" w:cs="Times New Roman"/>
                    <w:color w:val="1F1F1F"/>
                    <w:kern w:val="0"/>
                    <w:sz w:val="15"/>
                    <w:szCs w:val="15"/>
                    <w:lang w:val="en-ID"/>
                  </w:rPr>
                </w:rPrChange>
              </w:rPr>
              <w:t>0,675</w:t>
            </w:r>
          </w:p>
        </w:tc>
        <w:tc>
          <w:tcPr>
            <w:tcW w:w="0" w:type="auto"/>
            <w:noWrap/>
            <w:vAlign w:val="bottom"/>
            <w:hideMark/>
          </w:tcPr>
          <w:p w14:paraId="695BB9BA"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627"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628" w:author="razi faisal" w:date="2026-07-19T15:00:00Z" w16du:dateUtc="2026-07-19T08:00:00Z">
                  <w:rPr>
                    <w:rFonts w:eastAsia="Times New Roman" w:cs="Times New Roman"/>
                    <w:color w:val="1F1F1F"/>
                    <w:kern w:val="0"/>
                    <w:sz w:val="15"/>
                    <w:szCs w:val="15"/>
                    <w:lang w:val="en-ID"/>
                  </w:rPr>
                </w:rPrChange>
              </w:rPr>
              <w:t>1,329</w:t>
            </w:r>
          </w:p>
        </w:tc>
        <w:tc>
          <w:tcPr>
            <w:tcW w:w="0" w:type="auto"/>
            <w:noWrap/>
            <w:vAlign w:val="bottom"/>
            <w:hideMark/>
          </w:tcPr>
          <w:p w14:paraId="7EF0F706"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629"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630" w:author="razi faisal" w:date="2026-07-19T15:00:00Z" w16du:dateUtc="2026-07-19T08:00:00Z">
                  <w:rPr>
                    <w:rFonts w:eastAsia="Times New Roman" w:cs="Times New Roman"/>
                    <w:color w:val="1F1F1F"/>
                    <w:kern w:val="0"/>
                    <w:sz w:val="15"/>
                    <w:szCs w:val="15"/>
                    <w:lang w:val="en-ID"/>
                  </w:rPr>
                </w:rPrChange>
              </w:rPr>
              <w:t>2,163</w:t>
            </w:r>
          </w:p>
        </w:tc>
        <w:tc>
          <w:tcPr>
            <w:tcW w:w="0" w:type="auto"/>
            <w:noWrap/>
            <w:vAlign w:val="bottom"/>
            <w:hideMark/>
          </w:tcPr>
          <w:p w14:paraId="7D4194F1"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631"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632" w:author="razi faisal" w:date="2026-07-19T15:00:00Z" w16du:dateUtc="2026-07-19T08:00:00Z">
                  <w:rPr>
                    <w:rFonts w:eastAsia="Times New Roman" w:cs="Times New Roman"/>
                    <w:color w:val="1F1F1F"/>
                    <w:kern w:val="0"/>
                    <w:sz w:val="15"/>
                    <w:szCs w:val="15"/>
                    <w:lang w:val="en-ID"/>
                  </w:rPr>
                </w:rPrChange>
              </w:rPr>
              <w:t>2,78</w:t>
            </w:r>
          </w:p>
        </w:tc>
        <w:tc>
          <w:tcPr>
            <w:tcW w:w="0" w:type="auto"/>
            <w:noWrap/>
            <w:vAlign w:val="bottom"/>
            <w:hideMark/>
          </w:tcPr>
          <w:p w14:paraId="57FBD3D1"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633"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634" w:author="razi faisal" w:date="2026-07-19T15:00:00Z" w16du:dateUtc="2026-07-19T08:00:00Z">
                  <w:rPr>
                    <w:rFonts w:eastAsia="Times New Roman" w:cs="Times New Roman"/>
                    <w:color w:val="1F1F1F"/>
                    <w:kern w:val="0"/>
                    <w:sz w:val="15"/>
                    <w:szCs w:val="15"/>
                    <w:lang w:val="en-ID"/>
                  </w:rPr>
                </w:rPrChange>
              </w:rPr>
              <w:t>3,388</w:t>
            </w:r>
          </w:p>
        </w:tc>
        <w:tc>
          <w:tcPr>
            <w:tcW w:w="0" w:type="auto"/>
            <w:noWrap/>
            <w:vAlign w:val="bottom"/>
            <w:hideMark/>
          </w:tcPr>
          <w:p w14:paraId="72F9D2E9"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635"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636" w:author="razi faisal" w:date="2026-07-19T15:00:00Z" w16du:dateUtc="2026-07-19T08:00:00Z">
                  <w:rPr>
                    <w:rFonts w:eastAsia="Times New Roman" w:cs="Times New Roman"/>
                    <w:color w:val="1F1F1F"/>
                    <w:kern w:val="0"/>
                    <w:sz w:val="15"/>
                    <w:szCs w:val="15"/>
                    <w:lang w:val="en-ID"/>
                  </w:rPr>
                </w:rPrChange>
              </w:rPr>
              <w:t>3,99</w:t>
            </w:r>
          </w:p>
        </w:tc>
        <w:tc>
          <w:tcPr>
            <w:tcW w:w="0" w:type="auto"/>
            <w:noWrap/>
            <w:vAlign w:val="bottom"/>
            <w:hideMark/>
          </w:tcPr>
          <w:p w14:paraId="751D3A9D"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637"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638" w:author="razi faisal" w:date="2026-07-19T15:00:00Z" w16du:dateUtc="2026-07-19T08:00:00Z">
                  <w:rPr>
                    <w:rFonts w:eastAsia="Times New Roman" w:cs="Times New Roman"/>
                    <w:color w:val="1F1F1F"/>
                    <w:kern w:val="0"/>
                    <w:sz w:val="15"/>
                    <w:szCs w:val="15"/>
                    <w:lang w:val="en-ID"/>
                  </w:rPr>
                </w:rPrChange>
              </w:rPr>
              <w:t>5,39</w:t>
            </w:r>
          </w:p>
        </w:tc>
      </w:tr>
      <w:tr w:rsidR="002230E7" w:rsidRPr="00CB056F" w14:paraId="2414495D" w14:textId="77777777" w:rsidTr="00D728F4">
        <w:trPr>
          <w:divId w:val="132019385"/>
          <w:trHeight w:val="227"/>
          <w:jc w:val="center"/>
        </w:trPr>
        <w:tc>
          <w:tcPr>
            <w:tcW w:w="0" w:type="auto"/>
            <w:noWrap/>
            <w:vAlign w:val="bottom"/>
            <w:hideMark/>
          </w:tcPr>
          <w:p w14:paraId="2FDC19E9" w14:textId="77777777" w:rsidR="002230E7" w:rsidRPr="00CB056F" w:rsidRDefault="002230E7" w:rsidP="002230E7">
            <w:pPr>
              <w:spacing w:after="0" w:line="240" w:lineRule="auto"/>
              <w:ind w:firstLine="0"/>
              <w:jc w:val="right"/>
              <w:rPr>
                <w:rFonts w:eastAsia="Times New Roman" w:cs="Times New Roman"/>
                <w:b/>
                <w:bCs/>
                <w:color w:val="1F1F1F"/>
                <w:kern w:val="0"/>
                <w:sz w:val="15"/>
                <w:szCs w:val="15"/>
                <w:rPrChange w:id="639" w:author="razi faisal" w:date="2026-07-19T15:00:00Z" w16du:dateUtc="2026-07-19T08:00:00Z">
                  <w:rPr>
                    <w:rFonts w:eastAsia="Times New Roman" w:cs="Times New Roman"/>
                    <w:b/>
                    <w:bCs/>
                    <w:color w:val="1F1F1F"/>
                    <w:kern w:val="0"/>
                    <w:sz w:val="15"/>
                    <w:szCs w:val="15"/>
                    <w:lang w:val="en-ID"/>
                  </w:rPr>
                </w:rPrChange>
              </w:rPr>
            </w:pPr>
            <w:r w:rsidRPr="00CB056F">
              <w:rPr>
                <w:rFonts w:eastAsia="Times New Roman" w:cs="Times New Roman"/>
                <w:b/>
                <w:bCs/>
                <w:color w:val="1F1F1F"/>
                <w:kern w:val="0"/>
                <w:sz w:val="15"/>
                <w:szCs w:val="15"/>
                <w:rPrChange w:id="640" w:author="razi faisal" w:date="2026-07-19T15:00:00Z" w16du:dateUtc="2026-07-19T08:00:00Z">
                  <w:rPr>
                    <w:rFonts w:eastAsia="Times New Roman" w:cs="Times New Roman"/>
                    <w:b/>
                    <w:bCs/>
                    <w:color w:val="1F1F1F"/>
                    <w:kern w:val="0"/>
                    <w:sz w:val="15"/>
                    <w:szCs w:val="15"/>
                    <w:lang w:val="en-ID"/>
                  </w:rPr>
                </w:rPrChange>
              </w:rPr>
              <w:t>1,4</w:t>
            </w:r>
          </w:p>
        </w:tc>
        <w:tc>
          <w:tcPr>
            <w:tcW w:w="0" w:type="auto"/>
            <w:noWrap/>
            <w:vAlign w:val="bottom"/>
            <w:hideMark/>
          </w:tcPr>
          <w:p w14:paraId="29DACB66"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641"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642" w:author="razi faisal" w:date="2026-07-19T15:00:00Z" w16du:dateUtc="2026-07-19T08:00:00Z">
                  <w:rPr>
                    <w:rFonts w:eastAsia="Times New Roman" w:cs="Times New Roman"/>
                    <w:color w:val="1F1F1F"/>
                    <w:kern w:val="0"/>
                    <w:sz w:val="15"/>
                    <w:szCs w:val="15"/>
                    <w:lang w:val="en-ID"/>
                  </w:rPr>
                </w:rPrChange>
              </w:rPr>
              <w:t>-0,225</w:t>
            </w:r>
          </w:p>
        </w:tc>
        <w:tc>
          <w:tcPr>
            <w:tcW w:w="0" w:type="auto"/>
            <w:noWrap/>
            <w:vAlign w:val="bottom"/>
            <w:hideMark/>
          </w:tcPr>
          <w:p w14:paraId="49B9D408"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643"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644" w:author="razi faisal" w:date="2026-07-19T15:00:00Z" w16du:dateUtc="2026-07-19T08:00:00Z">
                  <w:rPr>
                    <w:rFonts w:eastAsia="Times New Roman" w:cs="Times New Roman"/>
                    <w:color w:val="1F1F1F"/>
                    <w:kern w:val="0"/>
                    <w:sz w:val="15"/>
                    <w:szCs w:val="15"/>
                    <w:lang w:val="en-ID"/>
                  </w:rPr>
                </w:rPrChange>
              </w:rPr>
              <w:t>0,705</w:t>
            </w:r>
          </w:p>
        </w:tc>
        <w:tc>
          <w:tcPr>
            <w:tcW w:w="0" w:type="auto"/>
            <w:noWrap/>
            <w:vAlign w:val="bottom"/>
            <w:hideMark/>
          </w:tcPr>
          <w:p w14:paraId="790817C9"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645"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646" w:author="razi faisal" w:date="2026-07-19T15:00:00Z" w16du:dateUtc="2026-07-19T08:00:00Z">
                  <w:rPr>
                    <w:rFonts w:eastAsia="Times New Roman" w:cs="Times New Roman"/>
                    <w:color w:val="1F1F1F"/>
                    <w:kern w:val="0"/>
                    <w:sz w:val="15"/>
                    <w:szCs w:val="15"/>
                    <w:lang w:val="en-ID"/>
                  </w:rPr>
                </w:rPrChange>
              </w:rPr>
              <w:t>1,337</w:t>
            </w:r>
          </w:p>
        </w:tc>
        <w:tc>
          <w:tcPr>
            <w:tcW w:w="0" w:type="auto"/>
            <w:noWrap/>
            <w:vAlign w:val="bottom"/>
            <w:hideMark/>
          </w:tcPr>
          <w:p w14:paraId="468574E7"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647"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648" w:author="razi faisal" w:date="2026-07-19T15:00:00Z" w16du:dateUtc="2026-07-19T08:00:00Z">
                  <w:rPr>
                    <w:rFonts w:eastAsia="Times New Roman" w:cs="Times New Roman"/>
                    <w:color w:val="1F1F1F"/>
                    <w:kern w:val="0"/>
                    <w:sz w:val="15"/>
                    <w:szCs w:val="15"/>
                    <w:lang w:val="en-ID"/>
                  </w:rPr>
                </w:rPrChange>
              </w:rPr>
              <w:t>2,128</w:t>
            </w:r>
          </w:p>
        </w:tc>
        <w:tc>
          <w:tcPr>
            <w:tcW w:w="0" w:type="auto"/>
            <w:noWrap/>
            <w:vAlign w:val="bottom"/>
            <w:hideMark/>
          </w:tcPr>
          <w:p w14:paraId="08E29791"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649"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650" w:author="razi faisal" w:date="2026-07-19T15:00:00Z" w16du:dateUtc="2026-07-19T08:00:00Z">
                  <w:rPr>
                    <w:rFonts w:eastAsia="Times New Roman" w:cs="Times New Roman"/>
                    <w:color w:val="1F1F1F"/>
                    <w:kern w:val="0"/>
                    <w:sz w:val="15"/>
                    <w:szCs w:val="15"/>
                    <w:lang w:val="en-ID"/>
                  </w:rPr>
                </w:rPrChange>
              </w:rPr>
              <w:t>2,706</w:t>
            </w:r>
          </w:p>
        </w:tc>
        <w:tc>
          <w:tcPr>
            <w:tcW w:w="0" w:type="auto"/>
            <w:noWrap/>
            <w:vAlign w:val="bottom"/>
            <w:hideMark/>
          </w:tcPr>
          <w:p w14:paraId="77DD3A63"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651"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652" w:author="razi faisal" w:date="2026-07-19T15:00:00Z" w16du:dateUtc="2026-07-19T08:00:00Z">
                  <w:rPr>
                    <w:rFonts w:eastAsia="Times New Roman" w:cs="Times New Roman"/>
                    <w:color w:val="1F1F1F"/>
                    <w:kern w:val="0"/>
                    <w:sz w:val="15"/>
                    <w:szCs w:val="15"/>
                    <w:lang w:val="en-ID"/>
                  </w:rPr>
                </w:rPrChange>
              </w:rPr>
              <w:t>3,271</w:t>
            </w:r>
          </w:p>
        </w:tc>
        <w:tc>
          <w:tcPr>
            <w:tcW w:w="0" w:type="auto"/>
            <w:noWrap/>
            <w:vAlign w:val="bottom"/>
            <w:hideMark/>
          </w:tcPr>
          <w:p w14:paraId="7D15E850"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653"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654" w:author="razi faisal" w:date="2026-07-19T15:00:00Z" w16du:dateUtc="2026-07-19T08:00:00Z">
                  <w:rPr>
                    <w:rFonts w:eastAsia="Times New Roman" w:cs="Times New Roman"/>
                    <w:color w:val="1F1F1F"/>
                    <w:kern w:val="0"/>
                    <w:sz w:val="15"/>
                    <w:szCs w:val="15"/>
                    <w:lang w:val="en-ID"/>
                  </w:rPr>
                </w:rPrChange>
              </w:rPr>
              <w:t>3,828</w:t>
            </w:r>
          </w:p>
        </w:tc>
        <w:tc>
          <w:tcPr>
            <w:tcW w:w="0" w:type="auto"/>
            <w:noWrap/>
            <w:vAlign w:val="bottom"/>
            <w:hideMark/>
          </w:tcPr>
          <w:p w14:paraId="4C7E4B1C"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655"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656" w:author="razi faisal" w:date="2026-07-19T15:00:00Z" w16du:dateUtc="2026-07-19T08:00:00Z">
                  <w:rPr>
                    <w:rFonts w:eastAsia="Times New Roman" w:cs="Times New Roman"/>
                    <w:color w:val="1F1F1F"/>
                    <w:kern w:val="0"/>
                    <w:sz w:val="15"/>
                    <w:szCs w:val="15"/>
                    <w:lang w:val="en-ID"/>
                  </w:rPr>
                </w:rPrChange>
              </w:rPr>
              <w:t>5,11</w:t>
            </w:r>
          </w:p>
        </w:tc>
      </w:tr>
      <w:tr w:rsidR="002230E7" w:rsidRPr="00CB056F" w14:paraId="3C8841EF" w14:textId="77777777" w:rsidTr="00D728F4">
        <w:trPr>
          <w:divId w:val="132019385"/>
          <w:trHeight w:val="227"/>
          <w:jc w:val="center"/>
        </w:trPr>
        <w:tc>
          <w:tcPr>
            <w:tcW w:w="0" w:type="auto"/>
            <w:noWrap/>
            <w:vAlign w:val="bottom"/>
            <w:hideMark/>
          </w:tcPr>
          <w:p w14:paraId="394F469C" w14:textId="77777777" w:rsidR="002230E7" w:rsidRPr="00CB056F" w:rsidRDefault="002230E7" w:rsidP="002230E7">
            <w:pPr>
              <w:spacing w:after="0" w:line="240" w:lineRule="auto"/>
              <w:ind w:firstLine="0"/>
              <w:jc w:val="right"/>
              <w:rPr>
                <w:rFonts w:eastAsia="Times New Roman" w:cs="Times New Roman"/>
                <w:b/>
                <w:bCs/>
                <w:color w:val="1F1F1F"/>
                <w:kern w:val="0"/>
                <w:sz w:val="15"/>
                <w:szCs w:val="15"/>
                <w:rPrChange w:id="657" w:author="razi faisal" w:date="2026-07-19T15:00:00Z" w16du:dateUtc="2026-07-19T08:00:00Z">
                  <w:rPr>
                    <w:rFonts w:eastAsia="Times New Roman" w:cs="Times New Roman"/>
                    <w:b/>
                    <w:bCs/>
                    <w:color w:val="1F1F1F"/>
                    <w:kern w:val="0"/>
                    <w:sz w:val="15"/>
                    <w:szCs w:val="15"/>
                    <w:lang w:val="en-ID"/>
                  </w:rPr>
                </w:rPrChange>
              </w:rPr>
            </w:pPr>
            <w:r w:rsidRPr="00CB056F">
              <w:rPr>
                <w:rFonts w:eastAsia="Times New Roman" w:cs="Times New Roman"/>
                <w:b/>
                <w:bCs/>
                <w:color w:val="1F1F1F"/>
                <w:kern w:val="0"/>
                <w:sz w:val="15"/>
                <w:szCs w:val="15"/>
                <w:rPrChange w:id="658" w:author="razi faisal" w:date="2026-07-19T15:00:00Z" w16du:dateUtc="2026-07-19T08:00:00Z">
                  <w:rPr>
                    <w:rFonts w:eastAsia="Times New Roman" w:cs="Times New Roman"/>
                    <w:b/>
                    <w:bCs/>
                    <w:color w:val="1F1F1F"/>
                    <w:kern w:val="0"/>
                    <w:sz w:val="15"/>
                    <w:szCs w:val="15"/>
                    <w:lang w:val="en-ID"/>
                  </w:rPr>
                </w:rPrChange>
              </w:rPr>
              <w:t>1,2</w:t>
            </w:r>
          </w:p>
        </w:tc>
        <w:tc>
          <w:tcPr>
            <w:tcW w:w="0" w:type="auto"/>
            <w:noWrap/>
            <w:vAlign w:val="bottom"/>
            <w:hideMark/>
          </w:tcPr>
          <w:p w14:paraId="31548FA3"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659"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660" w:author="razi faisal" w:date="2026-07-19T15:00:00Z" w16du:dateUtc="2026-07-19T08:00:00Z">
                  <w:rPr>
                    <w:rFonts w:eastAsia="Times New Roman" w:cs="Times New Roman"/>
                    <w:color w:val="1F1F1F"/>
                    <w:kern w:val="0"/>
                    <w:sz w:val="15"/>
                    <w:szCs w:val="15"/>
                    <w:lang w:val="en-ID"/>
                  </w:rPr>
                </w:rPrChange>
              </w:rPr>
              <w:t>-0,195</w:t>
            </w:r>
          </w:p>
        </w:tc>
        <w:tc>
          <w:tcPr>
            <w:tcW w:w="0" w:type="auto"/>
            <w:noWrap/>
            <w:vAlign w:val="bottom"/>
            <w:hideMark/>
          </w:tcPr>
          <w:p w14:paraId="14172633"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661"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662" w:author="razi faisal" w:date="2026-07-19T15:00:00Z" w16du:dateUtc="2026-07-19T08:00:00Z">
                  <w:rPr>
                    <w:rFonts w:eastAsia="Times New Roman" w:cs="Times New Roman"/>
                    <w:color w:val="1F1F1F"/>
                    <w:kern w:val="0"/>
                    <w:sz w:val="15"/>
                    <w:szCs w:val="15"/>
                    <w:lang w:val="en-ID"/>
                  </w:rPr>
                </w:rPrChange>
              </w:rPr>
              <w:t>0,732</w:t>
            </w:r>
          </w:p>
        </w:tc>
        <w:tc>
          <w:tcPr>
            <w:tcW w:w="0" w:type="auto"/>
            <w:noWrap/>
            <w:vAlign w:val="bottom"/>
            <w:hideMark/>
          </w:tcPr>
          <w:p w14:paraId="57213F07"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663"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664" w:author="razi faisal" w:date="2026-07-19T15:00:00Z" w16du:dateUtc="2026-07-19T08:00:00Z">
                  <w:rPr>
                    <w:rFonts w:eastAsia="Times New Roman" w:cs="Times New Roman"/>
                    <w:color w:val="1F1F1F"/>
                    <w:kern w:val="0"/>
                    <w:sz w:val="15"/>
                    <w:szCs w:val="15"/>
                    <w:lang w:val="en-ID"/>
                  </w:rPr>
                </w:rPrChange>
              </w:rPr>
              <w:t>1,34</w:t>
            </w:r>
          </w:p>
        </w:tc>
        <w:tc>
          <w:tcPr>
            <w:tcW w:w="0" w:type="auto"/>
            <w:noWrap/>
            <w:vAlign w:val="bottom"/>
            <w:hideMark/>
          </w:tcPr>
          <w:p w14:paraId="317BDAD7"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665"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666" w:author="razi faisal" w:date="2026-07-19T15:00:00Z" w16du:dateUtc="2026-07-19T08:00:00Z">
                  <w:rPr>
                    <w:rFonts w:eastAsia="Times New Roman" w:cs="Times New Roman"/>
                    <w:color w:val="1F1F1F"/>
                    <w:kern w:val="0"/>
                    <w:sz w:val="15"/>
                    <w:szCs w:val="15"/>
                    <w:lang w:val="en-ID"/>
                  </w:rPr>
                </w:rPrChange>
              </w:rPr>
              <w:t>2,087</w:t>
            </w:r>
          </w:p>
        </w:tc>
        <w:tc>
          <w:tcPr>
            <w:tcW w:w="0" w:type="auto"/>
            <w:noWrap/>
            <w:vAlign w:val="bottom"/>
            <w:hideMark/>
          </w:tcPr>
          <w:p w14:paraId="77874823"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667"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668" w:author="razi faisal" w:date="2026-07-19T15:00:00Z" w16du:dateUtc="2026-07-19T08:00:00Z">
                  <w:rPr>
                    <w:rFonts w:eastAsia="Times New Roman" w:cs="Times New Roman"/>
                    <w:color w:val="1F1F1F"/>
                    <w:kern w:val="0"/>
                    <w:sz w:val="15"/>
                    <w:szCs w:val="15"/>
                    <w:lang w:val="en-ID"/>
                  </w:rPr>
                </w:rPrChange>
              </w:rPr>
              <w:t>2,626</w:t>
            </w:r>
          </w:p>
        </w:tc>
        <w:tc>
          <w:tcPr>
            <w:tcW w:w="0" w:type="auto"/>
            <w:noWrap/>
            <w:vAlign w:val="bottom"/>
            <w:hideMark/>
          </w:tcPr>
          <w:p w14:paraId="1BE76559"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669"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670" w:author="razi faisal" w:date="2026-07-19T15:00:00Z" w16du:dateUtc="2026-07-19T08:00:00Z">
                  <w:rPr>
                    <w:rFonts w:eastAsia="Times New Roman" w:cs="Times New Roman"/>
                    <w:color w:val="1F1F1F"/>
                    <w:kern w:val="0"/>
                    <w:sz w:val="15"/>
                    <w:szCs w:val="15"/>
                    <w:lang w:val="en-ID"/>
                  </w:rPr>
                </w:rPrChange>
              </w:rPr>
              <w:t>3,149</w:t>
            </w:r>
          </w:p>
        </w:tc>
        <w:tc>
          <w:tcPr>
            <w:tcW w:w="0" w:type="auto"/>
            <w:noWrap/>
            <w:vAlign w:val="bottom"/>
            <w:hideMark/>
          </w:tcPr>
          <w:p w14:paraId="1727B9C3"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671"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672" w:author="razi faisal" w:date="2026-07-19T15:00:00Z" w16du:dateUtc="2026-07-19T08:00:00Z">
                  <w:rPr>
                    <w:rFonts w:eastAsia="Times New Roman" w:cs="Times New Roman"/>
                    <w:color w:val="1F1F1F"/>
                    <w:kern w:val="0"/>
                    <w:sz w:val="15"/>
                    <w:szCs w:val="15"/>
                    <w:lang w:val="en-ID"/>
                  </w:rPr>
                </w:rPrChange>
              </w:rPr>
              <w:t>3,661</w:t>
            </w:r>
          </w:p>
        </w:tc>
        <w:tc>
          <w:tcPr>
            <w:tcW w:w="0" w:type="auto"/>
            <w:noWrap/>
            <w:vAlign w:val="bottom"/>
            <w:hideMark/>
          </w:tcPr>
          <w:p w14:paraId="6A0E2AAE"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673"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674" w:author="razi faisal" w:date="2026-07-19T15:00:00Z" w16du:dateUtc="2026-07-19T08:00:00Z">
                  <w:rPr>
                    <w:rFonts w:eastAsia="Times New Roman" w:cs="Times New Roman"/>
                    <w:color w:val="1F1F1F"/>
                    <w:kern w:val="0"/>
                    <w:sz w:val="15"/>
                    <w:szCs w:val="15"/>
                    <w:lang w:val="en-ID"/>
                  </w:rPr>
                </w:rPrChange>
              </w:rPr>
              <w:t>4,82</w:t>
            </w:r>
          </w:p>
        </w:tc>
      </w:tr>
      <w:tr w:rsidR="002230E7" w:rsidRPr="00CB056F" w14:paraId="49B7DBEB" w14:textId="77777777" w:rsidTr="00D728F4">
        <w:trPr>
          <w:divId w:val="132019385"/>
          <w:trHeight w:val="227"/>
          <w:jc w:val="center"/>
        </w:trPr>
        <w:tc>
          <w:tcPr>
            <w:tcW w:w="0" w:type="auto"/>
            <w:noWrap/>
            <w:vAlign w:val="bottom"/>
            <w:hideMark/>
          </w:tcPr>
          <w:p w14:paraId="525636CE" w14:textId="77777777" w:rsidR="002230E7" w:rsidRPr="00CB056F" w:rsidRDefault="002230E7" w:rsidP="002230E7">
            <w:pPr>
              <w:spacing w:after="0" w:line="240" w:lineRule="auto"/>
              <w:ind w:firstLine="0"/>
              <w:jc w:val="right"/>
              <w:rPr>
                <w:rFonts w:eastAsia="Times New Roman" w:cs="Times New Roman"/>
                <w:b/>
                <w:bCs/>
                <w:color w:val="1F1F1F"/>
                <w:kern w:val="0"/>
                <w:sz w:val="15"/>
                <w:szCs w:val="15"/>
                <w:rPrChange w:id="675" w:author="razi faisal" w:date="2026-07-19T15:00:00Z" w16du:dateUtc="2026-07-19T08:00:00Z">
                  <w:rPr>
                    <w:rFonts w:eastAsia="Times New Roman" w:cs="Times New Roman"/>
                    <w:b/>
                    <w:bCs/>
                    <w:color w:val="1F1F1F"/>
                    <w:kern w:val="0"/>
                    <w:sz w:val="15"/>
                    <w:szCs w:val="15"/>
                    <w:lang w:val="en-ID"/>
                  </w:rPr>
                </w:rPrChange>
              </w:rPr>
            </w:pPr>
            <w:r w:rsidRPr="00CB056F">
              <w:rPr>
                <w:rFonts w:eastAsia="Times New Roman" w:cs="Times New Roman"/>
                <w:b/>
                <w:bCs/>
                <w:color w:val="1F1F1F"/>
                <w:kern w:val="0"/>
                <w:sz w:val="15"/>
                <w:szCs w:val="15"/>
                <w:rPrChange w:id="676" w:author="razi faisal" w:date="2026-07-19T15:00:00Z" w16du:dateUtc="2026-07-19T08:00:00Z">
                  <w:rPr>
                    <w:rFonts w:eastAsia="Times New Roman" w:cs="Times New Roman"/>
                    <w:b/>
                    <w:bCs/>
                    <w:color w:val="1F1F1F"/>
                    <w:kern w:val="0"/>
                    <w:sz w:val="15"/>
                    <w:szCs w:val="15"/>
                    <w:lang w:val="en-ID"/>
                  </w:rPr>
                </w:rPrChange>
              </w:rPr>
              <w:t>1,0</w:t>
            </w:r>
          </w:p>
        </w:tc>
        <w:tc>
          <w:tcPr>
            <w:tcW w:w="0" w:type="auto"/>
            <w:noWrap/>
            <w:vAlign w:val="bottom"/>
            <w:hideMark/>
          </w:tcPr>
          <w:p w14:paraId="50815387"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677"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678" w:author="razi faisal" w:date="2026-07-19T15:00:00Z" w16du:dateUtc="2026-07-19T08:00:00Z">
                  <w:rPr>
                    <w:rFonts w:eastAsia="Times New Roman" w:cs="Times New Roman"/>
                    <w:color w:val="1F1F1F"/>
                    <w:kern w:val="0"/>
                    <w:sz w:val="15"/>
                    <w:szCs w:val="15"/>
                    <w:lang w:val="en-ID"/>
                  </w:rPr>
                </w:rPrChange>
              </w:rPr>
              <w:t>-0,164</w:t>
            </w:r>
          </w:p>
        </w:tc>
        <w:tc>
          <w:tcPr>
            <w:tcW w:w="0" w:type="auto"/>
            <w:noWrap/>
            <w:vAlign w:val="bottom"/>
            <w:hideMark/>
          </w:tcPr>
          <w:p w14:paraId="0C6E41F4"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679"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680" w:author="razi faisal" w:date="2026-07-19T15:00:00Z" w16du:dateUtc="2026-07-19T08:00:00Z">
                  <w:rPr>
                    <w:rFonts w:eastAsia="Times New Roman" w:cs="Times New Roman"/>
                    <w:color w:val="1F1F1F"/>
                    <w:kern w:val="0"/>
                    <w:sz w:val="15"/>
                    <w:szCs w:val="15"/>
                    <w:lang w:val="en-ID"/>
                  </w:rPr>
                </w:rPrChange>
              </w:rPr>
              <w:t>0,758</w:t>
            </w:r>
          </w:p>
        </w:tc>
        <w:tc>
          <w:tcPr>
            <w:tcW w:w="0" w:type="auto"/>
            <w:noWrap/>
            <w:vAlign w:val="bottom"/>
            <w:hideMark/>
          </w:tcPr>
          <w:p w14:paraId="7CE4F44B"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681"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682" w:author="razi faisal" w:date="2026-07-19T15:00:00Z" w16du:dateUtc="2026-07-19T08:00:00Z">
                  <w:rPr>
                    <w:rFonts w:eastAsia="Times New Roman" w:cs="Times New Roman"/>
                    <w:color w:val="1F1F1F"/>
                    <w:kern w:val="0"/>
                    <w:sz w:val="15"/>
                    <w:szCs w:val="15"/>
                    <w:lang w:val="en-ID"/>
                  </w:rPr>
                </w:rPrChange>
              </w:rPr>
              <w:t>1,34</w:t>
            </w:r>
          </w:p>
        </w:tc>
        <w:tc>
          <w:tcPr>
            <w:tcW w:w="0" w:type="auto"/>
            <w:noWrap/>
            <w:vAlign w:val="bottom"/>
            <w:hideMark/>
          </w:tcPr>
          <w:p w14:paraId="767CEC76"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683"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684" w:author="razi faisal" w:date="2026-07-19T15:00:00Z" w16du:dateUtc="2026-07-19T08:00:00Z">
                  <w:rPr>
                    <w:rFonts w:eastAsia="Times New Roman" w:cs="Times New Roman"/>
                    <w:color w:val="1F1F1F"/>
                    <w:kern w:val="0"/>
                    <w:sz w:val="15"/>
                    <w:szCs w:val="15"/>
                    <w:lang w:val="en-ID"/>
                  </w:rPr>
                </w:rPrChange>
              </w:rPr>
              <w:t>2,043</w:t>
            </w:r>
          </w:p>
        </w:tc>
        <w:tc>
          <w:tcPr>
            <w:tcW w:w="0" w:type="auto"/>
            <w:noWrap/>
            <w:vAlign w:val="bottom"/>
            <w:hideMark/>
          </w:tcPr>
          <w:p w14:paraId="31885771"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685"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686" w:author="razi faisal" w:date="2026-07-19T15:00:00Z" w16du:dateUtc="2026-07-19T08:00:00Z">
                  <w:rPr>
                    <w:rFonts w:eastAsia="Times New Roman" w:cs="Times New Roman"/>
                    <w:color w:val="1F1F1F"/>
                    <w:kern w:val="0"/>
                    <w:sz w:val="15"/>
                    <w:szCs w:val="15"/>
                    <w:lang w:val="en-ID"/>
                  </w:rPr>
                </w:rPrChange>
              </w:rPr>
              <w:t>2,542</w:t>
            </w:r>
          </w:p>
        </w:tc>
        <w:tc>
          <w:tcPr>
            <w:tcW w:w="0" w:type="auto"/>
            <w:noWrap/>
            <w:vAlign w:val="bottom"/>
            <w:hideMark/>
          </w:tcPr>
          <w:p w14:paraId="568F452B"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687"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688" w:author="razi faisal" w:date="2026-07-19T15:00:00Z" w16du:dateUtc="2026-07-19T08:00:00Z">
                  <w:rPr>
                    <w:rFonts w:eastAsia="Times New Roman" w:cs="Times New Roman"/>
                    <w:color w:val="1F1F1F"/>
                    <w:kern w:val="0"/>
                    <w:sz w:val="15"/>
                    <w:szCs w:val="15"/>
                    <w:lang w:val="en-ID"/>
                  </w:rPr>
                </w:rPrChange>
              </w:rPr>
              <w:t>3,022</w:t>
            </w:r>
          </w:p>
        </w:tc>
        <w:tc>
          <w:tcPr>
            <w:tcW w:w="0" w:type="auto"/>
            <w:noWrap/>
            <w:vAlign w:val="bottom"/>
            <w:hideMark/>
          </w:tcPr>
          <w:p w14:paraId="515D6886"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689"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690" w:author="razi faisal" w:date="2026-07-19T15:00:00Z" w16du:dateUtc="2026-07-19T08:00:00Z">
                  <w:rPr>
                    <w:rFonts w:eastAsia="Times New Roman" w:cs="Times New Roman"/>
                    <w:color w:val="1F1F1F"/>
                    <w:kern w:val="0"/>
                    <w:sz w:val="15"/>
                    <w:szCs w:val="15"/>
                    <w:lang w:val="en-ID"/>
                  </w:rPr>
                </w:rPrChange>
              </w:rPr>
              <w:t>3,489</w:t>
            </w:r>
          </w:p>
        </w:tc>
        <w:tc>
          <w:tcPr>
            <w:tcW w:w="0" w:type="auto"/>
            <w:noWrap/>
            <w:vAlign w:val="bottom"/>
            <w:hideMark/>
          </w:tcPr>
          <w:p w14:paraId="077FB7B9"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691"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692" w:author="razi faisal" w:date="2026-07-19T15:00:00Z" w16du:dateUtc="2026-07-19T08:00:00Z">
                  <w:rPr>
                    <w:rFonts w:eastAsia="Times New Roman" w:cs="Times New Roman"/>
                    <w:color w:val="1F1F1F"/>
                    <w:kern w:val="0"/>
                    <w:sz w:val="15"/>
                    <w:szCs w:val="15"/>
                    <w:lang w:val="en-ID"/>
                  </w:rPr>
                </w:rPrChange>
              </w:rPr>
              <w:t>4,54</w:t>
            </w:r>
          </w:p>
        </w:tc>
      </w:tr>
      <w:tr w:rsidR="002230E7" w:rsidRPr="00CB056F" w14:paraId="4F0A8FE4" w14:textId="77777777" w:rsidTr="00D728F4">
        <w:trPr>
          <w:divId w:val="132019385"/>
          <w:trHeight w:val="227"/>
          <w:jc w:val="center"/>
        </w:trPr>
        <w:tc>
          <w:tcPr>
            <w:tcW w:w="0" w:type="auto"/>
            <w:noWrap/>
            <w:vAlign w:val="bottom"/>
            <w:hideMark/>
          </w:tcPr>
          <w:p w14:paraId="2D7CAA8D" w14:textId="77777777" w:rsidR="002230E7" w:rsidRPr="00CB056F" w:rsidRDefault="002230E7" w:rsidP="002230E7">
            <w:pPr>
              <w:spacing w:after="0" w:line="240" w:lineRule="auto"/>
              <w:ind w:firstLine="0"/>
              <w:jc w:val="right"/>
              <w:rPr>
                <w:rFonts w:eastAsia="Times New Roman" w:cs="Times New Roman"/>
                <w:b/>
                <w:bCs/>
                <w:color w:val="1F1F1F"/>
                <w:kern w:val="0"/>
                <w:sz w:val="15"/>
                <w:szCs w:val="15"/>
                <w:rPrChange w:id="693" w:author="razi faisal" w:date="2026-07-19T15:00:00Z" w16du:dateUtc="2026-07-19T08:00:00Z">
                  <w:rPr>
                    <w:rFonts w:eastAsia="Times New Roman" w:cs="Times New Roman"/>
                    <w:b/>
                    <w:bCs/>
                    <w:color w:val="1F1F1F"/>
                    <w:kern w:val="0"/>
                    <w:sz w:val="15"/>
                    <w:szCs w:val="15"/>
                    <w:lang w:val="en-ID"/>
                  </w:rPr>
                </w:rPrChange>
              </w:rPr>
            </w:pPr>
            <w:r w:rsidRPr="00CB056F">
              <w:rPr>
                <w:rFonts w:eastAsia="Times New Roman" w:cs="Times New Roman"/>
                <w:b/>
                <w:bCs/>
                <w:color w:val="1F1F1F"/>
                <w:kern w:val="0"/>
                <w:sz w:val="15"/>
                <w:szCs w:val="15"/>
                <w:rPrChange w:id="694" w:author="razi faisal" w:date="2026-07-19T15:00:00Z" w16du:dateUtc="2026-07-19T08:00:00Z">
                  <w:rPr>
                    <w:rFonts w:eastAsia="Times New Roman" w:cs="Times New Roman"/>
                    <w:b/>
                    <w:bCs/>
                    <w:color w:val="1F1F1F"/>
                    <w:kern w:val="0"/>
                    <w:sz w:val="15"/>
                    <w:szCs w:val="15"/>
                    <w:lang w:val="en-ID"/>
                  </w:rPr>
                </w:rPrChange>
              </w:rPr>
              <w:t>0,9</w:t>
            </w:r>
          </w:p>
        </w:tc>
        <w:tc>
          <w:tcPr>
            <w:tcW w:w="0" w:type="auto"/>
            <w:noWrap/>
            <w:vAlign w:val="bottom"/>
            <w:hideMark/>
          </w:tcPr>
          <w:p w14:paraId="22A7B772"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695"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696" w:author="razi faisal" w:date="2026-07-19T15:00:00Z" w16du:dateUtc="2026-07-19T08:00:00Z">
                  <w:rPr>
                    <w:rFonts w:eastAsia="Times New Roman" w:cs="Times New Roman"/>
                    <w:color w:val="1F1F1F"/>
                    <w:kern w:val="0"/>
                    <w:sz w:val="15"/>
                    <w:szCs w:val="15"/>
                    <w:lang w:val="en-ID"/>
                  </w:rPr>
                </w:rPrChange>
              </w:rPr>
              <w:t>-0,148</w:t>
            </w:r>
          </w:p>
        </w:tc>
        <w:tc>
          <w:tcPr>
            <w:tcW w:w="0" w:type="auto"/>
            <w:noWrap/>
            <w:vAlign w:val="bottom"/>
            <w:hideMark/>
          </w:tcPr>
          <w:p w14:paraId="17354A30"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697"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698" w:author="razi faisal" w:date="2026-07-19T15:00:00Z" w16du:dateUtc="2026-07-19T08:00:00Z">
                  <w:rPr>
                    <w:rFonts w:eastAsia="Times New Roman" w:cs="Times New Roman"/>
                    <w:color w:val="1F1F1F"/>
                    <w:kern w:val="0"/>
                    <w:sz w:val="15"/>
                    <w:szCs w:val="15"/>
                    <w:lang w:val="en-ID"/>
                  </w:rPr>
                </w:rPrChange>
              </w:rPr>
              <w:t>0,769</w:t>
            </w:r>
          </w:p>
        </w:tc>
        <w:tc>
          <w:tcPr>
            <w:tcW w:w="0" w:type="auto"/>
            <w:noWrap/>
            <w:vAlign w:val="bottom"/>
            <w:hideMark/>
          </w:tcPr>
          <w:p w14:paraId="726BC8A2"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699"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700" w:author="razi faisal" w:date="2026-07-19T15:00:00Z" w16du:dateUtc="2026-07-19T08:00:00Z">
                  <w:rPr>
                    <w:rFonts w:eastAsia="Times New Roman" w:cs="Times New Roman"/>
                    <w:color w:val="1F1F1F"/>
                    <w:kern w:val="0"/>
                    <w:sz w:val="15"/>
                    <w:szCs w:val="15"/>
                    <w:lang w:val="en-ID"/>
                  </w:rPr>
                </w:rPrChange>
              </w:rPr>
              <w:t>1,339</w:t>
            </w:r>
          </w:p>
        </w:tc>
        <w:tc>
          <w:tcPr>
            <w:tcW w:w="0" w:type="auto"/>
            <w:noWrap/>
            <w:vAlign w:val="bottom"/>
            <w:hideMark/>
          </w:tcPr>
          <w:p w14:paraId="2BFCEDB5"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701"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702" w:author="razi faisal" w:date="2026-07-19T15:00:00Z" w16du:dateUtc="2026-07-19T08:00:00Z">
                  <w:rPr>
                    <w:rFonts w:eastAsia="Times New Roman" w:cs="Times New Roman"/>
                    <w:color w:val="1F1F1F"/>
                    <w:kern w:val="0"/>
                    <w:sz w:val="15"/>
                    <w:szCs w:val="15"/>
                    <w:lang w:val="en-ID"/>
                  </w:rPr>
                </w:rPrChange>
              </w:rPr>
              <w:t>2,018</w:t>
            </w:r>
          </w:p>
        </w:tc>
        <w:tc>
          <w:tcPr>
            <w:tcW w:w="0" w:type="auto"/>
            <w:noWrap/>
            <w:vAlign w:val="bottom"/>
            <w:hideMark/>
          </w:tcPr>
          <w:p w14:paraId="2138002A"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703"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704" w:author="razi faisal" w:date="2026-07-19T15:00:00Z" w16du:dateUtc="2026-07-19T08:00:00Z">
                  <w:rPr>
                    <w:rFonts w:eastAsia="Times New Roman" w:cs="Times New Roman"/>
                    <w:color w:val="1F1F1F"/>
                    <w:kern w:val="0"/>
                    <w:sz w:val="15"/>
                    <w:szCs w:val="15"/>
                    <w:lang w:val="en-ID"/>
                  </w:rPr>
                </w:rPrChange>
              </w:rPr>
              <w:t>2,498</w:t>
            </w:r>
          </w:p>
        </w:tc>
        <w:tc>
          <w:tcPr>
            <w:tcW w:w="0" w:type="auto"/>
            <w:noWrap/>
            <w:vAlign w:val="bottom"/>
            <w:hideMark/>
          </w:tcPr>
          <w:p w14:paraId="7C6B02B4"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705"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706" w:author="razi faisal" w:date="2026-07-19T15:00:00Z" w16du:dateUtc="2026-07-19T08:00:00Z">
                  <w:rPr>
                    <w:rFonts w:eastAsia="Times New Roman" w:cs="Times New Roman"/>
                    <w:color w:val="1F1F1F"/>
                    <w:kern w:val="0"/>
                    <w:sz w:val="15"/>
                    <w:szCs w:val="15"/>
                    <w:lang w:val="en-ID"/>
                  </w:rPr>
                </w:rPrChange>
              </w:rPr>
              <w:t>2,957</w:t>
            </w:r>
          </w:p>
        </w:tc>
        <w:tc>
          <w:tcPr>
            <w:tcW w:w="0" w:type="auto"/>
            <w:noWrap/>
            <w:vAlign w:val="bottom"/>
            <w:hideMark/>
          </w:tcPr>
          <w:p w14:paraId="30539D1E"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707"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708" w:author="razi faisal" w:date="2026-07-19T15:00:00Z" w16du:dateUtc="2026-07-19T08:00:00Z">
                  <w:rPr>
                    <w:rFonts w:eastAsia="Times New Roman" w:cs="Times New Roman"/>
                    <w:color w:val="1F1F1F"/>
                    <w:kern w:val="0"/>
                    <w:sz w:val="15"/>
                    <w:szCs w:val="15"/>
                    <w:lang w:val="en-ID"/>
                  </w:rPr>
                </w:rPrChange>
              </w:rPr>
              <w:t>3,401</w:t>
            </w:r>
          </w:p>
        </w:tc>
        <w:tc>
          <w:tcPr>
            <w:tcW w:w="0" w:type="auto"/>
            <w:noWrap/>
            <w:vAlign w:val="bottom"/>
            <w:hideMark/>
          </w:tcPr>
          <w:p w14:paraId="12BF46C4"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709"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710" w:author="razi faisal" w:date="2026-07-19T15:00:00Z" w16du:dateUtc="2026-07-19T08:00:00Z">
                  <w:rPr>
                    <w:rFonts w:eastAsia="Times New Roman" w:cs="Times New Roman"/>
                    <w:color w:val="1F1F1F"/>
                    <w:kern w:val="0"/>
                    <w:sz w:val="15"/>
                    <w:szCs w:val="15"/>
                    <w:lang w:val="en-ID"/>
                  </w:rPr>
                </w:rPrChange>
              </w:rPr>
              <w:t>4,395</w:t>
            </w:r>
          </w:p>
        </w:tc>
      </w:tr>
      <w:tr w:rsidR="002230E7" w:rsidRPr="00CB056F" w14:paraId="50E03D67" w14:textId="77777777" w:rsidTr="00D728F4">
        <w:trPr>
          <w:divId w:val="132019385"/>
          <w:trHeight w:val="227"/>
          <w:jc w:val="center"/>
        </w:trPr>
        <w:tc>
          <w:tcPr>
            <w:tcW w:w="0" w:type="auto"/>
            <w:noWrap/>
            <w:vAlign w:val="bottom"/>
            <w:hideMark/>
          </w:tcPr>
          <w:p w14:paraId="633EEAA1" w14:textId="77777777" w:rsidR="002230E7" w:rsidRPr="00CB056F" w:rsidRDefault="002230E7" w:rsidP="002230E7">
            <w:pPr>
              <w:spacing w:after="0" w:line="240" w:lineRule="auto"/>
              <w:ind w:firstLine="0"/>
              <w:jc w:val="right"/>
              <w:rPr>
                <w:rFonts w:eastAsia="Times New Roman" w:cs="Times New Roman"/>
                <w:b/>
                <w:bCs/>
                <w:color w:val="1F1F1F"/>
                <w:kern w:val="0"/>
                <w:sz w:val="15"/>
                <w:szCs w:val="15"/>
                <w:rPrChange w:id="711" w:author="razi faisal" w:date="2026-07-19T15:00:00Z" w16du:dateUtc="2026-07-19T08:00:00Z">
                  <w:rPr>
                    <w:rFonts w:eastAsia="Times New Roman" w:cs="Times New Roman"/>
                    <w:b/>
                    <w:bCs/>
                    <w:color w:val="1F1F1F"/>
                    <w:kern w:val="0"/>
                    <w:sz w:val="15"/>
                    <w:szCs w:val="15"/>
                    <w:lang w:val="en-ID"/>
                  </w:rPr>
                </w:rPrChange>
              </w:rPr>
            </w:pPr>
            <w:r w:rsidRPr="00CB056F">
              <w:rPr>
                <w:rFonts w:eastAsia="Times New Roman" w:cs="Times New Roman"/>
                <w:b/>
                <w:bCs/>
                <w:color w:val="1F1F1F"/>
                <w:kern w:val="0"/>
                <w:sz w:val="15"/>
                <w:szCs w:val="15"/>
                <w:rPrChange w:id="712" w:author="razi faisal" w:date="2026-07-19T15:00:00Z" w16du:dateUtc="2026-07-19T08:00:00Z">
                  <w:rPr>
                    <w:rFonts w:eastAsia="Times New Roman" w:cs="Times New Roman"/>
                    <w:b/>
                    <w:bCs/>
                    <w:color w:val="1F1F1F"/>
                    <w:kern w:val="0"/>
                    <w:sz w:val="15"/>
                    <w:szCs w:val="15"/>
                    <w:lang w:val="en-ID"/>
                  </w:rPr>
                </w:rPrChange>
              </w:rPr>
              <w:t>0,8</w:t>
            </w:r>
          </w:p>
        </w:tc>
        <w:tc>
          <w:tcPr>
            <w:tcW w:w="0" w:type="auto"/>
            <w:noWrap/>
            <w:vAlign w:val="bottom"/>
            <w:hideMark/>
          </w:tcPr>
          <w:p w14:paraId="7FBC034B"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713"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714" w:author="razi faisal" w:date="2026-07-19T15:00:00Z" w16du:dateUtc="2026-07-19T08:00:00Z">
                  <w:rPr>
                    <w:rFonts w:eastAsia="Times New Roman" w:cs="Times New Roman"/>
                    <w:color w:val="1F1F1F"/>
                    <w:kern w:val="0"/>
                    <w:sz w:val="15"/>
                    <w:szCs w:val="15"/>
                    <w:lang w:val="en-ID"/>
                  </w:rPr>
                </w:rPrChange>
              </w:rPr>
              <w:t>-0,132</w:t>
            </w:r>
          </w:p>
        </w:tc>
        <w:tc>
          <w:tcPr>
            <w:tcW w:w="0" w:type="auto"/>
            <w:noWrap/>
            <w:vAlign w:val="bottom"/>
            <w:hideMark/>
          </w:tcPr>
          <w:p w14:paraId="6AD74828"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715"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716" w:author="razi faisal" w:date="2026-07-19T15:00:00Z" w16du:dateUtc="2026-07-19T08:00:00Z">
                  <w:rPr>
                    <w:rFonts w:eastAsia="Times New Roman" w:cs="Times New Roman"/>
                    <w:color w:val="1F1F1F"/>
                    <w:kern w:val="0"/>
                    <w:sz w:val="15"/>
                    <w:szCs w:val="15"/>
                    <w:lang w:val="en-ID"/>
                  </w:rPr>
                </w:rPrChange>
              </w:rPr>
              <w:t>0,78</w:t>
            </w:r>
          </w:p>
        </w:tc>
        <w:tc>
          <w:tcPr>
            <w:tcW w:w="0" w:type="auto"/>
            <w:noWrap/>
            <w:vAlign w:val="bottom"/>
            <w:hideMark/>
          </w:tcPr>
          <w:p w14:paraId="5FF826BB"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717"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718" w:author="razi faisal" w:date="2026-07-19T15:00:00Z" w16du:dateUtc="2026-07-19T08:00:00Z">
                  <w:rPr>
                    <w:rFonts w:eastAsia="Times New Roman" w:cs="Times New Roman"/>
                    <w:color w:val="1F1F1F"/>
                    <w:kern w:val="0"/>
                    <w:sz w:val="15"/>
                    <w:szCs w:val="15"/>
                    <w:lang w:val="en-ID"/>
                  </w:rPr>
                </w:rPrChange>
              </w:rPr>
              <w:t>1,336</w:t>
            </w:r>
          </w:p>
        </w:tc>
        <w:tc>
          <w:tcPr>
            <w:tcW w:w="0" w:type="auto"/>
            <w:noWrap/>
            <w:vAlign w:val="bottom"/>
            <w:hideMark/>
          </w:tcPr>
          <w:p w14:paraId="4DF2CC0B"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719"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720" w:author="razi faisal" w:date="2026-07-19T15:00:00Z" w16du:dateUtc="2026-07-19T08:00:00Z">
                  <w:rPr>
                    <w:rFonts w:eastAsia="Times New Roman" w:cs="Times New Roman"/>
                    <w:color w:val="1F1F1F"/>
                    <w:kern w:val="0"/>
                    <w:sz w:val="15"/>
                    <w:szCs w:val="15"/>
                    <w:lang w:val="en-ID"/>
                  </w:rPr>
                </w:rPrChange>
              </w:rPr>
              <w:t>1,998</w:t>
            </w:r>
          </w:p>
        </w:tc>
        <w:tc>
          <w:tcPr>
            <w:tcW w:w="0" w:type="auto"/>
            <w:noWrap/>
            <w:vAlign w:val="bottom"/>
            <w:hideMark/>
          </w:tcPr>
          <w:p w14:paraId="768AA25A"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721"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722" w:author="razi faisal" w:date="2026-07-19T15:00:00Z" w16du:dateUtc="2026-07-19T08:00:00Z">
                  <w:rPr>
                    <w:rFonts w:eastAsia="Times New Roman" w:cs="Times New Roman"/>
                    <w:color w:val="1F1F1F"/>
                    <w:kern w:val="0"/>
                    <w:sz w:val="15"/>
                    <w:szCs w:val="15"/>
                    <w:lang w:val="en-ID"/>
                  </w:rPr>
                </w:rPrChange>
              </w:rPr>
              <w:t>2,453</w:t>
            </w:r>
          </w:p>
        </w:tc>
        <w:tc>
          <w:tcPr>
            <w:tcW w:w="0" w:type="auto"/>
            <w:noWrap/>
            <w:vAlign w:val="bottom"/>
            <w:hideMark/>
          </w:tcPr>
          <w:p w14:paraId="3F83472A"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723"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724" w:author="razi faisal" w:date="2026-07-19T15:00:00Z" w16du:dateUtc="2026-07-19T08:00:00Z">
                  <w:rPr>
                    <w:rFonts w:eastAsia="Times New Roman" w:cs="Times New Roman"/>
                    <w:color w:val="1F1F1F"/>
                    <w:kern w:val="0"/>
                    <w:sz w:val="15"/>
                    <w:szCs w:val="15"/>
                    <w:lang w:val="en-ID"/>
                  </w:rPr>
                </w:rPrChange>
              </w:rPr>
              <w:t>2,891</w:t>
            </w:r>
          </w:p>
        </w:tc>
        <w:tc>
          <w:tcPr>
            <w:tcW w:w="0" w:type="auto"/>
            <w:noWrap/>
            <w:vAlign w:val="bottom"/>
            <w:hideMark/>
          </w:tcPr>
          <w:p w14:paraId="2A4DE276"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725"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726" w:author="razi faisal" w:date="2026-07-19T15:00:00Z" w16du:dateUtc="2026-07-19T08:00:00Z">
                  <w:rPr>
                    <w:rFonts w:eastAsia="Times New Roman" w:cs="Times New Roman"/>
                    <w:color w:val="1F1F1F"/>
                    <w:kern w:val="0"/>
                    <w:sz w:val="15"/>
                    <w:szCs w:val="15"/>
                    <w:lang w:val="en-ID"/>
                  </w:rPr>
                </w:rPrChange>
              </w:rPr>
              <w:t>3,312</w:t>
            </w:r>
          </w:p>
        </w:tc>
        <w:tc>
          <w:tcPr>
            <w:tcW w:w="0" w:type="auto"/>
            <w:noWrap/>
            <w:vAlign w:val="bottom"/>
            <w:hideMark/>
          </w:tcPr>
          <w:p w14:paraId="08F5984B"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727"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728" w:author="razi faisal" w:date="2026-07-19T15:00:00Z" w16du:dateUtc="2026-07-19T08:00:00Z">
                  <w:rPr>
                    <w:rFonts w:eastAsia="Times New Roman" w:cs="Times New Roman"/>
                    <w:color w:val="1F1F1F"/>
                    <w:kern w:val="0"/>
                    <w:sz w:val="15"/>
                    <w:szCs w:val="15"/>
                    <w:lang w:val="en-ID"/>
                  </w:rPr>
                </w:rPrChange>
              </w:rPr>
              <w:t>4,25</w:t>
            </w:r>
          </w:p>
        </w:tc>
      </w:tr>
      <w:tr w:rsidR="002230E7" w:rsidRPr="00CB056F" w14:paraId="7F6F8F68" w14:textId="77777777" w:rsidTr="00D728F4">
        <w:trPr>
          <w:divId w:val="132019385"/>
          <w:trHeight w:val="227"/>
          <w:jc w:val="center"/>
        </w:trPr>
        <w:tc>
          <w:tcPr>
            <w:tcW w:w="0" w:type="auto"/>
            <w:noWrap/>
            <w:vAlign w:val="bottom"/>
            <w:hideMark/>
          </w:tcPr>
          <w:p w14:paraId="45A06F2F" w14:textId="77777777" w:rsidR="002230E7" w:rsidRPr="00CB056F" w:rsidRDefault="002230E7" w:rsidP="002230E7">
            <w:pPr>
              <w:spacing w:after="0" w:line="240" w:lineRule="auto"/>
              <w:ind w:firstLine="0"/>
              <w:jc w:val="right"/>
              <w:rPr>
                <w:rFonts w:eastAsia="Times New Roman" w:cs="Times New Roman"/>
                <w:b/>
                <w:bCs/>
                <w:color w:val="1F1F1F"/>
                <w:kern w:val="0"/>
                <w:sz w:val="15"/>
                <w:szCs w:val="15"/>
                <w:rPrChange w:id="729" w:author="razi faisal" w:date="2026-07-19T15:00:00Z" w16du:dateUtc="2026-07-19T08:00:00Z">
                  <w:rPr>
                    <w:rFonts w:eastAsia="Times New Roman" w:cs="Times New Roman"/>
                    <w:b/>
                    <w:bCs/>
                    <w:color w:val="1F1F1F"/>
                    <w:kern w:val="0"/>
                    <w:sz w:val="15"/>
                    <w:szCs w:val="15"/>
                    <w:lang w:val="en-ID"/>
                  </w:rPr>
                </w:rPrChange>
              </w:rPr>
            </w:pPr>
            <w:r w:rsidRPr="00CB056F">
              <w:rPr>
                <w:rFonts w:eastAsia="Times New Roman" w:cs="Times New Roman"/>
                <w:b/>
                <w:bCs/>
                <w:color w:val="1F1F1F"/>
                <w:kern w:val="0"/>
                <w:sz w:val="15"/>
                <w:szCs w:val="15"/>
                <w:rPrChange w:id="730" w:author="razi faisal" w:date="2026-07-19T15:00:00Z" w16du:dateUtc="2026-07-19T08:00:00Z">
                  <w:rPr>
                    <w:rFonts w:eastAsia="Times New Roman" w:cs="Times New Roman"/>
                    <w:b/>
                    <w:bCs/>
                    <w:color w:val="1F1F1F"/>
                    <w:kern w:val="0"/>
                    <w:sz w:val="15"/>
                    <w:szCs w:val="15"/>
                    <w:lang w:val="en-ID"/>
                  </w:rPr>
                </w:rPrChange>
              </w:rPr>
              <w:t>0,7</w:t>
            </w:r>
          </w:p>
        </w:tc>
        <w:tc>
          <w:tcPr>
            <w:tcW w:w="0" w:type="auto"/>
            <w:noWrap/>
            <w:vAlign w:val="bottom"/>
            <w:hideMark/>
          </w:tcPr>
          <w:p w14:paraId="36D644F4"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731"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732" w:author="razi faisal" w:date="2026-07-19T15:00:00Z" w16du:dateUtc="2026-07-19T08:00:00Z">
                  <w:rPr>
                    <w:rFonts w:eastAsia="Times New Roman" w:cs="Times New Roman"/>
                    <w:color w:val="1F1F1F"/>
                    <w:kern w:val="0"/>
                    <w:sz w:val="15"/>
                    <w:szCs w:val="15"/>
                    <w:lang w:val="en-ID"/>
                  </w:rPr>
                </w:rPrChange>
              </w:rPr>
              <w:t>-0,116</w:t>
            </w:r>
          </w:p>
        </w:tc>
        <w:tc>
          <w:tcPr>
            <w:tcW w:w="0" w:type="auto"/>
            <w:noWrap/>
            <w:vAlign w:val="bottom"/>
            <w:hideMark/>
          </w:tcPr>
          <w:p w14:paraId="5520072D"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733"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734" w:author="razi faisal" w:date="2026-07-19T15:00:00Z" w16du:dateUtc="2026-07-19T08:00:00Z">
                  <w:rPr>
                    <w:rFonts w:eastAsia="Times New Roman" w:cs="Times New Roman"/>
                    <w:color w:val="1F1F1F"/>
                    <w:kern w:val="0"/>
                    <w:sz w:val="15"/>
                    <w:szCs w:val="15"/>
                    <w:lang w:val="en-ID"/>
                  </w:rPr>
                </w:rPrChange>
              </w:rPr>
              <w:t>0,79</w:t>
            </w:r>
          </w:p>
        </w:tc>
        <w:tc>
          <w:tcPr>
            <w:tcW w:w="0" w:type="auto"/>
            <w:noWrap/>
            <w:vAlign w:val="bottom"/>
            <w:hideMark/>
          </w:tcPr>
          <w:p w14:paraId="48C02E93"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735"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736" w:author="razi faisal" w:date="2026-07-19T15:00:00Z" w16du:dateUtc="2026-07-19T08:00:00Z">
                  <w:rPr>
                    <w:rFonts w:eastAsia="Times New Roman" w:cs="Times New Roman"/>
                    <w:color w:val="1F1F1F"/>
                    <w:kern w:val="0"/>
                    <w:sz w:val="15"/>
                    <w:szCs w:val="15"/>
                    <w:lang w:val="en-ID"/>
                  </w:rPr>
                </w:rPrChange>
              </w:rPr>
              <w:t>1,333</w:t>
            </w:r>
          </w:p>
        </w:tc>
        <w:tc>
          <w:tcPr>
            <w:tcW w:w="0" w:type="auto"/>
            <w:noWrap/>
            <w:vAlign w:val="bottom"/>
            <w:hideMark/>
          </w:tcPr>
          <w:p w14:paraId="0FC7A674"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737"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738" w:author="razi faisal" w:date="2026-07-19T15:00:00Z" w16du:dateUtc="2026-07-19T08:00:00Z">
                  <w:rPr>
                    <w:rFonts w:eastAsia="Times New Roman" w:cs="Times New Roman"/>
                    <w:color w:val="1F1F1F"/>
                    <w:kern w:val="0"/>
                    <w:sz w:val="15"/>
                    <w:szCs w:val="15"/>
                    <w:lang w:val="en-ID"/>
                  </w:rPr>
                </w:rPrChange>
              </w:rPr>
              <w:t>1,967</w:t>
            </w:r>
          </w:p>
        </w:tc>
        <w:tc>
          <w:tcPr>
            <w:tcW w:w="0" w:type="auto"/>
            <w:noWrap/>
            <w:vAlign w:val="bottom"/>
            <w:hideMark/>
          </w:tcPr>
          <w:p w14:paraId="79497CF0"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739"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740" w:author="razi faisal" w:date="2026-07-19T15:00:00Z" w16du:dateUtc="2026-07-19T08:00:00Z">
                  <w:rPr>
                    <w:rFonts w:eastAsia="Times New Roman" w:cs="Times New Roman"/>
                    <w:color w:val="1F1F1F"/>
                    <w:kern w:val="0"/>
                    <w:sz w:val="15"/>
                    <w:szCs w:val="15"/>
                    <w:lang w:val="en-ID"/>
                  </w:rPr>
                </w:rPrChange>
              </w:rPr>
              <w:t>2,407</w:t>
            </w:r>
          </w:p>
        </w:tc>
        <w:tc>
          <w:tcPr>
            <w:tcW w:w="0" w:type="auto"/>
            <w:noWrap/>
            <w:vAlign w:val="bottom"/>
            <w:hideMark/>
          </w:tcPr>
          <w:p w14:paraId="134B0A5C"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741"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742" w:author="razi faisal" w:date="2026-07-19T15:00:00Z" w16du:dateUtc="2026-07-19T08:00:00Z">
                  <w:rPr>
                    <w:rFonts w:eastAsia="Times New Roman" w:cs="Times New Roman"/>
                    <w:color w:val="1F1F1F"/>
                    <w:kern w:val="0"/>
                    <w:sz w:val="15"/>
                    <w:szCs w:val="15"/>
                    <w:lang w:val="en-ID"/>
                  </w:rPr>
                </w:rPrChange>
              </w:rPr>
              <w:t>2,824</w:t>
            </w:r>
          </w:p>
        </w:tc>
        <w:tc>
          <w:tcPr>
            <w:tcW w:w="0" w:type="auto"/>
            <w:noWrap/>
            <w:vAlign w:val="bottom"/>
            <w:hideMark/>
          </w:tcPr>
          <w:p w14:paraId="40D938F9"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743"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744" w:author="razi faisal" w:date="2026-07-19T15:00:00Z" w16du:dateUtc="2026-07-19T08:00:00Z">
                  <w:rPr>
                    <w:rFonts w:eastAsia="Times New Roman" w:cs="Times New Roman"/>
                    <w:color w:val="1F1F1F"/>
                    <w:kern w:val="0"/>
                    <w:sz w:val="15"/>
                    <w:szCs w:val="15"/>
                    <w:lang w:val="en-ID"/>
                  </w:rPr>
                </w:rPrChange>
              </w:rPr>
              <w:t>3,223</w:t>
            </w:r>
          </w:p>
        </w:tc>
        <w:tc>
          <w:tcPr>
            <w:tcW w:w="0" w:type="auto"/>
            <w:noWrap/>
            <w:vAlign w:val="bottom"/>
            <w:hideMark/>
          </w:tcPr>
          <w:p w14:paraId="686B8238"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745"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746" w:author="razi faisal" w:date="2026-07-19T15:00:00Z" w16du:dateUtc="2026-07-19T08:00:00Z">
                  <w:rPr>
                    <w:rFonts w:eastAsia="Times New Roman" w:cs="Times New Roman"/>
                    <w:color w:val="1F1F1F"/>
                    <w:kern w:val="0"/>
                    <w:sz w:val="15"/>
                    <w:szCs w:val="15"/>
                    <w:lang w:val="en-ID"/>
                  </w:rPr>
                </w:rPrChange>
              </w:rPr>
              <w:t>4,105</w:t>
            </w:r>
          </w:p>
        </w:tc>
      </w:tr>
      <w:tr w:rsidR="002230E7" w:rsidRPr="00CB056F" w14:paraId="2895A7F1" w14:textId="77777777" w:rsidTr="00D728F4">
        <w:trPr>
          <w:divId w:val="132019385"/>
          <w:trHeight w:val="227"/>
          <w:jc w:val="center"/>
        </w:trPr>
        <w:tc>
          <w:tcPr>
            <w:tcW w:w="0" w:type="auto"/>
            <w:noWrap/>
            <w:vAlign w:val="bottom"/>
            <w:hideMark/>
          </w:tcPr>
          <w:p w14:paraId="75DD8CA7" w14:textId="77777777" w:rsidR="002230E7" w:rsidRPr="00CB056F" w:rsidRDefault="002230E7" w:rsidP="002230E7">
            <w:pPr>
              <w:spacing w:after="0" w:line="240" w:lineRule="auto"/>
              <w:ind w:firstLine="0"/>
              <w:jc w:val="right"/>
              <w:rPr>
                <w:rFonts w:eastAsia="Times New Roman" w:cs="Times New Roman"/>
                <w:b/>
                <w:bCs/>
                <w:color w:val="1F1F1F"/>
                <w:kern w:val="0"/>
                <w:sz w:val="15"/>
                <w:szCs w:val="15"/>
                <w:rPrChange w:id="747" w:author="razi faisal" w:date="2026-07-19T15:00:00Z" w16du:dateUtc="2026-07-19T08:00:00Z">
                  <w:rPr>
                    <w:rFonts w:eastAsia="Times New Roman" w:cs="Times New Roman"/>
                    <w:b/>
                    <w:bCs/>
                    <w:color w:val="1F1F1F"/>
                    <w:kern w:val="0"/>
                    <w:sz w:val="15"/>
                    <w:szCs w:val="15"/>
                    <w:lang w:val="en-ID"/>
                  </w:rPr>
                </w:rPrChange>
              </w:rPr>
            </w:pPr>
            <w:r w:rsidRPr="00CB056F">
              <w:rPr>
                <w:rFonts w:eastAsia="Times New Roman" w:cs="Times New Roman"/>
                <w:b/>
                <w:bCs/>
                <w:color w:val="1F1F1F"/>
                <w:kern w:val="0"/>
                <w:sz w:val="15"/>
                <w:szCs w:val="15"/>
                <w:rPrChange w:id="748" w:author="razi faisal" w:date="2026-07-19T15:00:00Z" w16du:dateUtc="2026-07-19T08:00:00Z">
                  <w:rPr>
                    <w:rFonts w:eastAsia="Times New Roman" w:cs="Times New Roman"/>
                    <w:b/>
                    <w:bCs/>
                    <w:color w:val="1F1F1F"/>
                    <w:kern w:val="0"/>
                    <w:sz w:val="15"/>
                    <w:szCs w:val="15"/>
                    <w:lang w:val="en-ID"/>
                  </w:rPr>
                </w:rPrChange>
              </w:rPr>
              <w:t>0,6</w:t>
            </w:r>
          </w:p>
        </w:tc>
        <w:tc>
          <w:tcPr>
            <w:tcW w:w="0" w:type="auto"/>
            <w:noWrap/>
            <w:vAlign w:val="bottom"/>
            <w:hideMark/>
          </w:tcPr>
          <w:p w14:paraId="4F69D6E2"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749"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750" w:author="razi faisal" w:date="2026-07-19T15:00:00Z" w16du:dateUtc="2026-07-19T08:00:00Z">
                  <w:rPr>
                    <w:rFonts w:eastAsia="Times New Roman" w:cs="Times New Roman"/>
                    <w:color w:val="1F1F1F"/>
                    <w:kern w:val="0"/>
                    <w:sz w:val="15"/>
                    <w:szCs w:val="15"/>
                    <w:lang w:val="en-ID"/>
                  </w:rPr>
                </w:rPrChange>
              </w:rPr>
              <w:t>-0,099</w:t>
            </w:r>
          </w:p>
        </w:tc>
        <w:tc>
          <w:tcPr>
            <w:tcW w:w="0" w:type="auto"/>
            <w:noWrap/>
            <w:vAlign w:val="bottom"/>
            <w:hideMark/>
          </w:tcPr>
          <w:p w14:paraId="2A656B74"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751"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752" w:author="razi faisal" w:date="2026-07-19T15:00:00Z" w16du:dateUtc="2026-07-19T08:00:00Z">
                  <w:rPr>
                    <w:rFonts w:eastAsia="Times New Roman" w:cs="Times New Roman"/>
                    <w:color w:val="1F1F1F"/>
                    <w:kern w:val="0"/>
                    <w:sz w:val="15"/>
                    <w:szCs w:val="15"/>
                    <w:lang w:val="en-ID"/>
                  </w:rPr>
                </w:rPrChange>
              </w:rPr>
              <w:t>0,8</w:t>
            </w:r>
          </w:p>
        </w:tc>
        <w:tc>
          <w:tcPr>
            <w:tcW w:w="0" w:type="auto"/>
            <w:noWrap/>
            <w:vAlign w:val="bottom"/>
            <w:hideMark/>
          </w:tcPr>
          <w:p w14:paraId="0FD80255"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753"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754" w:author="razi faisal" w:date="2026-07-19T15:00:00Z" w16du:dateUtc="2026-07-19T08:00:00Z">
                  <w:rPr>
                    <w:rFonts w:eastAsia="Times New Roman" w:cs="Times New Roman"/>
                    <w:color w:val="1F1F1F"/>
                    <w:kern w:val="0"/>
                    <w:sz w:val="15"/>
                    <w:szCs w:val="15"/>
                    <w:lang w:val="en-ID"/>
                  </w:rPr>
                </w:rPrChange>
              </w:rPr>
              <w:t>1,328</w:t>
            </w:r>
          </w:p>
        </w:tc>
        <w:tc>
          <w:tcPr>
            <w:tcW w:w="0" w:type="auto"/>
            <w:noWrap/>
            <w:vAlign w:val="bottom"/>
            <w:hideMark/>
          </w:tcPr>
          <w:p w14:paraId="6CDE2B67"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755"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756" w:author="razi faisal" w:date="2026-07-19T15:00:00Z" w16du:dateUtc="2026-07-19T08:00:00Z">
                  <w:rPr>
                    <w:rFonts w:eastAsia="Times New Roman" w:cs="Times New Roman"/>
                    <w:color w:val="1F1F1F"/>
                    <w:kern w:val="0"/>
                    <w:sz w:val="15"/>
                    <w:szCs w:val="15"/>
                    <w:lang w:val="en-ID"/>
                  </w:rPr>
                </w:rPrChange>
              </w:rPr>
              <w:t>1,939</w:t>
            </w:r>
          </w:p>
        </w:tc>
        <w:tc>
          <w:tcPr>
            <w:tcW w:w="0" w:type="auto"/>
            <w:noWrap/>
            <w:vAlign w:val="bottom"/>
            <w:hideMark/>
          </w:tcPr>
          <w:p w14:paraId="2233F4EC"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757"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758" w:author="razi faisal" w:date="2026-07-19T15:00:00Z" w16du:dateUtc="2026-07-19T08:00:00Z">
                  <w:rPr>
                    <w:rFonts w:eastAsia="Times New Roman" w:cs="Times New Roman"/>
                    <w:color w:val="1F1F1F"/>
                    <w:kern w:val="0"/>
                    <w:sz w:val="15"/>
                    <w:szCs w:val="15"/>
                    <w:lang w:val="en-ID"/>
                  </w:rPr>
                </w:rPrChange>
              </w:rPr>
              <w:t>2,359</w:t>
            </w:r>
          </w:p>
        </w:tc>
        <w:tc>
          <w:tcPr>
            <w:tcW w:w="0" w:type="auto"/>
            <w:noWrap/>
            <w:vAlign w:val="bottom"/>
            <w:hideMark/>
          </w:tcPr>
          <w:p w14:paraId="3E47C7CB"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759"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760" w:author="razi faisal" w:date="2026-07-19T15:00:00Z" w16du:dateUtc="2026-07-19T08:00:00Z">
                  <w:rPr>
                    <w:rFonts w:eastAsia="Times New Roman" w:cs="Times New Roman"/>
                    <w:color w:val="1F1F1F"/>
                    <w:kern w:val="0"/>
                    <w:sz w:val="15"/>
                    <w:szCs w:val="15"/>
                    <w:lang w:val="en-ID"/>
                  </w:rPr>
                </w:rPrChange>
              </w:rPr>
              <w:t>2,755</w:t>
            </w:r>
          </w:p>
        </w:tc>
        <w:tc>
          <w:tcPr>
            <w:tcW w:w="0" w:type="auto"/>
            <w:noWrap/>
            <w:vAlign w:val="bottom"/>
            <w:hideMark/>
          </w:tcPr>
          <w:p w14:paraId="62C88A37"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761"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762" w:author="razi faisal" w:date="2026-07-19T15:00:00Z" w16du:dateUtc="2026-07-19T08:00:00Z">
                  <w:rPr>
                    <w:rFonts w:eastAsia="Times New Roman" w:cs="Times New Roman"/>
                    <w:color w:val="1F1F1F"/>
                    <w:kern w:val="0"/>
                    <w:sz w:val="15"/>
                    <w:szCs w:val="15"/>
                    <w:lang w:val="en-ID"/>
                  </w:rPr>
                </w:rPrChange>
              </w:rPr>
              <w:t>3,132</w:t>
            </w:r>
          </w:p>
        </w:tc>
        <w:tc>
          <w:tcPr>
            <w:tcW w:w="0" w:type="auto"/>
            <w:noWrap/>
            <w:vAlign w:val="bottom"/>
            <w:hideMark/>
          </w:tcPr>
          <w:p w14:paraId="426B4728"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763"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764" w:author="razi faisal" w:date="2026-07-19T15:00:00Z" w16du:dateUtc="2026-07-19T08:00:00Z">
                  <w:rPr>
                    <w:rFonts w:eastAsia="Times New Roman" w:cs="Times New Roman"/>
                    <w:color w:val="1F1F1F"/>
                    <w:kern w:val="0"/>
                    <w:sz w:val="15"/>
                    <w:szCs w:val="15"/>
                    <w:lang w:val="en-ID"/>
                  </w:rPr>
                </w:rPrChange>
              </w:rPr>
              <w:t>3,96</w:t>
            </w:r>
          </w:p>
        </w:tc>
      </w:tr>
      <w:tr w:rsidR="002230E7" w:rsidRPr="00CB056F" w14:paraId="4CBAAF2D" w14:textId="77777777" w:rsidTr="00D728F4">
        <w:trPr>
          <w:divId w:val="132019385"/>
          <w:trHeight w:val="227"/>
          <w:jc w:val="center"/>
        </w:trPr>
        <w:tc>
          <w:tcPr>
            <w:tcW w:w="0" w:type="auto"/>
            <w:noWrap/>
            <w:vAlign w:val="bottom"/>
            <w:hideMark/>
          </w:tcPr>
          <w:p w14:paraId="10589D4C" w14:textId="77777777" w:rsidR="002230E7" w:rsidRPr="00CB056F" w:rsidRDefault="002230E7" w:rsidP="002230E7">
            <w:pPr>
              <w:spacing w:after="0" w:line="240" w:lineRule="auto"/>
              <w:ind w:firstLine="0"/>
              <w:jc w:val="right"/>
              <w:rPr>
                <w:rFonts w:eastAsia="Times New Roman" w:cs="Times New Roman"/>
                <w:b/>
                <w:bCs/>
                <w:color w:val="1F1F1F"/>
                <w:kern w:val="0"/>
                <w:sz w:val="15"/>
                <w:szCs w:val="15"/>
                <w:rPrChange w:id="765" w:author="razi faisal" w:date="2026-07-19T15:00:00Z" w16du:dateUtc="2026-07-19T08:00:00Z">
                  <w:rPr>
                    <w:rFonts w:eastAsia="Times New Roman" w:cs="Times New Roman"/>
                    <w:b/>
                    <w:bCs/>
                    <w:color w:val="1F1F1F"/>
                    <w:kern w:val="0"/>
                    <w:sz w:val="15"/>
                    <w:szCs w:val="15"/>
                    <w:lang w:val="en-ID"/>
                  </w:rPr>
                </w:rPrChange>
              </w:rPr>
            </w:pPr>
            <w:r w:rsidRPr="00CB056F">
              <w:rPr>
                <w:rFonts w:eastAsia="Times New Roman" w:cs="Times New Roman"/>
                <w:b/>
                <w:bCs/>
                <w:color w:val="1F1F1F"/>
                <w:kern w:val="0"/>
                <w:sz w:val="15"/>
                <w:szCs w:val="15"/>
                <w:rPrChange w:id="766" w:author="razi faisal" w:date="2026-07-19T15:00:00Z" w16du:dateUtc="2026-07-19T08:00:00Z">
                  <w:rPr>
                    <w:rFonts w:eastAsia="Times New Roman" w:cs="Times New Roman"/>
                    <w:b/>
                    <w:bCs/>
                    <w:color w:val="1F1F1F"/>
                    <w:kern w:val="0"/>
                    <w:sz w:val="15"/>
                    <w:szCs w:val="15"/>
                    <w:lang w:val="en-ID"/>
                  </w:rPr>
                </w:rPrChange>
              </w:rPr>
              <w:t>0,5</w:t>
            </w:r>
          </w:p>
        </w:tc>
        <w:tc>
          <w:tcPr>
            <w:tcW w:w="0" w:type="auto"/>
            <w:noWrap/>
            <w:vAlign w:val="bottom"/>
            <w:hideMark/>
          </w:tcPr>
          <w:p w14:paraId="329730CC"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767"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768" w:author="razi faisal" w:date="2026-07-19T15:00:00Z" w16du:dateUtc="2026-07-19T08:00:00Z">
                  <w:rPr>
                    <w:rFonts w:eastAsia="Times New Roman" w:cs="Times New Roman"/>
                    <w:color w:val="1F1F1F"/>
                    <w:kern w:val="0"/>
                    <w:sz w:val="15"/>
                    <w:szCs w:val="15"/>
                    <w:lang w:val="en-ID"/>
                  </w:rPr>
                </w:rPrChange>
              </w:rPr>
              <w:t>-0,083</w:t>
            </w:r>
          </w:p>
        </w:tc>
        <w:tc>
          <w:tcPr>
            <w:tcW w:w="0" w:type="auto"/>
            <w:noWrap/>
            <w:vAlign w:val="bottom"/>
            <w:hideMark/>
          </w:tcPr>
          <w:p w14:paraId="6D37C0D2"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769"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770" w:author="razi faisal" w:date="2026-07-19T15:00:00Z" w16du:dateUtc="2026-07-19T08:00:00Z">
                  <w:rPr>
                    <w:rFonts w:eastAsia="Times New Roman" w:cs="Times New Roman"/>
                    <w:color w:val="1F1F1F"/>
                    <w:kern w:val="0"/>
                    <w:sz w:val="15"/>
                    <w:szCs w:val="15"/>
                    <w:lang w:val="en-ID"/>
                  </w:rPr>
                </w:rPrChange>
              </w:rPr>
              <w:t>0,808</w:t>
            </w:r>
          </w:p>
        </w:tc>
        <w:tc>
          <w:tcPr>
            <w:tcW w:w="0" w:type="auto"/>
            <w:noWrap/>
            <w:vAlign w:val="bottom"/>
            <w:hideMark/>
          </w:tcPr>
          <w:p w14:paraId="0EED39C5"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771"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772" w:author="razi faisal" w:date="2026-07-19T15:00:00Z" w16du:dateUtc="2026-07-19T08:00:00Z">
                  <w:rPr>
                    <w:rFonts w:eastAsia="Times New Roman" w:cs="Times New Roman"/>
                    <w:color w:val="1F1F1F"/>
                    <w:kern w:val="0"/>
                    <w:sz w:val="15"/>
                    <w:szCs w:val="15"/>
                    <w:lang w:val="en-ID"/>
                  </w:rPr>
                </w:rPrChange>
              </w:rPr>
              <w:t>1,323</w:t>
            </w:r>
          </w:p>
        </w:tc>
        <w:tc>
          <w:tcPr>
            <w:tcW w:w="0" w:type="auto"/>
            <w:noWrap/>
            <w:vAlign w:val="bottom"/>
            <w:hideMark/>
          </w:tcPr>
          <w:p w14:paraId="3DCDE93F"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773"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774" w:author="razi faisal" w:date="2026-07-19T15:00:00Z" w16du:dateUtc="2026-07-19T08:00:00Z">
                  <w:rPr>
                    <w:rFonts w:eastAsia="Times New Roman" w:cs="Times New Roman"/>
                    <w:color w:val="1F1F1F"/>
                    <w:kern w:val="0"/>
                    <w:sz w:val="15"/>
                    <w:szCs w:val="15"/>
                    <w:lang w:val="en-ID"/>
                  </w:rPr>
                </w:rPrChange>
              </w:rPr>
              <w:t>1,91</w:t>
            </w:r>
          </w:p>
        </w:tc>
        <w:tc>
          <w:tcPr>
            <w:tcW w:w="0" w:type="auto"/>
            <w:noWrap/>
            <w:vAlign w:val="bottom"/>
            <w:hideMark/>
          </w:tcPr>
          <w:p w14:paraId="1F79F5F2"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775"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776" w:author="razi faisal" w:date="2026-07-19T15:00:00Z" w16du:dateUtc="2026-07-19T08:00:00Z">
                  <w:rPr>
                    <w:rFonts w:eastAsia="Times New Roman" w:cs="Times New Roman"/>
                    <w:color w:val="1F1F1F"/>
                    <w:kern w:val="0"/>
                    <w:sz w:val="15"/>
                    <w:szCs w:val="15"/>
                    <w:lang w:val="en-ID"/>
                  </w:rPr>
                </w:rPrChange>
              </w:rPr>
              <w:t>2,311</w:t>
            </w:r>
          </w:p>
        </w:tc>
        <w:tc>
          <w:tcPr>
            <w:tcW w:w="0" w:type="auto"/>
            <w:noWrap/>
            <w:vAlign w:val="bottom"/>
            <w:hideMark/>
          </w:tcPr>
          <w:p w14:paraId="24DD1983"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777"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778" w:author="razi faisal" w:date="2026-07-19T15:00:00Z" w16du:dateUtc="2026-07-19T08:00:00Z">
                  <w:rPr>
                    <w:rFonts w:eastAsia="Times New Roman" w:cs="Times New Roman"/>
                    <w:color w:val="1F1F1F"/>
                    <w:kern w:val="0"/>
                    <w:sz w:val="15"/>
                    <w:szCs w:val="15"/>
                    <w:lang w:val="en-ID"/>
                  </w:rPr>
                </w:rPrChange>
              </w:rPr>
              <w:t>2,686</w:t>
            </w:r>
          </w:p>
        </w:tc>
        <w:tc>
          <w:tcPr>
            <w:tcW w:w="0" w:type="auto"/>
            <w:noWrap/>
            <w:vAlign w:val="bottom"/>
            <w:hideMark/>
          </w:tcPr>
          <w:p w14:paraId="51286CD6"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779"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780" w:author="razi faisal" w:date="2026-07-19T15:00:00Z" w16du:dateUtc="2026-07-19T08:00:00Z">
                  <w:rPr>
                    <w:rFonts w:eastAsia="Times New Roman" w:cs="Times New Roman"/>
                    <w:color w:val="1F1F1F"/>
                    <w:kern w:val="0"/>
                    <w:sz w:val="15"/>
                    <w:szCs w:val="15"/>
                    <w:lang w:val="en-ID"/>
                  </w:rPr>
                </w:rPrChange>
              </w:rPr>
              <w:t>3,041</w:t>
            </w:r>
          </w:p>
        </w:tc>
        <w:tc>
          <w:tcPr>
            <w:tcW w:w="0" w:type="auto"/>
            <w:noWrap/>
            <w:vAlign w:val="bottom"/>
            <w:hideMark/>
          </w:tcPr>
          <w:p w14:paraId="16E43B11"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781"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782" w:author="razi faisal" w:date="2026-07-19T15:00:00Z" w16du:dateUtc="2026-07-19T08:00:00Z">
                  <w:rPr>
                    <w:rFonts w:eastAsia="Times New Roman" w:cs="Times New Roman"/>
                    <w:color w:val="1F1F1F"/>
                    <w:kern w:val="0"/>
                    <w:sz w:val="15"/>
                    <w:szCs w:val="15"/>
                    <w:lang w:val="en-ID"/>
                  </w:rPr>
                </w:rPrChange>
              </w:rPr>
              <w:t>3,815</w:t>
            </w:r>
          </w:p>
        </w:tc>
      </w:tr>
      <w:tr w:rsidR="002230E7" w:rsidRPr="00CB056F" w14:paraId="2AA1A188" w14:textId="77777777" w:rsidTr="00D728F4">
        <w:trPr>
          <w:divId w:val="132019385"/>
          <w:trHeight w:val="227"/>
          <w:jc w:val="center"/>
        </w:trPr>
        <w:tc>
          <w:tcPr>
            <w:tcW w:w="0" w:type="auto"/>
            <w:noWrap/>
            <w:vAlign w:val="bottom"/>
            <w:hideMark/>
          </w:tcPr>
          <w:p w14:paraId="30DF2D70" w14:textId="77777777" w:rsidR="002230E7" w:rsidRPr="00CB056F" w:rsidRDefault="002230E7" w:rsidP="002230E7">
            <w:pPr>
              <w:spacing w:after="0" w:line="240" w:lineRule="auto"/>
              <w:ind w:firstLine="0"/>
              <w:jc w:val="right"/>
              <w:rPr>
                <w:rFonts w:eastAsia="Times New Roman" w:cs="Times New Roman"/>
                <w:b/>
                <w:bCs/>
                <w:color w:val="1F1F1F"/>
                <w:kern w:val="0"/>
                <w:sz w:val="15"/>
                <w:szCs w:val="15"/>
                <w:rPrChange w:id="783" w:author="razi faisal" w:date="2026-07-19T15:00:00Z" w16du:dateUtc="2026-07-19T08:00:00Z">
                  <w:rPr>
                    <w:rFonts w:eastAsia="Times New Roman" w:cs="Times New Roman"/>
                    <w:b/>
                    <w:bCs/>
                    <w:color w:val="1F1F1F"/>
                    <w:kern w:val="0"/>
                    <w:sz w:val="15"/>
                    <w:szCs w:val="15"/>
                    <w:lang w:val="en-ID"/>
                  </w:rPr>
                </w:rPrChange>
              </w:rPr>
            </w:pPr>
            <w:r w:rsidRPr="00CB056F">
              <w:rPr>
                <w:rFonts w:eastAsia="Times New Roman" w:cs="Times New Roman"/>
                <w:b/>
                <w:bCs/>
                <w:color w:val="1F1F1F"/>
                <w:kern w:val="0"/>
                <w:sz w:val="15"/>
                <w:szCs w:val="15"/>
                <w:rPrChange w:id="784" w:author="razi faisal" w:date="2026-07-19T15:00:00Z" w16du:dateUtc="2026-07-19T08:00:00Z">
                  <w:rPr>
                    <w:rFonts w:eastAsia="Times New Roman" w:cs="Times New Roman"/>
                    <w:b/>
                    <w:bCs/>
                    <w:color w:val="1F1F1F"/>
                    <w:kern w:val="0"/>
                    <w:sz w:val="15"/>
                    <w:szCs w:val="15"/>
                    <w:lang w:val="en-ID"/>
                  </w:rPr>
                </w:rPrChange>
              </w:rPr>
              <w:t>0,4</w:t>
            </w:r>
          </w:p>
        </w:tc>
        <w:tc>
          <w:tcPr>
            <w:tcW w:w="0" w:type="auto"/>
            <w:noWrap/>
            <w:vAlign w:val="bottom"/>
            <w:hideMark/>
          </w:tcPr>
          <w:p w14:paraId="7CDEDE3A"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785"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786" w:author="razi faisal" w:date="2026-07-19T15:00:00Z" w16du:dateUtc="2026-07-19T08:00:00Z">
                  <w:rPr>
                    <w:rFonts w:eastAsia="Times New Roman" w:cs="Times New Roman"/>
                    <w:color w:val="1F1F1F"/>
                    <w:kern w:val="0"/>
                    <w:sz w:val="15"/>
                    <w:szCs w:val="15"/>
                    <w:lang w:val="en-ID"/>
                  </w:rPr>
                </w:rPrChange>
              </w:rPr>
              <w:t>-0,066</w:t>
            </w:r>
          </w:p>
        </w:tc>
        <w:tc>
          <w:tcPr>
            <w:tcW w:w="0" w:type="auto"/>
            <w:noWrap/>
            <w:vAlign w:val="bottom"/>
            <w:hideMark/>
          </w:tcPr>
          <w:p w14:paraId="0D004E49"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787"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788" w:author="razi faisal" w:date="2026-07-19T15:00:00Z" w16du:dateUtc="2026-07-19T08:00:00Z">
                  <w:rPr>
                    <w:rFonts w:eastAsia="Times New Roman" w:cs="Times New Roman"/>
                    <w:color w:val="1F1F1F"/>
                    <w:kern w:val="0"/>
                    <w:sz w:val="15"/>
                    <w:szCs w:val="15"/>
                    <w:lang w:val="en-ID"/>
                  </w:rPr>
                </w:rPrChange>
              </w:rPr>
              <w:t>0,816</w:t>
            </w:r>
          </w:p>
        </w:tc>
        <w:tc>
          <w:tcPr>
            <w:tcW w:w="0" w:type="auto"/>
            <w:noWrap/>
            <w:vAlign w:val="bottom"/>
            <w:hideMark/>
          </w:tcPr>
          <w:p w14:paraId="5FC7F9B2"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789"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790" w:author="razi faisal" w:date="2026-07-19T15:00:00Z" w16du:dateUtc="2026-07-19T08:00:00Z">
                  <w:rPr>
                    <w:rFonts w:eastAsia="Times New Roman" w:cs="Times New Roman"/>
                    <w:color w:val="1F1F1F"/>
                    <w:kern w:val="0"/>
                    <w:sz w:val="15"/>
                    <w:szCs w:val="15"/>
                    <w:lang w:val="en-ID"/>
                  </w:rPr>
                </w:rPrChange>
              </w:rPr>
              <w:t>1,317</w:t>
            </w:r>
          </w:p>
        </w:tc>
        <w:tc>
          <w:tcPr>
            <w:tcW w:w="0" w:type="auto"/>
            <w:noWrap/>
            <w:vAlign w:val="bottom"/>
            <w:hideMark/>
          </w:tcPr>
          <w:p w14:paraId="15C2FDD4"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791"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792" w:author="razi faisal" w:date="2026-07-19T15:00:00Z" w16du:dateUtc="2026-07-19T08:00:00Z">
                  <w:rPr>
                    <w:rFonts w:eastAsia="Times New Roman" w:cs="Times New Roman"/>
                    <w:color w:val="1F1F1F"/>
                    <w:kern w:val="0"/>
                    <w:sz w:val="15"/>
                    <w:szCs w:val="15"/>
                    <w:lang w:val="en-ID"/>
                  </w:rPr>
                </w:rPrChange>
              </w:rPr>
              <w:t>1,88</w:t>
            </w:r>
          </w:p>
        </w:tc>
        <w:tc>
          <w:tcPr>
            <w:tcW w:w="0" w:type="auto"/>
            <w:noWrap/>
            <w:vAlign w:val="bottom"/>
            <w:hideMark/>
          </w:tcPr>
          <w:p w14:paraId="74907186"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793"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794" w:author="razi faisal" w:date="2026-07-19T15:00:00Z" w16du:dateUtc="2026-07-19T08:00:00Z">
                  <w:rPr>
                    <w:rFonts w:eastAsia="Times New Roman" w:cs="Times New Roman"/>
                    <w:color w:val="1F1F1F"/>
                    <w:kern w:val="0"/>
                    <w:sz w:val="15"/>
                    <w:szCs w:val="15"/>
                    <w:lang w:val="en-ID"/>
                  </w:rPr>
                </w:rPrChange>
              </w:rPr>
              <w:t>2,261</w:t>
            </w:r>
          </w:p>
        </w:tc>
        <w:tc>
          <w:tcPr>
            <w:tcW w:w="0" w:type="auto"/>
            <w:noWrap/>
            <w:vAlign w:val="bottom"/>
            <w:hideMark/>
          </w:tcPr>
          <w:p w14:paraId="646014C5"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795"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796" w:author="razi faisal" w:date="2026-07-19T15:00:00Z" w16du:dateUtc="2026-07-19T08:00:00Z">
                  <w:rPr>
                    <w:rFonts w:eastAsia="Times New Roman" w:cs="Times New Roman"/>
                    <w:color w:val="1F1F1F"/>
                    <w:kern w:val="0"/>
                    <w:sz w:val="15"/>
                    <w:szCs w:val="15"/>
                    <w:lang w:val="en-ID"/>
                  </w:rPr>
                </w:rPrChange>
              </w:rPr>
              <w:t>2,615</w:t>
            </w:r>
          </w:p>
        </w:tc>
        <w:tc>
          <w:tcPr>
            <w:tcW w:w="0" w:type="auto"/>
            <w:noWrap/>
            <w:vAlign w:val="bottom"/>
            <w:hideMark/>
          </w:tcPr>
          <w:p w14:paraId="5509A368"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797"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798" w:author="razi faisal" w:date="2026-07-19T15:00:00Z" w16du:dateUtc="2026-07-19T08:00:00Z">
                  <w:rPr>
                    <w:rFonts w:eastAsia="Times New Roman" w:cs="Times New Roman"/>
                    <w:color w:val="1F1F1F"/>
                    <w:kern w:val="0"/>
                    <w:sz w:val="15"/>
                    <w:szCs w:val="15"/>
                    <w:lang w:val="en-ID"/>
                  </w:rPr>
                </w:rPrChange>
              </w:rPr>
              <w:t>2,949</w:t>
            </w:r>
          </w:p>
        </w:tc>
        <w:tc>
          <w:tcPr>
            <w:tcW w:w="0" w:type="auto"/>
            <w:noWrap/>
            <w:vAlign w:val="bottom"/>
            <w:hideMark/>
          </w:tcPr>
          <w:p w14:paraId="6DCE9E73"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799"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800" w:author="razi faisal" w:date="2026-07-19T15:00:00Z" w16du:dateUtc="2026-07-19T08:00:00Z">
                  <w:rPr>
                    <w:rFonts w:eastAsia="Times New Roman" w:cs="Times New Roman"/>
                    <w:color w:val="1F1F1F"/>
                    <w:kern w:val="0"/>
                    <w:sz w:val="15"/>
                    <w:szCs w:val="15"/>
                    <w:lang w:val="en-ID"/>
                  </w:rPr>
                </w:rPrChange>
              </w:rPr>
              <w:t>3,67</w:t>
            </w:r>
          </w:p>
        </w:tc>
      </w:tr>
      <w:tr w:rsidR="002230E7" w:rsidRPr="00CB056F" w14:paraId="185FB23A" w14:textId="77777777" w:rsidTr="00D728F4">
        <w:trPr>
          <w:divId w:val="132019385"/>
          <w:trHeight w:val="227"/>
          <w:jc w:val="center"/>
        </w:trPr>
        <w:tc>
          <w:tcPr>
            <w:tcW w:w="0" w:type="auto"/>
            <w:noWrap/>
            <w:vAlign w:val="bottom"/>
            <w:hideMark/>
          </w:tcPr>
          <w:p w14:paraId="15BEACB6" w14:textId="77777777" w:rsidR="002230E7" w:rsidRPr="00CB056F" w:rsidRDefault="002230E7" w:rsidP="002230E7">
            <w:pPr>
              <w:spacing w:after="0" w:line="240" w:lineRule="auto"/>
              <w:ind w:firstLine="0"/>
              <w:jc w:val="right"/>
              <w:rPr>
                <w:rFonts w:eastAsia="Times New Roman" w:cs="Times New Roman"/>
                <w:b/>
                <w:bCs/>
                <w:color w:val="1F1F1F"/>
                <w:kern w:val="0"/>
                <w:sz w:val="15"/>
                <w:szCs w:val="15"/>
                <w:rPrChange w:id="801" w:author="razi faisal" w:date="2026-07-19T15:00:00Z" w16du:dateUtc="2026-07-19T08:00:00Z">
                  <w:rPr>
                    <w:rFonts w:eastAsia="Times New Roman" w:cs="Times New Roman"/>
                    <w:b/>
                    <w:bCs/>
                    <w:color w:val="1F1F1F"/>
                    <w:kern w:val="0"/>
                    <w:sz w:val="15"/>
                    <w:szCs w:val="15"/>
                    <w:lang w:val="en-ID"/>
                  </w:rPr>
                </w:rPrChange>
              </w:rPr>
            </w:pPr>
            <w:r w:rsidRPr="00CB056F">
              <w:rPr>
                <w:rFonts w:eastAsia="Times New Roman" w:cs="Times New Roman"/>
                <w:b/>
                <w:bCs/>
                <w:color w:val="1F1F1F"/>
                <w:kern w:val="0"/>
                <w:sz w:val="15"/>
                <w:szCs w:val="15"/>
                <w:rPrChange w:id="802" w:author="razi faisal" w:date="2026-07-19T15:00:00Z" w16du:dateUtc="2026-07-19T08:00:00Z">
                  <w:rPr>
                    <w:rFonts w:eastAsia="Times New Roman" w:cs="Times New Roman"/>
                    <w:b/>
                    <w:bCs/>
                    <w:color w:val="1F1F1F"/>
                    <w:kern w:val="0"/>
                    <w:sz w:val="15"/>
                    <w:szCs w:val="15"/>
                    <w:lang w:val="en-ID"/>
                  </w:rPr>
                </w:rPrChange>
              </w:rPr>
              <w:t>0,3</w:t>
            </w:r>
          </w:p>
        </w:tc>
        <w:tc>
          <w:tcPr>
            <w:tcW w:w="0" w:type="auto"/>
            <w:noWrap/>
            <w:vAlign w:val="bottom"/>
            <w:hideMark/>
          </w:tcPr>
          <w:p w14:paraId="4EF46E79"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803"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804" w:author="razi faisal" w:date="2026-07-19T15:00:00Z" w16du:dateUtc="2026-07-19T08:00:00Z">
                  <w:rPr>
                    <w:rFonts w:eastAsia="Times New Roman" w:cs="Times New Roman"/>
                    <w:color w:val="1F1F1F"/>
                    <w:kern w:val="0"/>
                    <w:sz w:val="15"/>
                    <w:szCs w:val="15"/>
                    <w:lang w:val="en-ID"/>
                  </w:rPr>
                </w:rPrChange>
              </w:rPr>
              <w:t>-0,05</w:t>
            </w:r>
          </w:p>
        </w:tc>
        <w:tc>
          <w:tcPr>
            <w:tcW w:w="0" w:type="auto"/>
            <w:noWrap/>
            <w:vAlign w:val="bottom"/>
            <w:hideMark/>
          </w:tcPr>
          <w:p w14:paraId="123F062E"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805"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806" w:author="razi faisal" w:date="2026-07-19T15:00:00Z" w16du:dateUtc="2026-07-19T08:00:00Z">
                  <w:rPr>
                    <w:rFonts w:eastAsia="Times New Roman" w:cs="Times New Roman"/>
                    <w:color w:val="1F1F1F"/>
                    <w:kern w:val="0"/>
                    <w:sz w:val="15"/>
                    <w:szCs w:val="15"/>
                    <w:lang w:val="en-ID"/>
                  </w:rPr>
                </w:rPrChange>
              </w:rPr>
              <w:t>0,824</w:t>
            </w:r>
          </w:p>
        </w:tc>
        <w:tc>
          <w:tcPr>
            <w:tcW w:w="0" w:type="auto"/>
            <w:noWrap/>
            <w:vAlign w:val="bottom"/>
            <w:hideMark/>
          </w:tcPr>
          <w:p w14:paraId="16DCCD9B"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807"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808" w:author="razi faisal" w:date="2026-07-19T15:00:00Z" w16du:dateUtc="2026-07-19T08:00:00Z">
                  <w:rPr>
                    <w:rFonts w:eastAsia="Times New Roman" w:cs="Times New Roman"/>
                    <w:color w:val="1F1F1F"/>
                    <w:kern w:val="0"/>
                    <w:sz w:val="15"/>
                    <w:szCs w:val="15"/>
                    <w:lang w:val="en-ID"/>
                  </w:rPr>
                </w:rPrChange>
              </w:rPr>
              <w:t>1,309</w:t>
            </w:r>
          </w:p>
        </w:tc>
        <w:tc>
          <w:tcPr>
            <w:tcW w:w="0" w:type="auto"/>
            <w:noWrap/>
            <w:vAlign w:val="bottom"/>
            <w:hideMark/>
          </w:tcPr>
          <w:p w14:paraId="2FC8844F"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809"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810" w:author="razi faisal" w:date="2026-07-19T15:00:00Z" w16du:dateUtc="2026-07-19T08:00:00Z">
                  <w:rPr>
                    <w:rFonts w:eastAsia="Times New Roman" w:cs="Times New Roman"/>
                    <w:color w:val="1F1F1F"/>
                    <w:kern w:val="0"/>
                    <w:sz w:val="15"/>
                    <w:szCs w:val="15"/>
                    <w:lang w:val="en-ID"/>
                  </w:rPr>
                </w:rPrChange>
              </w:rPr>
              <w:t>1,849</w:t>
            </w:r>
          </w:p>
        </w:tc>
        <w:tc>
          <w:tcPr>
            <w:tcW w:w="0" w:type="auto"/>
            <w:noWrap/>
            <w:vAlign w:val="bottom"/>
            <w:hideMark/>
          </w:tcPr>
          <w:p w14:paraId="3A888BBD"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811"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812" w:author="razi faisal" w:date="2026-07-19T15:00:00Z" w16du:dateUtc="2026-07-19T08:00:00Z">
                  <w:rPr>
                    <w:rFonts w:eastAsia="Times New Roman" w:cs="Times New Roman"/>
                    <w:color w:val="1F1F1F"/>
                    <w:kern w:val="0"/>
                    <w:sz w:val="15"/>
                    <w:szCs w:val="15"/>
                    <w:lang w:val="en-ID"/>
                  </w:rPr>
                </w:rPrChange>
              </w:rPr>
              <w:t>2,211</w:t>
            </w:r>
          </w:p>
        </w:tc>
        <w:tc>
          <w:tcPr>
            <w:tcW w:w="0" w:type="auto"/>
            <w:noWrap/>
            <w:vAlign w:val="bottom"/>
            <w:hideMark/>
          </w:tcPr>
          <w:p w14:paraId="23659E9D"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813"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814" w:author="razi faisal" w:date="2026-07-19T15:00:00Z" w16du:dateUtc="2026-07-19T08:00:00Z">
                  <w:rPr>
                    <w:rFonts w:eastAsia="Times New Roman" w:cs="Times New Roman"/>
                    <w:color w:val="1F1F1F"/>
                    <w:kern w:val="0"/>
                    <w:sz w:val="15"/>
                    <w:szCs w:val="15"/>
                    <w:lang w:val="en-ID"/>
                  </w:rPr>
                </w:rPrChange>
              </w:rPr>
              <w:t>2,544</w:t>
            </w:r>
          </w:p>
        </w:tc>
        <w:tc>
          <w:tcPr>
            <w:tcW w:w="0" w:type="auto"/>
            <w:noWrap/>
            <w:vAlign w:val="bottom"/>
            <w:hideMark/>
          </w:tcPr>
          <w:p w14:paraId="0C82B56B"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815"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816" w:author="razi faisal" w:date="2026-07-19T15:00:00Z" w16du:dateUtc="2026-07-19T08:00:00Z">
                  <w:rPr>
                    <w:rFonts w:eastAsia="Times New Roman" w:cs="Times New Roman"/>
                    <w:color w:val="1F1F1F"/>
                    <w:kern w:val="0"/>
                    <w:sz w:val="15"/>
                    <w:szCs w:val="15"/>
                    <w:lang w:val="en-ID"/>
                  </w:rPr>
                </w:rPrChange>
              </w:rPr>
              <w:t>2,856</w:t>
            </w:r>
          </w:p>
        </w:tc>
        <w:tc>
          <w:tcPr>
            <w:tcW w:w="0" w:type="auto"/>
            <w:noWrap/>
            <w:vAlign w:val="bottom"/>
            <w:hideMark/>
          </w:tcPr>
          <w:p w14:paraId="0D768F2F"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817"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818" w:author="razi faisal" w:date="2026-07-19T15:00:00Z" w16du:dateUtc="2026-07-19T08:00:00Z">
                  <w:rPr>
                    <w:rFonts w:eastAsia="Times New Roman" w:cs="Times New Roman"/>
                    <w:color w:val="1F1F1F"/>
                    <w:kern w:val="0"/>
                    <w:sz w:val="15"/>
                    <w:szCs w:val="15"/>
                    <w:lang w:val="en-ID"/>
                  </w:rPr>
                </w:rPrChange>
              </w:rPr>
              <w:t>3,525</w:t>
            </w:r>
          </w:p>
        </w:tc>
      </w:tr>
      <w:tr w:rsidR="002230E7" w:rsidRPr="00CB056F" w14:paraId="4F92ED18" w14:textId="77777777" w:rsidTr="00D728F4">
        <w:trPr>
          <w:divId w:val="132019385"/>
          <w:trHeight w:val="227"/>
          <w:jc w:val="center"/>
        </w:trPr>
        <w:tc>
          <w:tcPr>
            <w:tcW w:w="0" w:type="auto"/>
            <w:noWrap/>
            <w:vAlign w:val="bottom"/>
            <w:hideMark/>
          </w:tcPr>
          <w:p w14:paraId="2A451EBB" w14:textId="77777777" w:rsidR="002230E7" w:rsidRPr="00CB056F" w:rsidRDefault="002230E7" w:rsidP="002230E7">
            <w:pPr>
              <w:spacing w:after="0" w:line="240" w:lineRule="auto"/>
              <w:ind w:firstLine="0"/>
              <w:jc w:val="right"/>
              <w:rPr>
                <w:rFonts w:eastAsia="Times New Roman" w:cs="Times New Roman"/>
                <w:b/>
                <w:bCs/>
                <w:color w:val="1F1F1F"/>
                <w:kern w:val="0"/>
                <w:sz w:val="15"/>
                <w:szCs w:val="15"/>
                <w:rPrChange w:id="819" w:author="razi faisal" w:date="2026-07-19T15:00:00Z" w16du:dateUtc="2026-07-19T08:00:00Z">
                  <w:rPr>
                    <w:rFonts w:eastAsia="Times New Roman" w:cs="Times New Roman"/>
                    <w:b/>
                    <w:bCs/>
                    <w:color w:val="1F1F1F"/>
                    <w:kern w:val="0"/>
                    <w:sz w:val="15"/>
                    <w:szCs w:val="15"/>
                    <w:lang w:val="en-ID"/>
                  </w:rPr>
                </w:rPrChange>
              </w:rPr>
            </w:pPr>
            <w:r w:rsidRPr="00CB056F">
              <w:rPr>
                <w:rFonts w:eastAsia="Times New Roman" w:cs="Times New Roman"/>
                <w:b/>
                <w:bCs/>
                <w:color w:val="1F1F1F"/>
                <w:kern w:val="0"/>
                <w:sz w:val="15"/>
                <w:szCs w:val="15"/>
                <w:rPrChange w:id="820" w:author="razi faisal" w:date="2026-07-19T15:00:00Z" w16du:dateUtc="2026-07-19T08:00:00Z">
                  <w:rPr>
                    <w:rFonts w:eastAsia="Times New Roman" w:cs="Times New Roman"/>
                    <w:b/>
                    <w:bCs/>
                    <w:color w:val="1F1F1F"/>
                    <w:kern w:val="0"/>
                    <w:sz w:val="15"/>
                    <w:szCs w:val="15"/>
                    <w:lang w:val="en-ID"/>
                  </w:rPr>
                </w:rPrChange>
              </w:rPr>
              <w:t>0,2</w:t>
            </w:r>
          </w:p>
        </w:tc>
        <w:tc>
          <w:tcPr>
            <w:tcW w:w="0" w:type="auto"/>
            <w:noWrap/>
            <w:vAlign w:val="bottom"/>
            <w:hideMark/>
          </w:tcPr>
          <w:p w14:paraId="38B8C699"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821"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822" w:author="razi faisal" w:date="2026-07-19T15:00:00Z" w16du:dateUtc="2026-07-19T08:00:00Z">
                  <w:rPr>
                    <w:rFonts w:eastAsia="Times New Roman" w:cs="Times New Roman"/>
                    <w:color w:val="1F1F1F"/>
                    <w:kern w:val="0"/>
                    <w:sz w:val="15"/>
                    <w:szCs w:val="15"/>
                    <w:lang w:val="en-ID"/>
                  </w:rPr>
                </w:rPrChange>
              </w:rPr>
              <w:t>-0,033</w:t>
            </w:r>
          </w:p>
        </w:tc>
        <w:tc>
          <w:tcPr>
            <w:tcW w:w="0" w:type="auto"/>
            <w:noWrap/>
            <w:vAlign w:val="bottom"/>
            <w:hideMark/>
          </w:tcPr>
          <w:p w14:paraId="23A7AD2E"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823"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824" w:author="razi faisal" w:date="2026-07-19T15:00:00Z" w16du:dateUtc="2026-07-19T08:00:00Z">
                  <w:rPr>
                    <w:rFonts w:eastAsia="Times New Roman" w:cs="Times New Roman"/>
                    <w:color w:val="1F1F1F"/>
                    <w:kern w:val="0"/>
                    <w:sz w:val="15"/>
                    <w:szCs w:val="15"/>
                    <w:lang w:val="en-ID"/>
                  </w:rPr>
                </w:rPrChange>
              </w:rPr>
              <w:t>0,83</w:t>
            </w:r>
          </w:p>
        </w:tc>
        <w:tc>
          <w:tcPr>
            <w:tcW w:w="0" w:type="auto"/>
            <w:noWrap/>
            <w:vAlign w:val="bottom"/>
            <w:hideMark/>
          </w:tcPr>
          <w:p w14:paraId="72AB9021"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825"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826" w:author="razi faisal" w:date="2026-07-19T15:00:00Z" w16du:dateUtc="2026-07-19T08:00:00Z">
                  <w:rPr>
                    <w:rFonts w:eastAsia="Times New Roman" w:cs="Times New Roman"/>
                    <w:color w:val="1F1F1F"/>
                    <w:kern w:val="0"/>
                    <w:sz w:val="15"/>
                    <w:szCs w:val="15"/>
                    <w:lang w:val="en-ID"/>
                  </w:rPr>
                </w:rPrChange>
              </w:rPr>
              <w:t>1,301</w:t>
            </w:r>
          </w:p>
        </w:tc>
        <w:tc>
          <w:tcPr>
            <w:tcW w:w="0" w:type="auto"/>
            <w:noWrap/>
            <w:vAlign w:val="bottom"/>
            <w:hideMark/>
          </w:tcPr>
          <w:p w14:paraId="3AC53AB3"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827"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828" w:author="razi faisal" w:date="2026-07-19T15:00:00Z" w16du:dateUtc="2026-07-19T08:00:00Z">
                  <w:rPr>
                    <w:rFonts w:eastAsia="Times New Roman" w:cs="Times New Roman"/>
                    <w:color w:val="1F1F1F"/>
                    <w:kern w:val="0"/>
                    <w:sz w:val="15"/>
                    <w:szCs w:val="15"/>
                    <w:lang w:val="en-ID"/>
                  </w:rPr>
                </w:rPrChange>
              </w:rPr>
              <w:t>1,818</w:t>
            </w:r>
          </w:p>
        </w:tc>
        <w:tc>
          <w:tcPr>
            <w:tcW w:w="0" w:type="auto"/>
            <w:noWrap/>
            <w:vAlign w:val="bottom"/>
            <w:hideMark/>
          </w:tcPr>
          <w:p w14:paraId="3B69B07B"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829"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830" w:author="razi faisal" w:date="2026-07-19T15:00:00Z" w16du:dateUtc="2026-07-19T08:00:00Z">
                  <w:rPr>
                    <w:rFonts w:eastAsia="Times New Roman" w:cs="Times New Roman"/>
                    <w:color w:val="1F1F1F"/>
                    <w:kern w:val="0"/>
                    <w:sz w:val="15"/>
                    <w:szCs w:val="15"/>
                    <w:lang w:val="en-ID"/>
                  </w:rPr>
                </w:rPrChange>
              </w:rPr>
              <w:t>2,159</w:t>
            </w:r>
          </w:p>
        </w:tc>
        <w:tc>
          <w:tcPr>
            <w:tcW w:w="0" w:type="auto"/>
            <w:noWrap/>
            <w:vAlign w:val="bottom"/>
            <w:hideMark/>
          </w:tcPr>
          <w:p w14:paraId="60A43526"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831"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832" w:author="razi faisal" w:date="2026-07-19T15:00:00Z" w16du:dateUtc="2026-07-19T08:00:00Z">
                  <w:rPr>
                    <w:rFonts w:eastAsia="Times New Roman" w:cs="Times New Roman"/>
                    <w:color w:val="1F1F1F"/>
                    <w:kern w:val="0"/>
                    <w:sz w:val="15"/>
                    <w:szCs w:val="15"/>
                    <w:lang w:val="en-ID"/>
                  </w:rPr>
                </w:rPrChange>
              </w:rPr>
              <w:t>2,472</w:t>
            </w:r>
          </w:p>
        </w:tc>
        <w:tc>
          <w:tcPr>
            <w:tcW w:w="0" w:type="auto"/>
            <w:noWrap/>
            <w:vAlign w:val="bottom"/>
            <w:hideMark/>
          </w:tcPr>
          <w:p w14:paraId="1697E42D"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833"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834" w:author="razi faisal" w:date="2026-07-19T15:00:00Z" w16du:dateUtc="2026-07-19T08:00:00Z">
                  <w:rPr>
                    <w:rFonts w:eastAsia="Times New Roman" w:cs="Times New Roman"/>
                    <w:color w:val="1F1F1F"/>
                    <w:kern w:val="0"/>
                    <w:sz w:val="15"/>
                    <w:szCs w:val="15"/>
                    <w:lang w:val="en-ID"/>
                  </w:rPr>
                </w:rPrChange>
              </w:rPr>
              <w:t>2,763</w:t>
            </w:r>
          </w:p>
        </w:tc>
        <w:tc>
          <w:tcPr>
            <w:tcW w:w="0" w:type="auto"/>
            <w:noWrap/>
            <w:vAlign w:val="bottom"/>
            <w:hideMark/>
          </w:tcPr>
          <w:p w14:paraId="5C193F01"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835"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836" w:author="razi faisal" w:date="2026-07-19T15:00:00Z" w16du:dateUtc="2026-07-19T08:00:00Z">
                  <w:rPr>
                    <w:rFonts w:eastAsia="Times New Roman" w:cs="Times New Roman"/>
                    <w:color w:val="1F1F1F"/>
                    <w:kern w:val="0"/>
                    <w:sz w:val="15"/>
                    <w:szCs w:val="15"/>
                    <w:lang w:val="en-ID"/>
                  </w:rPr>
                </w:rPrChange>
              </w:rPr>
              <w:t>3,38</w:t>
            </w:r>
          </w:p>
        </w:tc>
      </w:tr>
      <w:tr w:rsidR="002230E7" w:rsidRPr="00CB056F" w14:paraId="36E6BBFA" w14:textId="77777777" w:rsidTr="00D728F4">
        <w:trPr>
          <w:divId w:val="132019385"/>
          <w:trHeight w:val="227"/>
          <w:jc w:val="center"/>
        </w:trPr>
        <w:tc>
          <w:tcPr>
            <w:tcW w:w="0" w:type="auto"/>
            <w:noWrap/>
            <w:vAlign w:val="bottom"/>
            <w:hideMark/>
          </w:tcPr>
          <w:p w14:paraId="529E827E" w14:textId="77777777" w:rsidR="002230E7" w:rsidRPr="00CB056F" w:rsidRDefault="002230E7" w:rsidP="002230E7">
            <w:pPr>
              <w:spacing w:after="0" w:line="240" w:lineRule="auto"/>
              <w:ind w:firstLine="0"/>
              <w:jc w:val="right"/>
              <w:rPr>
                <w:rFonts w:eastAsia="Times New Roman" w:cs="Times New Roman"/>
                <w:b/>
                <w:bCs/>
                <w:color w:val="1F1F1F"/>
                <w:kern w:val="0"/>
                <w:sz w:val="15"/>
                <w:szCs w:val="15"/>
                <w:rPrChange w:id="837" w:author="razi faisal" w:date="2026-07-19T15:00:00Z" w16du:dateUtc="2026-07-19T08:00:00Z">
                  <w:rPr>
                    <w:rFonts w:eastAsia="Times New Roman" w:cs="Times New Roman"/>
                    <w:b/>
                    <w:bCs/>
                    <w:color w:val="1F1F1F"/>
                    <w:kern w:val="0"/>
                    <w:sz w:val="15"/>
                    <w:szCs w:val="15"/>
                    <w:lang w:val="en-ID"/>
                  </w:rPr>
                </w:rPrChange>
              </w:rPr>
            </w:pPr>
            <w:r w:rsidRPr="00CB056F">
              <w:rPr>
                <w:rFonts w:eastAsia="Times New Roman" w:cs="Times New Roman"/>
                <w:b/>
                <w:bCs/>
                <w:color w:val="1F1F1F"/>
                <w:kern w:val="0"/>
                <w:sz w:val="15"/>
                <w:szCs w:val="15"/>
                <w:rPrChange w:id="838" w:author="razi faisal" w:date="2026-07-19T15:00:00Z" w16du:dateUtc="2026-07-19T08:00:00Z">
                  <w:rPr>
                    <w:rFonts w:eastAsia="Times New Roman" w:cs="Times New Roman"/>
                    <w:b/>
                    <w:bCs/>
                    <w:color w:val="1F1F1F"/>
                    <w:kern w:val="0"/>
                    <w:sz w:val="15"/>
                    <w:szCs w:val="15"/>
                    <w:lang w:val="en-ID"/>
                  </w:rPr>
                </w:rPrChange>
              </w:rPr>
              <w:t>0,1</w:t>
            </w:r>
          </w:p>
        </w:tc>
        <w:tc>
          <w:tcPr>
            <w:tcW w:w="0" w:type="auto"/>
            <w:noWrap/>
            <w:vAlign w:val="bottom"/>
            <w:hideMark/>
          </w:tcPr>
          <w:p w14:paraId="2600EE45"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839"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840" w:author="razi faisal" w:date="2026-07-19T15:00:00Z" w16du:dateUtc="2026-07-19T08:00:00Z">
                  <w:rPr>
                    <w:rFonts w:eastAsia="Times New Roman" w:cs="Times New Roman"/>
                    <w:color w:val="1F1F1F"/>
                    <w:kern w:val="0"/>
                    <w:sz w:val="15"/>
                    <w:szCs w:val="15"/>
                    <w:lang w:val="en-ID"/>
                  </w:rPr>
                </w:rPrChange>
              </w:rPr>
              <w:t>-0,017</w:t>
            </w:r>
          </w:p>
        </w:tc>
        <w:tc>
          <w:tcPr>
            <w:tcW w:w="0" w:type="auto"/>
            <w:noWrap/>
            <w:vAlign w:val="bottom"/>
            <w:hideMark/>
          </w:tcPr>
          <w:p w14:paraId="0CC1A662"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841"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842" w:author="razi faisal" w:date="2026-07-19T15:00:00Z" w16du:dateUtc="2026-07-19T08:00:00Z">
                  <w:rPr>
                    <w:rFonts w:eastAsia="Times New Roman" w:cs="Times New Roman"/>
                    <w:color w:val="1F1F1F"/>
                    <w:kern w:val="0"/>
                    <w:sz w:val="15"/>
                    <w:szCs w:val="15"/>
                    <w:lang w:val="en-ID"/>
                  </w:rPr>
                </w:rPrChange>
              </w:rPr>
              <w:t>0,836</w:t>
            </w:r>
          </w:p>
        </w:tc>
        <w:tc>
          <w:tcPr>
            <w:tcW w:w="0" w:type="auto"/>
            <w:noWrap/>
            <w:vAlign w:val="bottom"/>
            <w:hideMark/>
          </w:tcPr>
          <w:p w14:paraId="7C18C4DB"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843"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844" w:author="razi faisal" w:date="2026-07-19T15:00:00Z" w16du:dateUtc="2026-07-19T08:00:00Z">
                  <w:rPr>
                    <w:rFonts w:eastAsia="Times New Roman" w:cs="Times New Roman"/>
                    <w:color w:val="1F1F1F"/>
                    <w:kern w:val="0"/>
                    <w:sz w:val="15"/>
                    <w:szCs w:val="15"/>
                    <w:lang w:val="en-ID"/>
                  </w:rPr>
                </w:rPrChange>
              </w:rPr>
              <w:t>1,292</w:t>
            </w:r>
          </w:p>
        </w:tc>
        <w:tc>
          <w:tcPr>
            <w:tcW w:w="0" w:type="auto"/>
            <w:noWrap/>
            <w:vAlign w:val="bottom"/>
            <w:hideMark/>
          </w:tcPr>
          <w:p w14:paraId="5D44FBCB"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845"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846" w:author="razi faisal" w:date="2026-07-19T15:00:00Z" w16du:dateUtc="2026-07-19T08:00:00Z">
                  <w:rPr>
                    <w:rFonts w:eastAsia="Times New Roman" w:cs="Times New Roman"/>
                    <w:color w:val="1F1F1F"/>
                    <w:kern w:val="0"/>
                    <w:sz w:val="15"/>
                    <w:szCs w:val="15"/>
                    <w:lang w:val="en-ID"/>
                  </w:rPr>
                </w:rPrChange>
              </w:rPr>
              <w:t>1,785</w:t>
            </w:r>
          </w:p>
        </w:tc>
        <w:tc>
          <w:tcPr>
            <w:tcW w:w="0" w:type="auto"/>
            <w:noWrap/>
            <w:vAlign w:val="bottom"/>
            <w:hideMark/>
          </w:tcPr>
          <w:p w14:paraId="3A7C8CB6"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847"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848" w:author="razi faisal" w:date="2026-07-19T15:00:00Z" w16du:dateUtc="2026-07-19T08:00:00Z">
                  <w:rPr>
                    <w:rFonts w:eastAsia="Times New Roman" w:cs="Times New Roman"/>
                    <w:color w:val="1F1F1F"/>
                    <w:kern w:val="0"/>
                    <w:sz w:val="15"/>
                    <w:szCs w:val="15"/>
                    <w:lang w:val="en-ID"/>
                  </w:rPr>
                </w:rPrChange>
              </w:rPr>
              <w:t>2,107</w:t>
            </w:r>
          </w:p>
        </w:tc>
        <w:tc>
          <w:tcPr>
            <w:tcW w:w="0" w:type="auto"/>
            <w:noWrap/>
            <w:vAlign w:val="bottom"/>
            <w:hideMark/>
          </w:tcPr>
          <w:p w14:paraId="572F0685"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849"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850" w:author="razi faisal" w:date="2026-07-19T15:00:00Z" w16du:dateUtc="2026-07-19T08:00:00Z">
                  <w:rPr>
                    <w:rFonts w:eastAsia="Times New Roman" w:cs="Times New Roman"/>
                    <w:color w:val="1F1F1F"/>
                    <w:kern w:val="0"/>
                    <w:sz w:val="15"/>
                    <w:szCs w:val="15"/>
                    <w:lang w:val="en-ID"/>
                  </w:rPr>
                </w:rPrChange>
              </w:rPr>
              <w:t>2,4</w:t>
            </w:r>
          </w:p>
        </w:tc>
        <w:tc>
          <w:tcPr>
            <w:tcW w:w="0" w:type="auto"/>
            <w:noWrap/>
            <w:vAlign w:val="bottom"/>
            <w:hideMark/>
          </w:tcPr>
          <w:p w14:paraId="421A0571"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851"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852" w:author="razi faisal" w:date="2026-07-19T15:00:00Z" w16du:dateUtc="2026-07-19T08:00:00Z">
                  <w:rPr>
                    <w:rFonts w:eastAsia="Times New Roman" w:cs="Times New Roman"/>
                    <w:color w:val="1F1F1F"/>
                    <w:kern w:val="0"/>
                    <w:sz w:val="15"/>
                    <w:szCs w:val="15"/>
                    <w:lang w:val="en-ID"/>
                  </w:rPr>
                </w:rPrChange>
              </w:rPr>
              <w:t>2,67</w:t>
            </w:r>
          </w:p>
        </w:tc>
        <w:tc>
          <w:tcPr>
            <w:tcW w:w="0" w:type="auto"/>
            <w:noWrap/>
            <w:vAlign w:val="bottom"/>
            <w:hideMark/>
          </w:tcPr>
          <w:p w14:paraId="7B4F93D1"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853"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854" w:author="razi faisal" w:date="2026-07-19T15:00:00Z" w16du:dateUtc="2026-07-19T08:00:00Z">
                  <w:rPr>
                    <w:rFonts w:eastAsia="Times New Roman" w:cs="Times New Roman"/>
                    <w:color w:val="1F1F1F"/>
                    <w:kern w:val="0"/>
                    <w:sz w:val="15"/>
                    <w:szCs w:val="15"/>
                    <w:lang w:val="en-ID"/>
                  </w:rPr>
                </w:rPrChange>
              </w:rPr>
              <w:t>3,235</w:t>
            </w:r>
          </w:p>
        </w:tc>
      </w:tr>
      <w:tr w:rsidR="002230E7" w:rsidRPr="00CB056F" w14:paraId="5B128F14" w14:textId="77777777" w:rsidTr="00D728F4">
        <w:trPr>
          <w:divId w:val="132019385"/>
          <w:trHeight w:val="227"/>
          <w:jc w:val="center"/>
        </w:trPr>
        <w:tc>
          <w:tcPr>
            <w:tcW w:w="0" w:type="auto"/>
            <w:noWrap/>
            <w:vAlign w:val="bottom"/>
            <w:hideMark/>
          </w:tcPr>
          <w:p w14:paraId="4CC633D2" w14:textId="77777777" w:rsidR="002230E7" w:rsidRPr="00CB056F" w:rsidRDefault="002230E7" w:rsidP="002230E7">
            <w:pPr>
              <w:spacing w:after="0" w:line="240" w:lineRule="auto"/>
              <w:ind w:firstLine="0"/>
              <w:jc w:val="right"/>
              <w:rPr>
                <w:rFonts w:eastAsia="Times New Roman" w:cs="Times New Roman"/>
                <w:b/>
                <w:bCs/>
                <w:color w:val="1F1F1F"/>
                <w:kern w:val="0"/>
                <w:sz w:val="15"/>
                <w:szCs w:val="15"/>
                <w:rPrChange w:id="855" w:author="razi faisal" w:date="2026-07-19T15:00:00Z" w16du:dateUtc="2026-07-19T08:00:00Z">
                  <w:rPr>
                    <w:rFonts w:eastAsia="Times New Roman" w:cs="Times New Roman"/>
                    <w:b/>
                    <w:bCs/>
                    <w:color w:val="1F1F1F"/>
                    <w:kern w:val="0"/>
                    <w:sz w:val="15"/>
                    <w:szCs w:val="15"/>
                    <w:lang w:val="en-ID"/>
                  </w:rPr>
                </w:rPrChange>
              </w:rPr>
            </w:pPr>
            <w:r w:rsidRPr="00CB056F">
              <w:rPr>
                <w:rFonts w:eastAsia="Times New Roman" w:cs="Times New Roman"/>
                <w:b/>
                <w:bCs/>
                <w:color w:val="1F1F1F"/>
                <w:kern w:val="0"/>
                <w:sz w:val="15"/>
                <w:szCs w:val="15"/>
                <w:rPrChange w:id="856" w:author="razi faisal" w:date="2026-07-19T15:00:00Z" w16du:dateUtc="2026-07-19T08:00:00Z">
                  <w:rPr>
                    <w:rFonts w:eastAsia="Times New Roman" w:cs="Times New Roman"/>
                    <w:b/>
                    <w:bCs/>
                    <w:color w:val="1F1F1F"/>
                    <w:kern w:val="0"/>
                    <w:sz w:val="15"/>
                    <w:szCs w:val="15"/>
                    <w:lang w:val="en-ID"/>
                  </w:rPr>
                </w:rPrChange>
              </w:rPr>
              <w:t>0,0</w:t>
            </w:r>
          </w:p>
        </w:tc>
        <w:tc>
          <w:tcPr>
            <w:tcW w:w="0" w:type="auto"/>
            <w:noWrap/>
            <w:vAlign w:val="bottom"/>
            <w:hideMark/>
          </w:tcPr>
          <w:p w14:paraId="6ABEDC7F"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857"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858" w:author="razi faisal" w:date="2026-07-19T15:00:00Z" w16du:dateUtc="2026-07-19T08:00:00Z">
                  <w:rPr>
                    <w:rFonts w:eastAsia="Times New Roman" w:cs="Times New Roman"/>
                    <w:color w:val="1F1F1F"/>
                    <w:kern w:val="0"/>
                    <w:sz w:val="15"/>
                    <w:szCs w:val="15"/>
                    <w:lang w:val="en-ID"/>
                  </w:rPr>
                </w:rPrChange>
              </w:rPr>
              <w:t>0</w:t>
            </w:r>
          </w:p>
        </w:tc>
        <w:tc>
          <w:tcPr>
            <w:tcW w:w="0" w:type="auto"/>
            <w:noWrap/>
            <w:vAlign w:val="bottom"/>
            <w:hideMark/>
          </w:tcPr>
          <w:p w14:paraId="371DF2D7"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859"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860" w:author="razi faisal" w:date="2026-07-19T15:00:00Z" w16du:dateUtc="2026-07-19T08:00:00Z">
                  <w:rPr>
                    <w:rFonts w:eastAsia="Times New Roman" w:cs="Times New Roman"/>
                    <w:color w:val="1F1F1F"/>
                    <w:kern w:val="0"/>
                    <w:sz w:val="15"/>
                    <w:szCs w:val="15"/>
                    <w:lang w:val="en-ID"/>
                  </w:rPr>
                </w:rPrChange>
              </w:rPr>
              <w:t>0,842</w:t>
            </w:r>
          </w:p>
        </w:tc>
        <w:tc>
          <w:tcPr>
            <w:tcW w:w="0" w:type="auto"/>
            <w:noWrap/>
            <w:vAlign w:val="bottom"/>
            <w:hideMark/>
          </w:tcPr>
          <w:p w14:paraId="12FA01DE"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861"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862" w:author="razi faisal" w:date="2026-07-19T15:00:00Z" w16du:dateUtc="2026-07-19T08:00:00Z">
                  <w:rPr>
                    <w:rFonts w:eastAsia="Times New Roman" w:cs="Times New Roman"/>
                    <w:color w:val="1F1F1F"/>
                    <w:kern w:val="0"/>
                    <w:sz w:val="15"/>
                    <w:szCs w:val="15"/>
                    <w:lang w:val="en-ID"/>
                  </w:rPr>
                </w:rPrChange>
              </w:rPr>
              <w:t>1,282</w:t>
            </w:r>
          </w:p>
        </w:tc>
        <w:tc>
          <w:tcPr>
            <w:tcW w:w="0" w:type="auto"/>
            <w:noWrap/>
            <w:vAlign w:val="bottom"/>
            <w:hideMark/>
          </w:tcPr>
          <w:p w14:paraId="1C265A5F"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863"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864" w:author="razi faisal" w:date="2026-07-19T15:00:00Z" w16du:dateUtc="2026-07-19T08:00:00Z">
                  <w:rPr>
                    <w:rFonts w:eastAsia="Times New Roman" w:cs="Times New Roman"/>
                    <w:color w:val="1F1F1F"/>
                    <w:kern w:val="0"/>
                    <w:sz w:val="15"/>
                    <w:szCs w:val="15"/>
                    <w:lang w:val="en-ID"/>
                  </w:rPr>
                </w:rPrChange>
              </w:rPr>
              <w:t>1,751</w:t>
            </w:r>
          </w:p>
        </w:tc>
        <w:tc>
          <w:tcPr>
            <w:tcW w:w="0" w:type="auto"/>
            <w:noWrap/>
            <w:vAlign w:val="bottom"/>
            <w:hideMark/>
          </w:tcPr>
          <w:p w14:paraId="0665B53F"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865"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866" w:author="razi faisal" w:date="2026-07-19T15:00:00Z" w16du:dateUtc="2026-07-19T08:00:00Z">
                  <w:rPr>
                    <w:rFonts w:eastAsia="Times New Roman" w:cs="Times New Roman"/>
                    <w:color w:val="1F1F1F"/>
                    <w:kern w:val="0"/>
                    <w:sz w:val="15"/>
                    <w:szCs w:val="15"/>
                    <w:lang w:val="en-ID"/>
                  </w:rPr>
                </w:rPrChange>
              </w:rPr>
              <w:t>2,054</w:t>
            </w:r>
          </w:p>
        </w:tc>
        <w:tc>
          <w:tcPr>
            <w:tcW w:w="0" w:type="auto"/>
            <w:noWrap/>
            <w:vAlign w:val="bottom"/>
            <w:hideMark/>
          </w:tcPr>
          <w:p w14:paraId="06E6F759"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867"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868" w:author="razi faisal" w:date="2026-07-19T15:00:00Z" w16du:dateUtc="2026-07-19T08:00:00Z">
                  <w:rPr>
                    <w:rFonts w:eastAsia="Times New Roman" w:cs="Times New Roman"/>
                    <w:color w:val="1F1F1F"/>
                    <w:kern w:val="0"/>
                    <w:sz w:val="15"/>
                    <w:szCs w:val="15"/>
                    <w:lang w:val="en-ID"/>
                  </w:rPr>
                </w:rPrChange>
              </w:rPr>
              <w:t>2,326</w:t>
            </w:r>
          </w:p>
        </w:tc>
        <w:tc>
          <w:tcPr>
            <w:tcW w:w="0" w:type="auto"/>
            <w:noWrap/>
            <w:vAlign w:val="bottom"/>
            <w:hideMark/>
          </w:tcPr>
          <w:p w14:paraId="65ABD36B"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869"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870" w:author="razi faisal" w:date="2026-07-19T15:00:00Z" w16du:dateUtc="2026-07-19T08:00:00Z">
                  <w:rPr>
                    <w:rFonts w:eastAsia="Times New Roman" w:cs="Times New Roman"/>
                    <w:color w:val="1F1F1F"/>
                    <w:kern w:val="0"/>
                    <w:sz w:val="15"/>
                    <w:szCs w:val="15"/>
                    <w:lang w:val="en-ID"/>
                  </w:rPr>
                </w:rPrChange>
              </w:rPr>
              <w:t>2,576</w:t>
            </w:r>
          </w:p>
        </w:tc>
        <w:tc>
          <w:tcPr>
            <w:tcW w:w="0" w:type="auto"/>
            <w:noWrap/>
            <w:vAlign w:val="bottom"/>
            <w:hideMark/>
          </w:tcPr>
          <w:p w14:paraId="0BDA91A8"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871"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872" w:author="razi faisal" w:date="2026-07-19T15:00:00Z" w16du:dateUtc="2026-07-19T08:00:00Z">
                  <w:rPr>
                    <w:rFonts w:eastAsia="Times New Roman" w:cs="Times New Roman"/>
                    <w:color w:val="1F1F1F"/>
                    <w:kern w:val="0"/>
                    <w:sz w:val="15"/>
                    <w:szCs w:val="15"/>
                    <w:lang w:val="en-ID"/>
                  </w:rPr>
                </w:rPrChange>
              </w:rPr>
              <w:t>3,09</w:t>
            </w:r>
          </w:p>
        </w:tc>
      </w:tr>
      <w:tr w:rsidR="002230E7" w:rsidRPr="00CB056F" w14:paraId="7DF80848" w14:textId="77777777" w:rsidTr="00D728F4">
        <w:trPr>
          <w:divId w:val="132019385"/>
          <w:trHeight w:val="227"/>
          <w:jc w:val="center"/>
        </w:trPr>
        <w:tc>
          <w:tcPr>
            <w:tcW w:w="0" w:type="auto"/>
            <w:noWrap/>
            <w:vAlign w:val="bottom"/>
            <w:hideMark/>
          </w:tcPr>
          <w:p w14:paraId="7207E32E" w14:textId="77777777" w:rsidR="002230E7" w:rsidRPr="00CB056F" w:rsidRDefault="002230E7" w:rsidP="002230E7">
            <w:pPr>
              <w:spacing w:after="0" w:line="240" w:lineRule="auto"/>
              <w:ind w:firstLine="0"/>
              <w:jc w:val="right"/>
              <w:rPr>
                <w:rFonts w:eastAsia="Times New Roman" w:cs="Times New Roman"/>
                <w:b/>
                <w:bCs/>
                <w:color w:val="1F1F1F"/>
                <w:kern w:val="0"/>
                <w:sz w:val="15"/>
                <w:szCs w:val="15"/>
                <w:rPrChange w:id="873" w:author="razi faisal" w:date="2026-07-19T15:00:00Z" w16du:dateUtc="2026-07-19T08:00:00Z">
                  <w:rPr>
                    <w:rFonts w:eastAsia="Times New Roman" w:cs="Times New Roman"/>
                    <w:b/>
                    <w:bCs/>
                    <w:color w:val="1F1F1F"/>
                    <w:kern w:val="0"/>
                    <w:sz w:val="15"/>
                    <w:szCs w:val="15"/>
                    <w:lang w:val="en-ID"/>
                  </w:rPr>
                </w:rPrChange>
              </w:rPr>
            </w:pPr>
            <w:r w:rsidRPr="00CB056F">
              <w:rPr>
                <w:rFonts w:eastAsia="Times New Roman" w:cs="Times New Roman"/>
                <w:b/>
                <w:bCs/>
                <w:color w:val="1F1F1F"/>
                <w:kern w:val="0"/>
                <w:sz w:val="15"/>
                <w:szCs w:val="15"/>
                <w:rPrChange w:id="874" w:author="razi faisal" w:date="2026-07-19T15:00:00Z" w16du:dateUtc="2026-07-19T08:00:00Z">
                  <w:rPr>
                    <w:rFonts w:eastAsia="Times New Roman" w:cs="Times New Roman"/>
                    <w:b/>
                    <w:bCs/>
                    <w:color w:val="1F1F1F"/>
                    <w:kern w:val="0"/>
                    <w:sz w:val="15"/>
                    <w:szCs w:val="15"/>
                    <w:lang w:val="en-ID"/>
                  </w:rPr>
                </w:rPrChange>
              </w:rPr>
              <w:t>-0,1</w:t>
            </w:r>
          </w:p>
        </w:tc>
        <w:tc>
          <w:tcPr>
            <w:tcW w:w="0" w:type="auto"/>
            <w:noWrap/>
            <w:vAlign w:val="bottom"/>
            <w:hideMark/>
          </w:tcPr>
          <w:p w14:paraId="33A351A6"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875"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876" w:author="razi faisal" w:date="2026-07-19T15:00:00Z" w16du:dateUtc="2026-07-19T08:00:00Z">
                  <w:rPr>
                    <w:rFonts w:eastAsia="Times New Roman" w:cs="Times New Roman"/>
                    <w:color w:val="1F1F1F"/>
                    <w:kern w:val="0"/>
                    <w:sz w:val="15"/>
                    <w:szCs w:val="15"/>
                    <w:lang w:val="en-ID"/>
                  </w:rPr>
                </w:rPrChange>
              </w:rPr>
              <w:t>0,017</w:t>
            </w:r>
          </w:p>
        </w:tc>
        <w:tc>
          <w:tcPr>
            <w:tcW w:w="0" w:type="auto"/>
            <w:noWrap/>
            <w:vAlign w:val="bottom"/>
            <w:hideMark/>
          </w:tcPr>
          <w:p w14:paraId="1B802366"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877"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878" w:author="razi faisal" w:date="2026-07-19T15:00:00Z" w16du:dateUtc="2026-07-19T08:00:00Z">
                  <w:rPr>
                    <w:rFonts w:eastAsia="Times New Roman" w:cs="Times New Roman"/>
                    <w:color w:val="1F1F1F"/>
                    <w:kern w:val="0"/>
                    <w:sz w:val="15"/>
                    <w:szCs w:val="15"/>
                    <w:lang w:val="en-ID"/>
                  </w:rPr>
                </w:rPrChange>
              </w:rPr>
              <w:t>0,836</w:t>
            </w:r>
          </w:p>
        </w:tc>
        <w:tc>
          <w:tcPr>
            <w:tcW w:w="0" w:type="auto"/>
            <w:noWrap/>
            <w:vAlign w:val="bottom"/>
            <w:hideMark/>
          </w:tcPr>
          <w:p w14:paraId="1DDACE95"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879"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880" w:author="razi faisal" w:date="2026-07-19T15:00:00Z" w16du:dateUtc="2026-07-19T08:00:00Z">
                  <w:rPr>
                    <w:rFonts w:eastAsia="Times New Roman" w:cs="Times New Roman"/>
                    <w:color w:val="1F1F1F"/>
                    <w:kern w:val="0"/>
                    <w:sz w:val="15"/>
                    <w:szCs w:val="15"/>
                    <w:lang w:val="en-ID"/>
                  </w:rPr>
                </w:rPrChange>
              </w:rPr>
              <w:t>1,27</w:t>
            </w:r>
          </w:p>
        </w:tc>
        <w:tc>
          <w:tcPr>
            <w:tcW w:w="0" w:type="auto"/>
            <w:noWrap/>
            <w:vAlign w:val="bottom"/>
            <w:hideMark/>
          </w:tcPr>
          <w:p w14:paraId="6E33EB64"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881"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882" w:author="razi faisal" w:date="2026-07-19T15:00:00Z" w16du:dateUtc="2026-07-19T08:00:00Z">
                  <w:rPr>
                    <w:rFonts w:eastAsia="Times New Roman" w:cs="Times New Roman"/>
                    <w:color w:val="1F1F1F"/>
                    <w:kern w:val="0"/>
                    <w:sz w:val="15"/>
                    <w:szCs w:val="15"/>
                    <w:lang w:val="en-ID"/>
                  </w:rPr>
                </w:rPrChange>
              </w:rPr>
              <w:t>1,761</w:t>
            </w:r>
          </w:p>
        </w:tc>
        <w:tc>
          <w:tcPr>
            <w:tcW w:w="0" w:type="auto"/>
            <w:noWrap/>
            <w:vAlign w:val="bottom"/>
            <w:hideMark/>
          </w:tcPr>
          <w:p w14:paraId="58DA3D2F"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883"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884" w:author="razi faisal" w:date="2026-07-19T15:00:00Z" w16du:dateUtc="2026-07-19T08:00:00Z">
                  <w:rPr>
                    <w:rFonts w:eastAsia="Times New Roman" w:cs="Times New Roman"/>
                    <w:color w:val="1F1F1F"/>
                    <w:kern w:val="0"/>
                    <w:sz w:val="15"/>
                    <w:szCs w:val="15"/>
                    <w:lang w:val="en-ID"/>
                  </w:rPr>
                </w:rPrChange>
              </w:rPr>
              <w:t>2</w:t>
            </w:r>
          </w:p>
        </w:tc>
        <w:tc>
          <w:tcPr>
            <w:tcW w:w="0" w:type="auto"/>
            <w:noWrap/>
            <w:vAlign w:val="bottom"/>
            <w:hideMark/>
          </w:tcPr>
          <w:p w14:paraId="476A1674"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885"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886" w:author="razi faisal" w:date="2026-07-19T15:00:00Z" w16du:dateUtc="2026-07-19T08:00:00Z">
                  <w:rPr>
                    <w:rFonts w:eastAsia="Times New Roman" w:cs="Times New Roman"/>
                    <w:color w:val="1F1F1F"/>
                    <w:kern w:val="0"/>
                    <w:sz w:val="15"/>
                    <w:szCs w:val="15"/>
                    <w:lang w:val="en-ID"/>
                  </w:rPr>
                </w:rPrChange>
              </w:rPr>
              <w:t>2,252</w:t>
            </w:r>
          </w:p>
        </w:tc>
        <w:tc>
          <w:tcPr>
            <w:tcW w:w="0" w:type="auto"/>
            <w:noWrap/>
            <w:vAlign w:val="bottom"/>
            <w:hideMark/>
          </w:tcPr>
          <w:p w14:paraId="4BEC4CF0"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887"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888" w:author="razi faisal" w:date="2026-07-19T15:00:00Z" w16du:dateUtc="2026-07-19T08:00:00Z">
                  <w:rPr>
                    <w:rFonts w:eastAsia="Times New Roman" w:cs="Times New Roman"/>
                    <w:color w:val="1F1F1F"/>
                    <w:kern w:val="0"/>
                    <w:sz w:val="15"/>
                    <w:szCs w:val="15"/>
                    <w:lang w:val="en-ID"/>
                  </w:rPr>
                </w:rPrChange>
              </w:rPr>
              <w:t>2,482</w:t>
            </w:r>
          </w:p>
        </w:tc>
        <w:tc>
          <w:tcPr>
            <w:tcW w:w="0" w:type="auto"/>
            <w:noWrap/>
            <w:vAlign w:val="bottom"/>
            <w:hideMark/>
          </w:tcPr>
          <w:p w14:paraId="43506323"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889"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890" w:author="razi faisal" w:date="2026-07-19T15:00:00Z" w16du:dateUtc="2026-07-19T08:00:00Z">
                  <w:rPr>
                    <w:rFonts w:eastAsia="Times New Roman" w:cs="Times New Roman"/>
                    <w:color w:val="1F1F1F"/>
                    <w:kern w:val="0"/>
                    <w:sz w:val="15"/>
                    <w:szCs w:val="15"/>
                    <w:lang w:val="en-ID"/>
                  </w:rPr>
                </w:rPrChange>
              </w:rPr>
              <w:t>3,95</w:t>
            </w:r>
          </w:p>
        </w:tc>
      </w:tr>
      <w:tr w:rsidR="002230E7" w:rsidRPr="00CB056F" w14:paraId="7A5DA247" w14:textId="77777777" w:rsidTr="00D728F4">
        <w:trPr>
          <w:divId w:val="132019385"/>
          <w:trHeight w:val="227"/>
          <w:jc w:val="center"/>
        </w:trPr>
        <w:tc>
          <w:tcPr>
            <w:tcW w:w="0" w:type="auto"/>
            <w:noWrap/>
            <w:vAlign w:val="bottom"/>
            <w:hideMark/>
          </w:tcPr>
          <w:p w14:paraId="2F62B8CE" w14:textId="77777777" w:rsidR="002230E7" w:rsidRPr="00CB056F" w:rsidRDefault="002230E7" w:rsidP="002230E7">
            <w:pPr>
              <w:spacing w:after="0" w:line="240" w:lineRule="auto"/>
              <w:ind w:firstLine="0"/>
              <w:jc w:val="right"/>
              <w:rPr>
                <w:rFonts w:eastAsia="Times New Roman" w:cs="Times New Roman"/>
                <w:b/>
                <w:bCs/>
                <w:color w:val="1F1F1F"/>
                <w:kern w:val="0"/>
                <w:sz w:val="15"/>
                <w:szCs w:val="15"/>
                <w:rPrChange w:id="891" w:author="razi faisal" w:date="2026-07-19T15:00:00Z" w16du:dateUtc="2026-07-19T08:00:00Z">
                  <w:rPr>
                    <w:rFonts w:eastAsia="Times New Roman" w:cs="Times New Roman"/>
                    <w:b/>
                    <w:bCs/>
                    <w:color w:val="1F1F1F"/>
                    <w:kern w:val="0"/>
                    <w:sz w:val="15"/>
                    <w:szCs w:val="15"/>
                    <w:lang w:val="en-ID"/>
                  </w:rPr>
                </w:rPrChange>
              </w:rPr>
            </w:pPr>
            <w:r w:rsidRPr="00CB056F">
              <w:rPr>
                <w:rFonts w:eastAsia="Times New Roman" w:cs="Times New Roman"/>
                <w:b/>
                <w:bCs/>
                <w:color w:val="1F1F1F"/>
                <w:kern w:val="0"/>
                <w:sz w:val="15"/>
                <w:szCs w:val="15"/>
                <w:rPrChange w:id="892" w:author="razi faisal" w:date="2026-07-19T15:00:00Z" w16du:dateUtc="2026-07-19T08:00:00Z">
                  <w:rPr>
                    <w:rFonts w:eastAsia="Times New Roman" w:cs="Times New Roman"/>
                    <w:b/>
                    <w:bCs/>
                    <w:color w:val="1F1F1F"/>
                    <w:kern w:val="0"/>
                    <w:sz w:val="15"/>
                    <w:szCs w:val="15"/>
                    <w:lang w:val="en-ID"/>
                  </w:rPr>
                </w:rPrChange>
              </w:rPr>
              <w:t>-0,2</w:t>
            </w:r>
          </w:p>
        </w:tc>
        <w:tc>
          <w:tcPr>
            <w:tcW w:w="0" w:type="auto"/>
            <w:noWrap/>
            <w:vAlign w:val="bottom"/>
            <w:hideMark/>
          </w:tcPr>
          <w:p w14:paraId="79587A0B"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893"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894" w:author="razi faisal" w:date="2026-07-19T15:00:00Z" w16du:dateUtc="2026-07-19T08:00:00Z">
                  <w:rPr>
                    <w:rFonts w:eastAsia="Times New Roman" w:cs="Times New Roman"/>
                    <w:color w:val="1F1F1F"/>
                    <w:kern w:val="0"/>
                    <w:sz w:val="15"/>
                    <w:szCs w:val="15"/>
                    <w:lang w:val="en-ID"/>
                  </w:rPr>
                </w:rPrChange>
              </w:rPr>
              <w:t>0,033</w:t>
            </w:r>
          </w:p>
        </w:tc>
        <w:tc>
          <w:tcPr>
            <w:tcW w:w="0" w:type="auto"/>
            <w:noWrap/>
            <w:vAlign w:val="bottom"/>
            <w:hideMark/>
          </w:tcPr>
          <w:p w14:paraId="524EF593"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895"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896" w:author="razi faisal" w:date="2026-07-19T15:00:00Z" w16du:dateUtc="2026-07-19T08:00:00Z">
                  <w:rPr>
                    <w:rFonts w:eastAsia="Times New Roman" w:cs="Times New Roman"/>
                    <w:color w:val="1F1F1F"/>
                    <w:kern w:val="0"/>
                    <w:sz w:val="15"/>
                    <w:szCs w:val="15"/>
                    <w:lang w:val="en-ID"/>
                  </w:rPr>
                </w:rPrChange>
              </w:rPr>
              <w:t>0,85</w:t>
            </w:r>
          </w:p>
        </w:tc>
        <w:tc>
          <w:tcPr>
            <w:tcW w:w="0" w:type="auto"/>
            <w:noWrap/>
            <w:vAlign w:val="bottom"/>
            <w:hideMark/>
          </w:tcPr>
          <w:p w14:paraId="3A2FF2BA"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897"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898" w:author="razi faisal" w:date="2026-07-19T15:00:00Z" w16du:dateUtc="2026-07-19T08:00:00Z">
                  <w:rPr>
                    <w:rFonts w:eastAsia="Times New Roman" w:cs="Times New Roman"/>
                    <w:color w:val="1F1F1F"/>
                    <w:kern w:val="0"/>
                    <w:sz w:val="15"/>
                    <w:szCs w:val="15"/>
                    <w:lang w:val="en-ID"/>
                  </w:rPr>
                </w:rPrChange>
              </w:rPr>
              <w:t>1,258</w:t>
            </w:r>
          </w:p>
        </w:tc>
        <w:tc>
          <w:tcPr>
            <w:tcW w:w="0" w:type="auto"/>
            <w:noWrap/>
            <w:vAlign w:val="bottom"/>
            <w:hideMark/>
          </w:tcPr>
          <w:p w14:paraId="5C7F99BE"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899"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900" w:author="razi faisal" w:date="2026-07-19T15:00:00Z" w16du:dateUtc="2026-07-19T08:00:00Z">
                  <w:rPr>
                    <w:rFonts w:eastAsia="Times New Roman" w:cs="Times New Roman"/>
                    <w:color w:val="1F1F1F"/>
                    <w:kern w:val="0"/>
                    <w:sz w:val="15"/>
                    <w:szCs w:val="15"/>
                    <w:lang w:val="en-ID"/>
                  </w:rPr>
                </w:rPrChange>
              </w:rPr>
              <w:t>1,68</w:t>
            </w:r>
          </w:p>
        </w:tc>
        <w:tc>
          <w:tcPr>
            <w:tcW w:w="0" w:type="auto"/>
            <w:noWrap/>
            <w:vAlign w:val="bottom"/>
            <w:hideMark/>
          </w:tcPr>
          <w:p w14:paraId="2639F580"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901"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902" w:author="razi faisal" w:date="2026-07-19T15:00:00Z" w16du:dateUtc="2026-07-19T08:00:00Z">
                  <w:rPr>
                    <w:rFonts w:eastAsia="Times New Roman" w:cs="Times New Roman"/>
                    <w:color w:val="1F1F1F"/>
                    <w:kern w:val="0"/>
                    <w:sz w:val="15"/>
                    <w:szCs w:val="15"/>
                    <w:lang w:val="en-ID"/>
                  </w:rPr>
                </w:rPrChange>
              </w:rPr>
              <w:t>1,945</w:t>
            </w:r>
          </w:p>
        </w:tc>
        <w:tc>
          <w:tcPr>
            <w:tcW w:w="0" w:type="auto"/>
            <w:noWrap/>
            <w:vAlign w:val="bottom"/>
            <w:hideMark/>
          </w:tcPr>
          <w:p w14:paraId="188C036C"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903"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904" w:author="razi faisal" w:date="2026-07-19T15:00:00Z" w16du:dateUtc="2026-07-19T08:00:00Z">
                  <w:rPr>
                    <w:rFonts w:eastAsia="Times New Roman" w:cs="Times New Roman"/>
                    <w:color w:val="1F1F1F"/>
                    <w:kern w:val="0"/>
                    <w:sz w:val="15"/>
                    <w:szCs w:val="15"/>
                    <w:lang w:val="en-ID"/>
                  </w:rPr>
                </w:rPrChange>
              </w:rPr>
              <w:t>2,178</w:t>
            </w:r>
          </w:p>
        </w:tc>
        <w:tc>
          <w:tcPr>
            <w:tcW w:w="0" w:type="auto"/>
            <w:noWrap/>
            <w:vAlign w:val="bottom"/>
            <w:hideMark/>
          </w:tcPr>
          <w:p w14:paraId="4E6C0A7E"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905"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906" w:author="razi faisal" w:date="2026-07-19T15:00:00Z" w16du:dateUtc="2026-07-19T08:00:00Z">
                  <w:rPr>
                    <w:rFonts w:eastAsia="Times New Roman" w:cs="Times New Roman"/>
                    <w:color w:val="1F1F1F"/>
                    <w:kern w:val="0"/>
                    <w:sz w:val="15"/>
                    <w:szCs w:val="15"/>
                    <w:lang w:val="en-ID"/>
                  </w:rPr>
                </w:rPrChange>
              </w:rPr>
              <w:t>2,388</w:t>
            </w:r>
          </w:p>
        </w:tc>
        <w:tc>
          <w:tcPr>
            <w:tcW w:w="0" w:type="auto"/>
            <w:noWrap/>
            <w:vAlign w:val="bottom"/>
            <w:hideMark/>
          </w:tcPr>
          <w:p w14:paraId="21DB6FD2"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907"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908" w:author="razi faisal" w:date="2026-07-19T15:00:00Z" w16du:dateUtc="2026-07-19T08:00:00Z">
                  <w:rPr>
                    <w:rFonts w:eastAsia="Times New Roman" w:cs="Times New Roman"/>
                    <w:color w:val="1F1F1F"/>
                    <w:kern w:val="0"/>
                    <w:sz w:val="15"/>
                    <w:szCs w:val="15"/>
                    <w:lang w:val="en-ID"/>
                  </w:rPr>
                </w:rPrChange>
              </w:rPr>
              <w:t>2,81</w:t>
            </w:r>
          </w:p>
        </w:tc>
      </w:tr>
      <w:tr w:rsidR="002230E7" w:rsidRPr="00CB056F" w14:paraId="0CD2CF24" w14:textId="77777777" w:rsidTr="00D728F4">
        <w:trPr>
          <w:divId w:val="132019385"/>
          <w:trHeight w:val="227"/>
          <w:jc w:val="center"/>
        </w:trPr>
        <w:tc>
          <w:tcPr>
            <w:tcW w:w="0" w:type="auto"/>
            <w:noWrap/>
            <w:vAlign w:val="bottom"/>
            <w:hideMark/>
          </w:tcPr>
          <w:p w14:paraId="75277992" w14:textId="77777777" w:rsidR="002230E7" w:rsidRPr="00CB056F" w:rsidRDefault="002230E7" w:rsidP="002230E7">
            <w:pPr>
              <w:spacing w:after="0" w:line="240" w:lineRule="auto"/>
              <w:ind w:firstLine="0"/>
              <w:jc w:val="right"/>
              <w:rPr>
                <w:rFonts w:eastAsia="Times New Roman" w:cs="Times New Roman"/>
                <w:b/>
                <w:bCs/>
                <w:color w:val="1F1F1F"/>
                <w:kern w:val="0"/>
                <w:sz w:val="15"/>
                <w:szCs w:val="15"/>
                <w:rPrChange w:id="909" w:author="razi faisal" w:date="2026-07-19T15:00:00Z" w16du:dateUtc="2026-07-19T08:00:00Z">
                  <w:rPr>
                    <w:rFonts w:eastAsia="Times New Roman" w:cs="Times New Roman"/>
                    <w:b/>
                    <w:bCs/>
                    <w:color w:val="1F1F1F"/>
                    <w:kern w:val="0"/>
                    <w:sz w:val="15"/>
                    <w:szCs w:val="15"/>
                    <w:lang w:val="en-ID"/>
                  </w:rPr>
                </w:rPrChange>
              </w:rPr>
            </w:pPr>
            <w:r w:rsidRPr="00CB056F">
              <w:rPr>
                <w:rFonts w:eastAsia="Times New Roman" w:cs="Times New Roman"/>
                <w:b/>
                <w:bCs/>
                <w:color w:val="1F1F1F"/>
                <w:kern w:val="0"/>
                <w:sz w:val="15"/>
                <w:szCs w:val="15"/>
                <w:rPrChange w:id="910" w:author="razi faisal" w:date="2026-07-19T15:00:00Z" w16du:dateUtc="2026-07-19T08:00:00Z">
                  <w:rPr>
                    <w:rFonts w:eastAsia="Times New Roman" w:cs="Times New Roman"/>
                    <w:b/>
                    <w:bCs/>
                    <w:color w:val="1F1F1F"/>
                    <w:kern w:val="0"/>
                    <w:sz w:val="15"/>
                    <w:szCs w:val="15"/>
                    <w:lang w:val="en-ID"/>
                  </w:rPr>
                </w:rPrChange>
              </w:rPr>
              <w:t>-0,3</w:t>
            </w:r>
          </w:p>
        </w:tc>
        <w:tc>
          <w:tcPr>
            <w:tcW w:w="0" w:type="auto"/>
            <w:noWrap/>
            <w:vAlign w:val="bottom"/>
            <w:hideMark/>
          </w:tcPr>
          <w:p w14:paraId="066FD8F1"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911"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912" w:author="razi faisal" w:date="2026-07-19T15:00:00Z" w16du:dateUtc="2026-07-19T08:00:00Z">
                  <w:rPr>
                    <w:rFonts w:eastAsia="Times New Roman" w:cs="Times New Roman"/>
                    <w:color w:val="1F1F1F"/>
                    <w:kern w:val="0"/>
                    <w:sz w:val="15"/>
                    <w:szCs w:val="15"/>
                    <w:lang w:val="en-ID"/>
                  </w:rPr>
                </w:rPrChange>
              </w:rPr>
              <w:t>0,05</w:t>
            </w:r>
          </w:p>
        </w:tc>
        <w:tc>
          <w:tcPr>
            <w:tcW w:w="0" w:type="auto"/>
            <w:noWrap/>
            <w:vAlign w:val="bottom"/>
            <w:hideMark/>
          </w:tcPr>
          <w:p w14:paraId="0BE2559E"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913"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914" w:author="razi faisal" w:date="2026-07-19T15:00:00Z" w16du:dateUtc="2026-07-19T08:00:00Z">
                  <w:rPr>
                    <w:rFonts w:eastAsia="Times New Roman" w:cs="Times New Roman"/>
                    <w:color w:val="1F1F1F"/>
                    <w:kern w:val="0"/>
                    <w:sz w:val="15"/>
                    <w:szCs w:val="15"/>
                    <w:lang w:val="en-ID"/>
                  </w:rPr>
                </w:rPrChange>
              </w:rPr>
              <w:t>0,853</w:t>
            </w:r>
          </w:p>
        </w:tc>
        <w:tc>
          <w:tcPr>
            <w:tcW w:w="0" w:type="auto"/>
            <w:noWrap/>
            <w:vAlign w:val="bottom"/>
            <w:hideMark/>
          </w:tcPr>
          <w:p w14:paraId="04FB4D7E"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915"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916" w:author="razi faisal" w:date="2026-07-19T15:00:00Z" w16du:dateUtc="2026-07-19T08:00:00Z">
                  <w:rPr>
                    <w:rFonts w:eastAsia="Times New Roman" w:cs="Times New Roman"/>
                    <w:color w:val="1F1F1F"/>
                    <w:kern w:val="0"/>
                    <w:sz w:val="15"/>
                    <w:szCs w:val="15"/>
                    <w:lang w:val="en-ID"/>
                  </w:rPr>
                </w:rPrChange>
              </w:rPr>
              <w:t>1,245</w:t>
            </w:r>
          </w:p>
        </w:tc>
        <w:tc>
          <w:tcPr>
            <w:tcW w:w="0" w:type="auto"/>
            <w:noWrap/>
            <w:vAlign w:val="bottom"/>
            <w:hideMark/>
          </w:tcPr>
          <w:p w14:paraId="37D88C01"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917"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918" w:author="razi faisal" w:date="2026-07-19T15:00:00Z" w16du:dateUtc="2026-07-19T08:00:00Z">
                  <w:rPr>
                    <w:rFonts w:eastAsia="Times New Roman" w:cs="Times New Roman"/>
                    <w:color w:val="1F1F1F"/>
                    <w:kern w:val="0"/>
                    <w:sz w:val="15"/>
                    <w:szCs w:val="15"/>
                    <w:lang w:val="en-ID"/>
                  </w:rPr>
                </w:rPrChange>
              </w:rPr>
              <w:t>1,643</w:t>
            </w:r>
          </w:p>
        </w:tc>
        <w:tc>
          <w:tcPr>
            <w:tcW w:w="0" w:type="auto"/>
            <w:noWrap/>
            <w:vAlign w:val="bottom"/>
            <w:hideMark/>
          </w:tcPr>
          <w:p w14:paraId="097FC2CE"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919"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920" w:author="razi faisal" w:date="2026-07-19T15:00:00Z" w16du:dateUtc="2026-07-19T08:00:00Z">
                  <w:rPr>
                    <w:rFonts w:eastAsia="Times New Roman" w:cs="Times New Roman"/>
                    <w:color w:val="1F1F1F"/>
                    <w:kern w:val="0"/>
                    <w:sz w:val="15"/>
                    <w:szCs w:val="15"/>
                    <w:lang w:val="en-ID"/>
                  </w:rPr>
                </w:rPrChange>
              </w:rPr>
              <w:t>1,89</w:t>
            </w:r>
          </w:p>
        </w:tc>
        <w:tc>
          <w:tcPr>
            <w:tcW w:w="0" w:type="auto"/>
            <w:noWrap/>
            <w:vAlign w:val="bottom"/>
            <w:hideMark/>
          </w:tcPr>
          <w:p w14:paraId="05611468"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921"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922" w:author="razi faisal" w:date="2026-07-19T15:00:00Z" w16du:dateUtc="2026-07-19T08:00:00Z">
                  <w:rPr>
                    <w:rFonts w:eastAsia="Times New Roman" w:cs="Times New Roman"/>
                    <w:color w:val="1F1F1F"/>
                    <w:kern w:val="0"/>
                    <w:sz w:val="15"/>
                    <w:szCs w:val="15"/>
                    <w:lang w:val="en-ID"/>
                  </w:rPr>
                </w:rPrChange>
              </w:rPr>
              <w:t>2,104</w:t>
            </w:r>
          </w:p>
        </w:tc>
        <w:tc>
          <w:tcPr>
            <w:tcW w:w="0" w:type="auto"/>
            <w:noWrap/>
            <w:vAlign w:val="bottom"/>
            <w:hideMark/>
          </w:tcPr>
          <w:p w14:paraId="78589CC4"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923"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924" w:author="razi faisal" w:date="2026-07-19T15:00:00Z" w16du:dateUtc="2026-07-19T08:00:00Z">
                  <w:rPr>
                    <w:rFonts w:eastAsia="Times New Roman" w:cs="Times New Roman"/>
                    <w:color w:val="1F1F1F"/>
                    <w:kern w:val="0"/>
                    <w:sz w:val="15"/>
                    <w:szCs w:val="15"/>
                    <w:lang w:val="en-ID"/>
                  </w:rPr>
                </w:rPrChange>
              </w:rPr>
              <w:t>2,294</w:t>
            </w:r>
          </w:p>
        </w:tc>
        <w:tc>
          <w:tcPr>
            <w:tcW w:w="0" w:type="auto"/>
            <w:noWrap/>
            <w:vAlign w:val="bottom"/>
            <w:hideMark/>
          </w:tcPr>
          <w:p w14:paraId="7A82F3E0"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925"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926" w:author="razi faisal" w:date="2026-07-19T15:00:00Z" w16du:dateUtc="2026-07-19T08:00:00Z">
                  <w:rPr>
                    <w:rFonts w:eastAsia="Times New Roman" w:cs="Times New Roman"/>
                    <w:color w:val="1F1F1F"/>
                    <w:kern w:val="0"/>
                    <w:sz w:val="15"/>
                    <w:szCs w:val="15"/>
                    <w:lang w:val="en-ID"/>
                  </w:rPr>
                </w:rPrChange>
              </w:rPr>
              <w:t>2,675</w:t>
            </w:r>
          </w:p>
        </w:tc>
      </w:tr>
      <w:tr w:rsidR="002230E7" w:rsidRPr="00CB056F" w14:paraId="7F28993D" w14:textId="77777777" w:rsidTr="00D728F4">
        <w:trPr>
          <w:divId w:val="132019385"/>
          <w:trHeight w:val="227"/>
          <w:jc w:val="center"/>
        </w:trPr>
        <w:tc>
          <w:tcPr>
            <w:tcW w:w="0" w:type="auto"/>
            <w:noWrap/>
            <w:vAlign w:val="bottom"/>
            <w:hideMark/>
          </w:tcPr>
          <w:p w14:paraId="0E6147D0" w14:textId="77777777" w:rsidR="002230E7" w:rsidRPr="00CB056F" w:rsidRDefault="002230E7" w:rsidP="002230E7">
            <w:pPr>
              <w:spacing w:after="0" w:line="240" w:lineRule="auto"/>
              <w:ind w:firstLine="0"/>
              <w:jc w:val="right"/>
              <w:rPr>
                <w:rFonts w:eastAsia="Times New Roman" w:cs="Times New Roman"/>
                <w:b/>
                <w:bCs/>
                <w:color w:val="1F1F1F"/>
                <w:kern w:val="0"/>
                <w:sz w:val="15"/>
                <w:szCs w:val="15"/>
                <w:rPrChange w:id="927" w:author="razi faisal" w:date="2026-07-19T15:00:00Z" w16du:dateUtc="2026-07-19T08:00:00Z">
                  <w:rPr>
                    <w:rFonts w:eastAsia="Times New Roman" w:cs="Times New Roman"/>
                    <w:b/>
                    <w:bCs/>
                    <w:color w:val="1F1F1F"/>
                    <w:kern w:val="0"/>
                    <w:sz w:val="15"/>
                    <w:szCs w:val="15"/>
                    <w:lang w:val="en-ID"/>
                  </w:rPr>
                </w:rPrChange>
              </w:rPr>
            </w:pPr>
            <w:r w:rsidRPr="00CB056F">
              <w:rPr>
                <w:rFonts w:eastAsia="Times New Roman" w:cs="Times New Roman"/>
                <w:b/>
                <w:bCs/>
                <w:color w:val="1F1F1F"/>
                <w:kern w:val="0"/>
                <w:sz w:val="15"/>
                <w:szCs w:val="15"/>
                <w:rPrChange w:id="928" w:author="razi faisal" w:date="2026-07-19T15:00:00Z" w16du:dateUtc="2026-07-19T08:00:00Z">
                  <w:rPr>
                    <w:rFonts w:eastAsia="Times New Roman" w:cs="Times New Roman"/>
                    <w:b/>
                    <w:bCs/>
                    <w:color w:val="1F1F1F"/>
                    <w:kern w:val="0"/>
                    <w:sz w:val="15"/>
                    <w:szCs w:val="15"/>
                    <w:lang w:val="en-ID"/>
                  </w:rPr>
                </w:rPrChange>
              </w:rPr>
              <w:t>-0,4</w:t>
            </w:r>
          </w:p>
        </w:tc>
        <w:tc>
          <w:tcPr>
            <w:tcW w:w="0" w:type="auto"/>
            <w:noWrap/>
            <w:vAlign w:val="bottom"/>
            <w:hideMark/>
          </w:tcPr>
          <w:p w14:paraId="450C9EB9"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929"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930" w:author="razi faisal" w:date="2026-07-19T15:00:00Z" w16du:dateUtc="2026-07-19T08:00:00Z">
                  <w:rPr>
                    <w:rFonts w:eastAsia="Times New Roman" w:cs="Times New Roman"/>
                    <w:color w:val="1F1F1F"/>
                    <w:kern w:val="0"/>
                    <w:sz w:val="15"/>
                    <w:szCs w:val="15"/>
                    <w:lang w:val="en-ID"/>
                  </w:rPr>
                </w:rPrChange>
              </w:rPr>
              <w:t>0,066</w:t>
            </w:r>
          </w:p>
        </w:tc>
        <w:tc>
          <w:tcPr>
            <w:tcW w:w="0" w:type="auto"/>
            <w:noWrap/>
            <w:vAlign w:val="bottom"/>
            <w:hideMark/>
          </w:tcPr>
          <w:p w14:paraId="103206D6"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931"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932" w:author="razi faisal" w:date="2026-07-19T15:00:00Z" w16du:dateUtc="2026-07-19T08:00:00Z">
                  <w:rPr>
                    <w:rFonts w:eastAsia="Times New Roman" w:cs="Times New Roman"/>
                    <w:color w:val="1F1F1F"/>
                    <w:kern w:val="0"/>
                    <w:sz w:val="15"/>
                    <w:szCs w:val="15"/>
                    <w:lang w:val="en-ID"/>
                  </w:rPr>
                </w:rPrChange>
              </w:rPr>
              <w:t>0,855</w:t>
            </w:r>
          </w:p>
        </w:tc>
        <w:tc>
          <w:tcPr>
            <w:tcW w:w="0" w:type="auto"/>
            <w:noWrap/>
            <w:vAlign w:val="bottom"/>
            <w:hideMark/>
          </w:tcPr>
          <w:p w14:paraId="6A3CFB3C"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933"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934" w:author="razi faisal" w:date="2026-07-19T15:00:00Z" w16du:dateUtc="2026-07-19T08:00:00Z">
                  <w:rPr>
                    <w:rFonts w:eastAsia="Times New Roman" w:cs="Times New Roman"/>
                    <w:color w:val="1F1F1F"/>
                    <w:kern w:val="0"/>
                    <w:sz w:val="15"/>
                    <w:szCs w:val="15"/>
                    <w:lang w:val="en-ID"/>
                  </w:rPr>
                </w:rPrChange>
              </w:rPr>
              <w:t>1,231</w:t>
            </w:r>
          </w:p>
        </w:tc>
        <w:tc>
          <w:tcPr>
            <w:tcW w:w="0" w:type="auto"/>
            <w:noWrap/>
            <w:vAlign w:val="bottom"/>
            <w:hideMark/>
          </w:tcPr>
          <w:p w14:paraId="407F0F2E"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935"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936" w:author="razi faisal" w:date="2026-07-19T15:00:00Z" w16du:dateUtc="2026-07-19T08:00:00Z">
                  <w:rPr>
                    <w:rFonts w:eastAsia="Times New Roman" w:cs="Times New Roman"/>
                    <w:color w:val="1F1F1F"/>
                    <w:kern w:val="0"/>
                    <w:sz w:val="15"/>
                    <w:szCs w:val="15"/>
                    <w:lang w:val="en-ID"/>
                  </w:rPr>
                </w:rPrChange>
              </w:rPr>
              <w:t>1,606</w:t>
            </w:r>
          </w:p>
        </w:tc>
        <w:tc>
          <w:tcPr>
            <w:tcW w:w="0" w:type="auto"/>
            <w:noWrap/>
            <w:vAlign w:val="bottom"/>
            <w:hideMark/>
          </w:tcPr>
          <w:p w14:paraId="65761E24"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937"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938" w:author="razi faisal" w:date="2026-07-19T15:00:00Z" w16du:dateUtc="2026-07-19T08:00:00Z">
                  <w:rPr>
                    <w:rFonts w:eastAsia="Times New Roman" w:cs="Times New Roman"/>
                    <w:color w:val="1F1F1F"/>
                    <w:kern w:val="0"/>
                    <w:sz w:val="15"/>
                    <w:szCs w:val="15"/>
                    <w:lang w:val="en-ID"/>
                  </w:rPr>
                </w:rPrChange>
              </w:rPr>
              <w:t>1,834</w:t>
            </w:r>
          </w:p>
        </w:tc>
        <w:tc>
          <w:tcPr>
            <w:tcW w:w="0" w:type="auto"/>
            <w:noWrap/>
            <w:vAlign w:val="bottom"/>
            <w:hideMark/>
          </w:tcPr>
          <w:p w14:paraId="7F6F4163"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939"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940" w:author="razi faisal" w:date="2026-07-19T15:00:00Z" w16du:dateUtc="2026-07-19T08:00:00Z">
                  <w:rPr>
                    <w:rFonts w:eastAsia="Times New Roman" w:cs="Times New Roman"/>
                    <w:color w:val="1F1F1F"/>
                    <w:kern w:val="0"/>
                    <w:sz w:val="15"/>
                    <w:szCs w:val="15"/>
                    <w:lang w:val="en-ID"/>
                  </w:rPr>
                </w:rPrChange>
              </w:rPr>
              <w:t>2,029</w:t>
            </w:r>
          </w:p>
        </w:tc>
        <w:tc>
          <w:tcPr>
            <w:tcW w:w="0" w:type="auto"/>
            <w:noWrap/>
            <w:vAlign w:val="bottom"/>
            <w:hideMark/>
          </w:tcPr>
          <w:p w14:paraId="6A2C6BE6"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941"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942" w:author="razi faisal" w:date="2026-07-19T15:00:00Z" w16du:dateUtc="2026-07-19T08:00:00Z">
                  <w:rPr>
                    <w:rFonts w:eastAsia="Times New Roman" w:cs="Times New Roman"/>
                    <w:color w:val="1F1F1F"/>
                    <w:kern w:val="0"/>
                    <w:sz w:val="15"/>
                    <w:szCs w:val="15"/>
                    <w:lang w:val="en-ID"/>
                  </w:rPr>
                </w:rPrChange>
              </w:rPr>
              <w:t>2,201</w:t>
            </w:r>
          </w:p>
        </w:tc>
        <w:tc>
          <w:tcPr>
            <w:tcW w:w="0" w:type="auto"/>
            <w:noWrap/>
            <w:vAlign w:val="bottom"/>
            <w:hideMark/>
          </w:tcPr>
          <w:p w14:paraId="453436D6"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943"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944" w:author="razi faisal" w:date="2026-07-19T15:00:00Z" w16du:dateUtc="2026-07-19T08:00:00Z">
                  <w:rPr>
                    <w:rFonts w:eastAsia="Times New Roman" w:cs="Times New Roman"/>
                    <w:color w:val="1F1F1F"/>
                    <w:kern w:val="0"/>
                    <w:sz w:val="15"/>
                    <w:szCs w:val="15"/>
                    <w:lang w:val="en-ID"/>
                  </w:rPr>
                </w:rPrChange>
              </w:rPr>
              <w:t>2,54</w:t>
            </w:r>
          </w:p>
        </w:tc>
      </w:tr>
      <w:tr w:rsidR="002230E7" w:rsidRPr="00CB056F" w14:paraId="4B9CCF09" w14:textId="77777777" w:rsidTr="00D728F4">
        <w:trPr>
          <w:divId w:val="132019385"/>
          <w:trHeight w:val="227"/>
          <w:jc w:val="center"/>
        </w:trPr>
        <w:tc>
          <w:tcPr>
            <w:tcW w:w="0" w:type="auto"/>
            <w:noWrap/>
            <w:vAlign w:val="bottom"/>
            <w:hideMark/>
          </w:tcPr>
          <w:p w14:paraId="538BAFC5" w14:textId="77777777" w:rsidR="002230E7" w:rsidRPr="00CB056F" w:rsidRDefault="002230E7" w:rsidP="002230E7">
            <w:pPr>
              <w:spacing w:after="0" w:line="240" w:lineRule="auto"/>
              <w:ind w:firstLine="0"/>
              <w:jc w:val="right"/>
              <w:rPr>
                <w:rFonts w:eastAsia="Times New Roman" w:cs="Times New Roman"/>
                <w:b/>
                <w:bCs/>
                <w:color w:val="1F1F1F"/>
                <w:kern w:val="0"/>
                <w:sz w:val="15"/>
                <w:szCs w:val="15"/>
                <w:rPrChange w:id="945" w:author="razi faisal" w:date="2026-07-19T15:00:00Z" w16du:dateUtc="2026-07-19T08:00:00Z">
                  <w:rPr>
                    <w:rFonts w:eastAsia="Times New Roman" w:cs="Times New Roman"/>
                    <w:b/>
                    <w:bCs/>
                    <w:color w:val="1F1F1F"/>
                    <w:kern w:val="0"/>
                    <w:sz w:val="15"/>
                    <w:szCs w:val="15"/>
                    <w:lang w:val="en-ID"/>
                  </w:rPr>
                </w:rPrChange>
              </w:rPr>
            </w:pPr>
            <w:r w:rsidRPr="00CB056F">
              <w:rPr>
                <w:rFonts w:eastAsia="Times New Roman" w:cs="Times New Roman"/>
                <w:b/>
                <w:bCs/>
                <w:color w:val="1F1F1F"/>
                <w:kern w:val="0"/>
                <w:sz w:val="15"/>
                <w:szCs w:val="15"/>
                <w:rPrChange w:id="946" w:author="razi faisal" w:date="2026-07-19T15:00:00Z" w16du:dateUtc="2026-07-19T08:00:00Z">
                  <w:rPr>
                    <w:rFonts w:eastAsia="Times New Roman" w:cs="Times New Roman"/>
                    <w:b/>
                    <w:bCs/>
                    <w:color w:val="1F1F1F"/>
                    <w:kern w:val="0"/>
                    <w:sz w:val="15"/>
                    <w:szCs w:val="15"/>
                    <w:lang w:val="en-ID"/>
                  </w:rPr>
                </w:rPrChange>
              </w:rPr>
              <w:t>-0,5</w:t>
            </w:r>
          </w:p>
        </w:tc>
        <w:tc>
          <w:tcPr>
            <w:tcW w:w="0" w:type="auto"/>
            <w:noWrap/>
            <w:vAlign w:val="bottom"/>
            <w:hideMark/>
          </w:tcPr>
          <w:p w14:paraId="30E30716"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947"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948" w:author="razi faisal" w:date="2026-07-19T15:00:00Z" w16du:dateUtc="2026-07-19T08:00:00Z">
                  <w:rPr>
                    <w:rFonts w:eastAsia="Times New Roman" w:cs="Times New Roman"/>
                    <w:color w:val="1F1F1F"/>
                    <w:kern w:val="0"/>
                    <w:sz w:val="15"/>
                    <w:szCs w:val="15"/>
                    <w:lang w:val="en-ID"/>
                  </w:rPr>
                </w:rPrChange>
              </w:rPr>
              <w:t>0,083</w:t>
            </w:r>
          </w:p>
        </w:tc>
        <w:tc>
          <w:tcPr>
            <w:tcW w:w="0" w:type="auto"/>
            <w:noWrap/>
            <w:vAlign w:val="bottom"/>
            <w:hideMark/>
          </w:tcPr>
          <w:p w14:paraId="1093ADC3"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949"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950" w:author="razi faisal" w:date="2026-07-19T15:00:00Z" w16du:dateUtc="2026-07-19T08:00:00Z">
                  <w:rPr>
                    <w:rFonts w:eastAsia="Times New Roman" w:cs="Times New Roman"/>
                    <w:color w:val="1F1F1F"/>
                    <w:kern w:val="0"/>
                    <w:sz w:val="15"/>
                    <w:szCs w:val="15"/>
                    <w:lang w:val="en-ID"/>
                  </w:rPr>
                </w:rPrChange>
              </w:rPr>
              <w:t>0,856</w:t>
            </w:r>
          </w:p>
        </w:tc>
        <w:tc>
          <w:tcPr>
            <w:tcW w:w="0" w:type="auto"/>
            <w:noWrap/>
            <w:vAlign w:val="bottom"/>
            <w:hideMark/>
          </w:tcPr>
          <w:p w14:paraId="0C7DD25B"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951"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952" w:author="razi faisal" w:date="2026-07-19T15:00:00Z" w16du:dateUtc="2026-07-19T08:00:00Z">
                  <w:rPr>
                    <w:rFonts w:eastAsia="Times New Roman" w:cs="Times New Roman"/>
                    <w:color w:val="1F1F1F"/>
                    <w:kern w:val="0"/>
                    <w:sz w:val="15"/>
                    <w:szCs w:val="15"/>
                    <w:lang w:val="en-ID"/>
                  </w:rPr>
                </w:rPrChange>
              </w:rPr>
              <w:t>1,216</w:t>
            </w:r>
          </w:p>
        </w:tc>
        <w:tc>
          <w:tcPr>
            <w:tcW w:w="0" w:type="auto"/>
            <w:noWrap/>
            <w:vAlign w:val="bottom"/>
            <w:hideMark/>
          </w:tcPr>
          <w:p w14:paraId="51FBAF98"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953"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954" w:author="razi faisal" w:date="2026-07-19T15:00:00Z" w16du:dateUtc="2026-07-19T08:00:00Z">
                  <w:rPr>
                    <w:rFonts w:eastAsia="Times New Roman" w:cs="Times New Roman"/>
                    <w:color w:val="1F1F1F"/>
                    <w:kern w:val="0"/>
                    <w:sz w:val="15"/>
                    <w:szCs w:val="15"/>
                    <w:lang w:val="en-ID"/>
                  </w:rPr>
                </w:rPrChange>
              </w:rPr>
              <w:t>1,567</w:t>
            </w:r>
          </w:p>
        </w:tc>
        <w:tc>
          <w:tcPr>
            <w:tcW w:w="0" w:type="auto"/>
            <w:noWrap/>
            <w:vAlign w:val="bottom"/>
            <w:hideMark/>
          </w:tcPr>
          <w:p w14:paraId="3F8C3F72"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955"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956" w:author="razi faisal" w:date="2026-07-19T15:00:00Z" w16du:dateUtc="2026-07-19T08:00:00Z">
                  <w:rPr>
                    <w:rFonts w:eastAsia="Times New Roman" w:cs="Times New Roman"/>
                    <w:color w:val="1F1F1F"/>
                    <w:kern w:val="0"/>
                    <w:sz w:val="15"/>
                    <w:szCs w:val="15"/>
                    <w:lang w:val="en-ID"/>
                  </w:rPr>
                </w:rPrChange>
              </w:rPr>
              <w:t>1,777</w:t>
            </w:r>
          </w:p>
        </w:tc>
        <w:tc>
          <w:tcPr>
            <w:tcW w:w="0" w:type="auto"/>
            <w:noWrap/>
            <w:vAlign w:val="bottom"/>
            <w:hideMark/>
          </w:tcPr>
          <w:p w14:paraId="026AE178"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957"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958" w:author="razi faisal" w:date="2026-07-19T15:00:00Z" w16du:dateUtc="2026-07-19T08:00:00Z">
                  <w:rPr>
                    <w:rFonts w:eastAsia="Times New Roman" w:cs="Times New Roman"/>
                    <w:color w:val="1F1F1F"/>
                    <w:kern w:val="0"/>
                    <w:sz w:val="15"/>
                    <w:szCs w:val="15"/>
                    <w:lang w:val="en-ID"/>
                  </w:rPr>
                </w:rPrChange>
              </w:rPr>
              <w:t>1,955</w:t>
            </w:r>
          </w:p>
        </w:tc>
        <w:tc>
          <w:tcPr>
            <w:tcW w:w="0" w:type="auto"/>
            <w:noWrap/>
            <w:vAlign w:val="bottom"/>
            <w:hideMark/>
          </w:tcPr>
          <w:p w14:paraId="59585F08"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959"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960" w:author="razi faisal" w:date="2026-07-19T15:00:00Z" w16du:dateUtc="2026-07-19T08:00:00Z">
                  <w:rPr>
                    <w:rFonts w:eastAsia="Times New Roman" w:cs="Times New Roman"/>
                    <w:color w:val="1F1F1F"/>
                    <w:kern w:val="0"/>
                    <w:sz w:val="15"/>
                    <w:szCs w:val="15"/>
                    <w:lang w:val="en-ID"/>
                  </w:rPr>
                </w:rPrChange>
              </w:rPr>
              <w:t>2,108</w:t>
            </w:r>
          </w:p>
        </w:tc>
        <w:tc>
          <w:tcPr>
            <w:tcW w:w="0" w:type="auto"/>
            <w:noWrap/>
            <w:vAlign w:val="bottom"/>
            <w:hideMark/>
          </w:tcPr>
          <w:p w14:paraId="2E4296B8"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961"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962" w:author="razi faisal" w:date="2026-07-19T15:00:00Z" w16du:dateUtc="2026-07-19T08:00:00Z">
                  <w:rPr>
                    <w:rFonts w:eastAsia="Times New Roman" w:cs="Times New Roman"/>
                    <w:color w:val="1F1F1F"/>
                    <w:kern w:val="0"/>
                    <w:sz w:val="15"/>
                    <w:szCs w:val="15"/>
                    <w:lang w:val="en-ID"/>
                  </w:rPr>
                </w:rPrChange>
              </w:rPr>
              <w:t>2,4</w:t>
            </w:r>
          </w:p>
        </w:tc>
      </w:tr>
      <w:tr w:rsidR="002230E7" w:rsidRPr="00CB056F" w14:paraId="42A85E59" w14:textId="77777777" w:rsidTr="00D728F4">
        <w:trPr>
          <w:divId w:val="132019385"/>
          <w:trHeight w:val="227"/>
          <w:jc w:val="center"/>
        </w:trPr>
        <w:tc>
          <w:tcPr>
            <w:tcW w:w="0" w:type="auto"/>
            <w:noWrap/>
            <w:vAlign w:val="bottom"/>
            <w:hideMark/>
          </w:tcPr>
          <w:p w14:paraId="59BF5CF7" w14:textId="77777777" w:rsidR="002230E7" w:rsidRPr="00CB056F" w:rsidRDefault="002230E7" w:rsidP="002230E7">
            <w:pPr>
              <w:spacing w:after="0" w:line="240" w:lineRule="auto"/>
              <w:ind w:firstLine="0"/>
              <w:jc w:val="right"/>
              <w:rPr>
                <w:rFonts w:eastAsia="Times New Roman" w:cs="Times New Roman"/>
                <w:b/>
                <w:bCs/>
                <w:color w:val="1F1F1F"/>
                <w:kern w:val="0"/>
                <w:sz w:val="15"/>
                <w:szCs w:val="15"/>
                <w:rPrChange w:id="963" w:author="razi faisal" w:date="2026-07-19T15:00:00Z" w16du:dateUtc="2026-07-19T08:00:00Z">
                  <w:rPr>
                    <w:rFonts w:eastAsia="Times New Roman" w:cs="Times New Roman"/>
                    <w:b/>
                    <w:bCs/>
                    <w:color w:val="1F1F1F"/>
                    <w:kern w:val="0"/>
                    <w:sz w:val="15"/>
                    <w:szCs w:val="15"/>
                    <w:lang w:val="en-ID"/>
                  </w:rPr>
                </w:rPrChange>
              </w:rPr>
            </w:pPr>
            <w:r w:rsidRPr="00CB056F">
              <w:rPr>
                <w:rFonts w:eastAsia="Times New Roman" w:cs="Times New Roman"/>
                <w:b/>
                <w:bCs/>
                <w:color w:val="1F1F1F"/>
                <w:kern w:val="0"/>
                <w:sz w:val="15"/>
                <w:szCs w:val="15"/>
                <w:rPrChange w:id="964" w:author="razi faisal" w:date="2026-07-19T15:00:00Z" w16du:dateUtc="2026-07-19T08:00:00Z">
                  <w:rPr>
                    <w:rFonts w:eastAsia="Times New Roman" w:cs="Times New Roman"/>
                    <w:b/>
                    <w:bCs/>
                    <w:color w:val="1F1F1F"/>
                    <w:kern w:val="0"/>
                    <w:sz w:val="15"/>
                    <w:szCs w:val="15"/>
                    <w:lang w:val="en-ID"/>
                  </w:rPr>
                </w:rPrChange>
              </w:rPr>
              <w:t>-0,6</w:t>
            </w:r>
          </w:p>
        </w:tc>
        <w:tc>
          <w:tcPr>
            <w:tcW w:w="0" w:type="auto"/>
            <w:noWrap/>
            <w:vAlign w:val="bottom"/>
            <w:hideMark/>
          </w:tcPr>
          <w:p w14:paraId="1D5E61A0"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965"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966" w:author="razi faisal" w:date="2026-07-19T15:00:00Z" w16du:dateUtc="2026-07-19T08:00:00Z">
                  <w:rPr>
                    <w:rFonts w:eastAsia="Times New Roman" w:cs="Times New Roman"/>
                    <w:color w:val="1F1F1F"/>
                    <w:kern w:val="0"/>
                    <w:sz w:val="15"/>
                    <w:szCs w:val="15"/>
                    <w:lang w:val="en-ID"/>
                  </w:rPr>
                </w:rPrChange>
              </w:rPr>
              <w:t>0,099</w:t>
            </w:r>
          </w:p>
        </w:tc>
        <w:tc>
          <w:tcPr>
            <w:tcW w:w="0" w:type="auto"/>
            <w:noWrap/>
            <w:vAlign w:val="bottom"/>
            <w:hideMark/>
          </w:tcPr>
          <w:p w14:paraId="48D3EE32"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967"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968" w:author="razi faisal" w:date="2026-07-19T15:00:00Z" w16du:dateUtc="2026-07-19T08:00:00Z">
                  <w:rPr>
                    <w:rFonts w:eastAsia="Times New Roman" w:cs="Times New Roman"/>
                    <w:color w:val="1F1F1F"/>
                    <w:kern w:val="0"/>
                    <w:sz w:val="15"/>
                    <w:szCs w:val="15"/>
                    <w:lang w:val="en-ID"/>
                  </w:rPr>
                </w:rPrChange>
              </w:rPr>
              <w:t>0,857</w:t>
            </w:r>
          </w:p>
        </w:tc>
        <w:tc>
          <w:tcPr>
            <w:tcW w:w="0" w:type="auto"/>
            <w:noWrap/>
            <w:vAlign w:val="bottom"/>
            <w:hideMark/>
          </w:tcPr>
          <w:p w14:paraId="0565E16A"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969"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970" w:author="razi faisal" w:date="2026-07-19T15:00:00Z" w16du:dateUtc="2026-07-19T08:00:00Z">
                  <w:rPr>
                    <w:rFonts w:eastAsia="Times New Roman" w:cs="Times New Roman"/>
                    <w:color w:val="1F1F1F"/>
                    <w:kern w:val="0"/>
                    <w:sz w:val="15"/>
                    <w:szCs w:val="15"/>
                    <w:lang w:val="en-ID"/>
                  </w:rPr>
                </w:rPrChange>
              </w:rPr>
              <w:t>1,2</w:t>
            </w:r>
          </w:p>
        </w:tc>
        <w:tc>
          <w:tcPr>
            <w:tcW w:w="0" w:type="auto"/>
            <w:noWrap/>
            <w:vAlign w:val="bottom"/>
            <w:hideMark/>
          </w:tcPr>
          <w:p w14:paraId="30854C8A"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971"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972" w:author="razi faisal" w:date="2026-07-19T15:00:00Z" w16du:dateUtc="2026-07-19T08:00:00Z">
                  <w:rPr>
                    <w:rFonts w:eastAsia="Times New Roman" w:cs="Times New Roman"/>
                    <w:color w:val="1F1F1F"/>
                    <w:kern w:val="0"/>
                    <w:sz w:val="15"/>
                    <w:szCs w:val="15"/>
                    <w:lang w:val="en-ID"/>
                  </w:rPr>
                </w:rPrChange>
              </w:rPr>
              <w:t>1,528</w:t>
            </w:r>
          </w:p>
        </w:tc>
        <w:tc>
          <w:tcPr>
            <w:tcW w:w="0" w:type="auto"/>
            <w:noWrap/>
            <w:vAlign w:val="bottom"/>
            <w:hideMark/>
          </w:tcPr>
          <w:p w14:paraId="04D62A58"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973"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974" w:author="razi faisal" w:date="2026-07-19T15:00:00Z" w16du:dateUtc="2026-07-19T08:00:00Z">
                  <w:rPr>
                    <w:rFonts w:eastAsia="Times New Roman" w:cs="Times New Roman"/>
                    <w:color w:val="1F1F1F"/>
                    <w:kern w:val="0"/>
                    <w:sz w:val="15"/>
                    <w:szCs w:val="15"/>
                    <w:lang w:val="en-ID"/>
                  </w:rPr>
                </w:rPrChange>
              </w:rPr>
              <w:t>1,72</w:t>
            </w:r>
          </w:p>
        </w:tc>
        <w:tc>
          <w:tcPr>
            <w:tcW w:w="0" w:type="auto"/>
            <w:noWrap/>
            <w:vAlign w:val="bottom"/>
            <w:hideMark/>
          </w:tcPr>
          <w:p w14:paraId="27232E23"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975"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976" w:author="razi faisal" w:date="2026-07-19T15:00:00Z" w16du:dateUtc="2026-07-19T08:00:00Z">
                  <w:rPr>
                    <w:rFonts w:eastAsia="Times New Roman" w:cs="Times New Roman"/>
                    <w:color w:val="1F1F1F"/>
                    <w:kern w:val="0"/>
                    <w:sz w:val="15"/>
                    <w:szCs w:val="15"/>
                    <w:lang w:val="en-ID"/>
                  </w:rPr>
                </w:rPrChange>
              </w:rPr>
              <w:t>1,88</w:t>
            </w:r>
          </w:p>
        </w:tc>
        <w:tc>
          <w:tcPr>
            <w:tcW w:w="0" w:type="auto"/>
            <w:noWrap/>
            <w:vAlign w:val="bottom"/>
            <w:hideMark/>
          </w:tcPr>
          <w:p w14:paraId="0BADC916"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977"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978" w:author="razi faisal" w:date="2026-07-19T15:00:00Z" w16du:dateUtc="2026-07-19T08:00:00Z">
                  <w:rPr>
                    <w:rFonts w:eastAsia="Times New Roman" w:cs="Times New Roman"/>
                    <w:color w:val="1F1F1F"/>
                    <w:kern w:val="0"/>
                    <w:sz w:val="15"/>
                    <w:szCs w:val="15"/>
                    <w:lang w:val="en-ID"/>
                  </w:rPr>
                </w:rPrChange>
              </w:rPr>
              <w:t>2,016</w:t>
            </w:r>
          </w:p>
        </w:tc>
        <w:tc>
          <w:tcPr>
            <w:tcW w:w="0" w:type="auto"/>
            <w:noWrap/>
            <w:vAlign w:val="bottom"/>
            <w:hideMark/>
          </w:tcPr>
          <w:p w14:paraId="250818B3"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979"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980" w:author="razi faisal" w:date="2026-07-19T15:00:00Z" w16du:dateUtc="2026-07-19T08:00:00Z">
                  <w:rPr>
                    <w:rFonts w:eastAsia="Times New Roman" w:cs="Times New Roman"/>
                    <w:color w:val="1F1F1F"/>
                    <w:kern w:val="0"/>
                    <w:sz w:val="15"/>
                    <w:szCs w:val="15"/>
                    <w:lang w:val="en-ID"/>
                  </w:rPr>
                </w:rPrChange>
              </w:rPr>
              <w:t>2,275</w:t>
            </w:r>
          </w:p>
        </w:tc>
      </w:tr>
      <w:tr w:rsidR="002230E7" w:rsidRPr="00CB056F" w14:paraId="3D168E40" w14:textId="77777777" w:rsidTr="00D728F4">
        <w:trPr>
          <w:divId w:val="132019385"/>
          <w:trHeight w:val="227"/>
          <w:jc w:val="center"/>
        </w:trPr>
        <w:tc>
          <w:tcPr>
            <w:tcW w:w="0" w:type="auto"/>
            <w:noWrap/>
            <w:vAlign w:val="bottom"/>
            <w:hideMark/>
          </w:tcPr>
          <w:p w14:paraId="50385592" w14:textId="77777777" w:rsidR="002230E7" w:rsidRPr="00CB056F" w:rsidRDefault="002230E7" w:rsidP="002230E7">
            <w:pPr>
              <w:spacing w:after="0" w:line="240" w:lineRule="auto"/>
              <w:ind w:firstLine="0"/>
              <w:jc w:val="right"/>
              <w:rPr>
                <w:rFonts w:eastAsia="Times New Roman" w:cs="Times New Roman"/>
                <w:b/>
                <w:bCs/>
                <w:color w:val="1F1F1F"/>
                <w:kern w:val="0"/>
                <w:sz w:val="15"/>
                <w:szCs w:val="15"/>
                <w:rPrChange w:id="981" w:author="razi faisal" w:date="2026-07-19T15:00:00Z" w16du:dateUtc="2026-07-19T08:00:00Z">
                  <w:rPr>
                    <w:rFonts w:eastAsia="Times New Roman" w:cs="Times New Roman"/>
                    <w:b/>
                    <w:bCs/>
                    <w:color w:val="1F1F1F"/>
                    <w:kern w:val="0"/>
                    <w:sz w:val="15"/>
                    <w:szCs w:val="15"/>
                    <w:lang w:val="en-ID"/>
                  </w:rPr>
                </w:rPrChange>
              </w:rPr>
            </w:pPr>
            <w:r w:rsidRPr="00CB056F">
              <w:rPr>
                <w:rFonts w:eastAsia="Times New Roman" w:cs="Times New Roman"/>
                <w:b/>
                <w:bCs/>
                <w:color w:val="1F1F1F"/>
                <w:kern w:val="0"/>
                <w:sz w:val="15"/>
                <w:szCs w:val="15"/>
                <w:rPrChange w:id="982" w:author="razi faisal" w:date="2026-07-19T15:00:00Z" w16du:dateUtc="2026-07-19T08:00:00Z">
                  <w:rPr>
                    <w:rFonts w:eastAsia="Times New Roman" w:cs="Times New Roman"/>
                    <w:b/>
                    <w:bCs/>
                    <w:color w:val="1F1F1F"/>
                    <w:kern w:val="0"/>
                    <w:sz w:val="15"/>
                    <w:szCs w:val="15"/>
                    <w:lang w:val="en-ID"/>
                  </w:rPr>
                </w:rPrChange>
              </w:rPr>
              <w:t>-0,7</w:t>
            </w:r>
          </w:p>
        </w:tc>
        <w:tc>
          <w:tcPr>
            <w:tcW w:w="0" w:type="auto"/>
            <w:noWrap/>
            <w:vAlign w:val="bottom"/>
            <w:hideMark/>
          </w:tcPr>
          <w:p w14:paraId="1C37A8B1"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983"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984" w:author="razi faisal" w:date="2026-07-19T15:00:00Z" w16du:dateUtc="2026-07-19T08:00:00Z">
                  <w:rPr>
                    <w:rFonts w:eastAsia="Times New Roman" w:cs="Times New Roman"/>
                    <w:color w:val="1F1F1F"/>
                    <w:kern w:val="0"/>
                    <w:sz w:val="15"/>
                    <w:szCs w:val="15"/>
                    <w:lang w:val="en-ID"/>
                  </w:rPr>
                </w:rPrChange>
              </w:rPr>
              <w:t>0,116</w:t>
            </w:r>
          </w:p>
        </w:tc>
        <w:tc>
          <w:tcPr>
            <w:tcW w:w="0" w:type="auto"/>
            <w:noWrap/>
            <w:vAlign w:val="bottom"/>
            <w:hideMark/>
          </w:tcPr>
          <w:p w14:paraId="1E4F624C"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985"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986" w:author="razi faisal" w:date="2026-07-19T15:00:00Z" w16du:dateUtc="2026-07-19T08:00:00Z">
                  <w:rPr>
                    <w:rFonts w:eastAsia="Times New Roman" w:cs="Times New Roman"/>
                    <w:color w:val="1F1F1F"/>
                    <w:kern w:val="0"/>
                    <w:sz w:val="15"/>
                    <w:szCs w:val="15"/>
                    <w:lang w:val="en-ID"/>
                  </w:rPr>
                </w:rPrChange>
              </w:rPr>
              <w:t>0,857</w:t>
            </w:r>
          </w:p>
        </w:tc>
        <w:tc>
          <w:tcPr>
            <w:tcW w:w="0" w:type="auto"/>
            <w:noWrap/>
            <w:vAlign w:val="bottom"/>
            <w:hideMark/>
          </w:tcPr>
          <w:p w14:paraId="667AC8D6"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987"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988" w:author="razi faisal" w:date="2026-07-19T15:00:00Z" w16du:dateUtc="2026-07-19T08:00:00Z">
                  <w:rPr>
                    <w:rFonts w:eastAsia="Times New Roman" w:cs="Times New Roman"/>
                    <w:color w:val="1F1F1F"/>
                    <w:kern w:val="0"/>
                    <w:sz w:val="15"/>
                    <w:szCs w:val="15"/>
                    <w:lang w:val="en-ID"/>
                  </w:rPr>
                </w:rPrChange>
              </w:rPr>
              <w:t>1,183</w:t>
            </w:r>
          </w:p>
        </w:tc>
        <w:tc>
          <w:tcPr>
            <w:tcW w:w="0" w:type="auto"/>
            <w:noWrap/>
            <w:vAlign w:val="bottom"/>
            <w:hideMark/>
          </w:tcPr>
          <w:p w14:paraId="0F77A1AC"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989"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990" w:author="razi faisal" w:date="2026-07-19T15:00:00Z" w16du:dateUtc="2026-07-19T08:00:00Z">
                  <w:rPr>
                    <w:rFonts w:eastAsia="Times New Roman" w:cs="Times New Roman"/>
                    <w:color w:val="1F1F1F"/>
                    <w:kern w:val="0"/>
                    <w:sz w:val="15"/>
                    <w:szCs w:val="15"/>
                    <w:lang w:val="en-ID"/>
                  </w:rPr>
                </w:rPrChange>
              </w:rPr>
              <w:t>1,488</w:t>
            </w:r>
          </w:p>
        </w:tc>
        <w:tc>
          <w:tcPr>
            <w:tcW w:w="0" w:type="auto"/>
            <w:noWrap/>
            <w:vAlign w:val="bottom"/>
            <w:hideMark/>
          </w:tcPr>
          <w:p w14:paraId="7B81F47C"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991"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992" w:author="razi faisal" w:date="2026-07-19T15:00:00Z" w16du:dateUtc="2026-07-19T08:00:00Z">
                  <w:rPr>
                    <w:rFonts w:eastAsia="Times New Roman" w:cs="Times New Roman"/>
                    <w:color w:val="1F1F1F"/>
                    <w:kern w:val="0"/>
                    <w:sz w:val="15"/>
                    <w:szCs w:val="15"/>
                    <w:lang w:val="en-ID"/>
                  </w:rPr>
                </w:rPrChange>
              </w:rPr>
              <w:t>1,663</w:t>
            </w:r>
          </w:p>
        </w:tc>
        <w:tc>
          <w:tcPr>
            <w:tcW w:w="0" w:type="auto"/>
            <w:noWrap/>
            <w:vAlign w:val="bottom"/>
            <w:hideMark/>
          </w:tcPr>
          <w:p w14:paraId="438D314F"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993"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994" w:author="razi faisal" w:date="2026-07-19T15:00:00Z" w16du:dateUtc="2026-07-19T08:00:00Z">
                  <w:rPr>
                    <w:rFonts w:eastAsia="Times New Roman" w:cs="Times New Roman"/>
                    <w:color w:val="1F1F1F"/>
                    <w:kern w:val="0"/>
                    <w:sz w:val="15"/>
                    <w:szCs w:val="15"/>
                    <w:lang w:val="en-ID"/>
                  </w:rPr>
                </w:rPrChange>
              </w:rPr>
              <w:t>1,806</w:t>
            </w:r>
          </w:p>
        </w:tc>
        <w:tc>
          <w:tcPr>
            <w:tcW w:w="0" w:type="auto"/>
            <w:noWrap/>
            <w:vAlign w:val="bottom"/>
            <w:hideMark/>
          </w:tcPr>
          <w:p w14:paraId="1AA96BB5"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995"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996" w:author="razi faisal" w:date="2026-07-19T15:00:00Z" w16du:dateUtc="2026-07-19T08:00:00Z">
                  <w:rPr>
                    <w:rFonts w:eastAsia="Times New Roman" w:cs="Times New Roman"/>
                    <w:color w:val="1F1F1F"/>
                    <w:kern w:val="0"/>
                    <w:sz w:val="15"/>
                    <w:szCs w:val="15"/>
                    <w:lang w:val="en-ID"/>
                  </w:rPr>
                </w:rPrChange>
              </w:rPr>
              <w:t>1,926</w:t>
            </w:r>
          </w:p>
        </w:tc>
        <w:tc>
          <w:tcPr>
            <w:tcW w:w="0" w:type="auto"/>
            <w:noWrap/>
            <w:vAlign w:val="bottom"/>
            <w:hideMark/>
          </w:tcPr>
          <w:p w14:paraId="7095C795"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997"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998" w:author="razi faisal" w:date="2026-07-19T15:00:00Z" w16du:dateUtc="2026-07-19T08:00:00Z">
                  <w:rPr>
                    <w:rFonts w:eastAsia="Times New Roman" w:cs="Times New Roman"/>
                    <w:color w:val="1F1F1F"/>
                    <w:kern w:val="0"/>
                    <w:sz w:val="15"/>
                    <w:szCs w:val="15"/>
                    <w:lang w:val="en-ID"/>
                  </w:rPr>
                </w:rPrChange>
              </w:rPr>
              <w:t>2,15</w:t>
            </w:r>
          </w:p>
        </w:tc>
      </w:tr>
      <w:tr w:rsidR="002230E7" w:rsidRPr="00CB056F" w14:paraId="752DE26E" w14:textId="77777777" w:rsidTr="00D728F4">
        <w:trPr>
          <w:divId w:val="132019385"/>
          <w:trHeight w:val="227"/>
          <w:jc w:val="center"/>
        </w:trPr>
        <w:tc>
          <w:tcPr>
            <w:tcW w:w="0" w:type="auto"/>
            <w:noWrap/>
            <w:vAlign w:val="bottom"/>
            <w:hideMark/>
          </w:tcPr>
          <w:p w14:paraId="255BEF1D" w14:textId="77777777" w:rsidR="002230E7" w:rsidRPr="00CB056F" w:rsidRDefault="002230E7" w:rsidP="002230E7">
            <w:pPr>
              <w:spacing w:after="0" w:line="240" w:lineRule="auto"/>
              <w:ind w:firstLine="0"/>
              <w:jc w:val="right"/>
              <w:rPr>
                <w:rFonts w:eastAsia="Times New Roman" w:cs="Times New Roman"/>
                <w:b/>
                <w:bCs/>
                <w:color w:val="1F1F1F"/>
                <w:kern w:val="0"/>
                <w:sz w:val="15"/>
                <w:szCs w:val="15"/>
                <w:rPrChange w:id="999" w:author="razi faisal" w:date="2026-07-19T15:00:00Z" w16du:dateUtc="2026-07-19T08:00:00Z">
                  <w:rPr>
                    <w:rFonts w:eastAsia="Times New Roman" w:cs="Times New Roman"/>
                    <w:b/>
                    <w:bCs/>
                    <w:color w:val="1F1F1F"/>
                    <w:kern w:val="0"/>
                    <w:sz w:val="15"/>
                    <w:szCs w:val="15"/>
                    <w:lang w:val="en-ID"/>
                  </w:rPr>
                </w:rPrChange>
              </w:rPr>
            </w:pPr>
            <w:r w:rsidRPr="00CB056F">
              <w:rPr>
                <w:rFonts w:eastAsia="Times New Roman" w:cs="Times New Roman"/>
                <w:b/>
                <w:bCs/>
                <w:color w:val="1F1F1F"/>
                <w:kern w:val="0"/>
                <w:sz w:val="15"/>
                <w:szCs w:val="15"/>
                <w:rPrChange w:id="1000" w:author="razi faisal" w:date="2026-07-19T15:00:00Z" w16du:dateUtc="2026-07-19T08:00:00Z">
                  <w:rPr>
                    <w:rFonts w:eastAsia="Times New Roman" w:cs="Times New Roman"/>
                    <w:b/>
                    <w:bCs/>
                    <w:color w:val="1F1F1F"/>
                    <w:kern w:val="0"/>
                    <w:sz w:val="15"/>
                    <w:szCs w:val="15"/>
                    <w:lang w:val="en-ID"/>
                  </w:rPr>
                </w:rPrChange>
              </w:rPr>
              <w:t>-0,8</w:t>
            </w:r>
          </w:p>
        </w:tc>
        <w:tc>
          <w:tcPr>
            <w:tcW w:w="0" w:type="auto"/>
            <w:noWrap/>
            <w:vAlign w:val="bottom"/>
            <w:hideMark/>
          </w:tcPr>
          <w:p w14:paraId="52F0F869"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1001"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1002" w:author="razi faisal" w:date="2026-07-19T15:00:00Z" w16du:dateUtc="2026-07-19T08:00:00Z">
                  <w:rPr>
                    <w:rFonts w:eastAsia="Times New Roman" w:cs="Times New Roman"/>
                    <w:color w:val="1F1F1F"/>
                    <w:kern w:val="0"/>
                    <w:sz w:val="15"/>
                    <w:szCs w:val="15"/>
                    <w:lang w:val="en-ID"/>
                  </w:rPr>
                </w:rPrChange>
              </w:rPr>
              <w:t>0,132</w:t>
            </w:r>
          </w:p>
        </w:tc>
        <w:tc>
          <w:tcPr>
            <w:tcW w:w="0" w:type="auto"/>
            <w:noWrap/>
            <w:vAlign w:val="bottom"/>
            <w:hideMark/>
          </w:tcPr>
          <w:p w14:paraId="0176BBED"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1003"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1004" w:author="razi faisal" w:date="2026-07-19T15:00:00Z" w16du:dateUtc="2026-07-19T08:00:00Z">
                  <w:rPr>
                    <w:rFonts w:eastAsia="Times New Roman" w:cs="Times New Roman"/>
                    <w:color w:val="1F1F1F"/>
                    <w:kern w:val="0"/>
                    <w:sz w:val="15"/>
                    <w:szCs w:val="15"/>
                    <w:lang w:val="en-ID"/>
                  </w:rPr>
                </w:rPrChange>
              </w:rPr>
              <w:t>0,856</w:t>
            </w:r>
          </w:p>
        </w:tc>
        <w:tc>
          <w:tcPr>
            <w:tcW w:w="0" w:type="auto"/>
            <w:noWrap/>
            <w:vAlign w:val="bottom"/>
            <w:hideMark/>
          </w:tcPr>
          <w:p w14:paraId="4314162A"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1005"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1006" w:author="razi faisal" w:date="2026-07-19T15:00:00Z" w16du:dateUtc="2026-07-19T08:00:00Z">
                  <w:rPr>
                    <w:rFonts w:eastAsia="Times New Roman" w:cs="Times New Roman"/>
                    <w:color w:val="1F1F1F"/>
                    <w:kern w:val="0"/>
                    <w:sz w:val="15"/>
                    <w:szCs w:val="15"/>
                    <w:lang w:val="en-ID"/>
                  </w:rPr>
                </w:rPrChange>
              </w:rPr>
              <w:t>1,166</w:t>
            </w:r>
          </w:p>
        </w:tc>
        <w:tc>
          <w:tcPr>
            <w:tcW w:w="0" w:type="auto"/>
            <w:noWrap/>
            <w:vAlign w:val="bottom"/>
            <w:hideMark/>
          </w:tcPr>
          <w:p w14:paraId="74A32365"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1007"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1008" w:author="razi faisal" w:date="2026-07-19T15:00:00Z" w16du:dateUtc="2026-07-19T08:00:00Z">
                  <w:rPr>
                    <w:rFonts w:eastAsia="Times New Roman" w:cs="Times New Roman"/>
                    <w:color w:val="1F1F1F"/>
                    <w:kern w:val="0"/>
                    <w:sz w:val="15"/>
                    <w:szCs w:val="15"/>
                    <w:lang w:val="en-ID"/>
                  </w:rPr>
                </w:rPrChange>
              </w:rPr>
              <w:t>1,488</w:t>
            </w:r>
          </w:p>
        </w:tc>
        <w:tc>
          <w:tcPr>
            <w:tcW w:w="0" w:type="auto"/>
            <w:noWrap/>
            <w:vAlign w:val="bottom"/>
            <w:hideMark/>
          </w:tcPr>
          <w:p w14:paraId="3191D2B4"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1009"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1010" w:author="razi faisal" w:date="2026-07-19T15:00:00Z" w16du:dateUtc="2026-07-19T08:00:00Z">
                  <w:rPr>
                    <w:rFonts w:eastAsia="Times New Roman" w:cs="Times New Roman"/>
                    <w:color w:val="1F1F1F"/>
                    <w:kern w:val="0"/>
                    <w:sz w:val="15"/>
                    <w:szCs w:val="15"/>
                    <w:lang w:val="en-ID"/>
                  </w:rPr>
                </w:rPrChange>
              </w:rPr>
              <w:t>1,606</w:t>
            </w:r>
          </w:p>
        </w:tc>
        <w:tc>
          <w:tcPr>
            <w:tcW w:w="0" w:type="auto"/>
            <w:noWrap/>
            <w:vAlign w:val="bottom"/>
            <w:hideMark/>
          </w:tcPr>
          <w:p w14:paraId="424D045B"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1011"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1012" w:author="razi faisal" w:date="2026-07-19T15:00:00Z" w16du:dateUtc="2026-07-19T08:00:00Z">
                  <w:rPr>
                    <w:rFonts w:eastAsia="Times New Roman" w:cs="Times New Roman"/>
                    <w:color w:val="1F1F1F"/>
                    <w:kern w:val="0"/>
                    <w:sz w:val="15"/>
                    <w:szCs w:val="15"/>
                    <w:lang w:val="en-ID"/>
                  </w:rPr>
                </w:rPrChange>
              </w:rPr>
              <w:t>1,733</w:t>
            </w:r>
          </w:p>
        </w:tc>
        <w:tc>
          <w:tcPr>
            <w:tcW w:w="0" w:type="auto"/>
            <w:noWrap/>
            <w:vAlign w:val="bottom"/>
            <w:hideMark/>
          </w:tcPr>
          <w:p w14:paraId="1FACDD0B"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1013"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1014" w:author="razi faisal" w:date="2026-07-19T15:00:00Z" w16du:dateUtc="2026-07-19T08:00:00Z">
                  <w:rPr>
                    <w:rFonts w:eastAsia="Times New Roman" w:cs="Times New Roman"/>
                    <w:color w:val="1F1F1F"/>
                    <w:kern w:val="0"/>
                    <w:sz w:val="15"/>
                    <w:szCs w:val="15"/>
                    <w:lang w:val="en-ID"/>
                  </w:rPr>
                </w:rPrChange>
              </w:rPr>
              <w:t>1,837</w:t>
            </w:r>
          </w:p>
        </w:tc>
        <w:tc>
          <w:tcPr>
            <w:tcW w:w="0" w:type="auto"/>
            <w:noWrap/>
            <w:vAlign w:val="bottom"/>
            <w:hideMark/>
          </w:tcPr>
          <w:p w14:paraId="45A8BB7F"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1015"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1016" w:author="razi faisal" w:date="2026-07-19T15:00:00Z" w16du:dateUtc="2026-07-19T08:00:00Z">
                  <w:rPr>
                    <w:rFonts w:eastAsia="Times New Roman" w:cs="Times New Roman"/>
                    <w:color w:val="1F1F1F"/>
                    <w:kern w:val="0"/>
                    <w:sz w:val="15"/>
                    <w:szCs w:val="15"/>
                    <w:lang w:val="en-ID"/>
                  </w:rPr>
                </w:rPrChange>
              </w:rPr>
              <w:t>2,035</w:t>
            </w:r>
          </w:p>
        </w:tc>
      </w:tr>
      <w:tr w:rsidR="002230E7" w:rsidRPr="00CB056F" w14:paraId="4563E487" w14:textId="77777777" w:rsidTr="00D728F4">
        <w:trPr>
          <w:divId w:val="132019385"/>
          <w:trHeight w:val="227"/>
          <w:jc w:val="center"/>
        </w:trPr>
        <w:tc>
          <w:tcPr>
            <w:tcW w:w="0" w:type="auto"/>
            <w:noWrap/>
            <w:vAlign w:val="bottom"/>
            <w:hideMark/>
          </w:tcPr>
          <w:p w14:paraId="7C549A5B" w14:textId="77777777" w:rsidR="002230E7" w:rsidRPr="00CB056F" w:rsidRDefault="002230E7" w:rsidP="002230E7">
            <w:pPr>
              <w:spacing w:after="0" w:line="240" w:lineRule="auto"/>
              <w:ind w:firstLine="0"/>
              <w:jc w:val="right"/>
              <w:rPr>
                <w:rFonts w:eastAsia="Times New Roman" w:cs="Times New Roman"/>
                <w:b/>
                <w:bCs/>
                <w:color w:val="1F1F1F"/>
                <w:kern w:val="0"/>
                <w:sz w:val="15"/>
                <w:szCs w:val="15"/>
                <w:rPrChange w:id="1017" w:author="razi faisal" w:date="2026-07-19T15:00:00Z" w16du:dateUtc="2026-07-19T08:00:00Z">
                  <w:rPr>
                    <w:rFonts w:eastAsia="Times New Roman" w:cs="Times New Roman"/>
                    <w:b/>
                    <w:bCs/>
                    <w:color w:val="1F1F1F"/>
                    <w:kern w:val="0"/>
                    <w:sz w:val="15"/>
                    <w:szCs w:val="15"/>
                    <w:lang w:val="en-ID"/>
                  </w:rPr>
                </w:rPrChange>
              </w:rPr>
            </w:pPr>
            <w:r w:rsidRPr="00CB056F">
              <w:rPr>
                <w:rFonts w:eastAsia="Times New Roman" w:cs="Times New Roman"/>
                <w:b/>
                <w:bCs/>
                <w:color w:val="1F1F1F"/>
                <w:kern w:val="0"/>
                <w:sz w:val="15"/>
                <w:szCs w:val="15"/>
                <w:rPrChange w:id="1018" w:author="razi faisal" w:date="2026-07-19T15:00:00Z" w16du:dateUtc="2026-07-19T08:00:00Z">
                  <w:rPr>
                    <w:rFonts w:eastAsia="Times New Roman" w:cs="Times New Roman"/>
                    <w:b/>
                    <w:bCs/>
                    <w:color w:val="1F1F1F"/>
                    <w:kern w:val="0"/>
                    <w:sz w:val="15"/>
                    <w:szCs w:val="15"/>
                    <w:lang w:val="en-ID"/>
                  </w:rPr>
                </w:rPrChange>
              </w:rPr>
              <w:t>-0,9</w:t>
            </w:r>
          </w:p>
        </w:tc>
        <w:tc>
          <w:tcPr>
            <w:tcW w:w="0" w:type="auto"/>
            <w:noWrap/>
            <w:vAlign w:val="bottom"/>
            <w:hideMark/>
          </w:tcPr>
          <w:p w14:paraId="54B293C3"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1019"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1020" w:author="razi faisal" w:date="2026-07-19T15:00:00Z" w16du:dateUtc="2026-07-19T08:00:00Z">
                  <w:rPr>
                    <w:rFonts w:eastAsia="Times New Roman" w:cs="Times New Roman"/>
                    <w:color w:val="1F1F1F"/>
                    <w:kern w:val="0"/>
                    <w:sz w:val="15"/>
                    <w:szCs w:val="15"/>
                    <w:lang w:val="en-ID"/>
                  </w:rPr>
                </w:rPrChange>
              </w:rPr>
              <w:t>0,148</w:t>
            </w:r>
          </w:p>
        </w:tc>
        <w:tc>
          <w:tcPr>
            <w:tcW w:w="0" w:type="auto"/>
            <w:noWrap/>
            <w:vAlign w:val="bottom"/>
            <w:hideMark/>
          </w:tcPr>
          <w:p w14:paraId="61DB7FAC"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1021"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1022" w:author="razi faisal" w:date="2026-07-19T15:00:00Z" w16du:dateUtc="2026-07-19T08:00:00Z">
                  <w:rPr>
                    <w:rFonts w:eastAsia="Times New Roman" w:cs="Times New Roman"/>
                    <w:color w:val="1F1F1F"/>
                    <w:kern w:val="0"/>
                    <w:sz w:val="15"/>
                    <w:szCs w:val="15"/>
                    <w:lang w:val="en-ID"/>
                  </w:rPr>
                </w:rPrChange>
              </w:rPr>
              <w:t>0,854</w:t>
            </w:r>
          </w:p>
        </w:tc>
        <w:tc>
          <w:tcPr>
            <w:tcW w:w="0" w:type="auto"/>
            <w:noWrap/>
            <w:vAlign w:val="bottom"/>
            <w:hideMark/>
          </w:tcPr>
          <w:p w14:paraId="3CBDCF8A"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1023"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1024" w:author="razi faisal" w:date="2026-07-19T15:00:00Z" w16du:dateUtc="2026-07-19T08:00:00Z">
                  <w:rPr>
                    <w:rFonts w:eastAsia="Times New Roman" w:cs="Times New Roman"/>
                    <w:color w:val="1F1F1F"/>
                    <w:kern w:val="0"/>
                    <w:sz w:val="15"/>
                    <w:szCs w:val="15"/>
                    <w:lang w:val="en-ID"/>
                  </w:rPr>
                </w:rPrChange>
              </w:rPr>
              <w:t>1,147</w:t>
            </w:r>
          </w:p>
        </w:tc>
        <w:tc>
          <w:tcPr>
            <w:tcW w:w="0" w:type="auto"/>
            <w:noWrap/>
            <w:vAlign w:val="bottom"/>
            <w:hideMark/>
          </w:tcPr>
          <w:p w14:paraId="58CFA3BE"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1025"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1026" w:author="razi faisal" w:date="2026-07-19T15:00:00Z" w16du:dateUtc="2026-07-19T08:00:00Z">
                  <w:rPr>
                    <w:rFonts w:eastAsia="Times New Roman" w:cs="Times New Roman"/>
                    <w:color w:val="1F1F1F"/>
                    <w:kern w:val="0"/>
                    <w:sz w:val="15"/>
                    <w:szCs w:val="15"/>
                    <w:lang w:val="en-ID"/>
                  </w:rPr>
                </w:rPrChange>
              </w:rPr>
              <w:t>1,407</w:t>
            </w:r>
          </w:p>
        </w:tc>
        <w:tc>
          <w:tcPr>
            <w:tcW w:w="0" w:type="auto"/>
            <w:noWrap/>
            <w:vAlign w:val="bottom"/>
            <w:hideMark/>
          </w:tcPr>
          <w:p w14:paraId="30C99C39"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1027"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1028" w:author="razi faisal" w:date="2026-07-19T15:00:00Z" w16du:dateUtc="2026-07-19T08:00:00Z">
                  <w:rPr>
                    <w:rFonts w:eastAsia="Times New Roman" w:cs="Times New Roman"/>
                    <w:color w:val="1F1F1F"/>
                    <w:kern w:val="0"/>
                    <w:sz w:val="15"/>
                    <w:szCs w:val="15"/>
                    <w:lang w:val="en-ID"/>
                  </w:rPr>
                </w:rPrChange>
              </w:rPr>
              <w:t>1,549</w:t>
            </w:r>
          </w:p>
        </w:tc>
        <w:tc>
          <w:tcPr>
            <w:tcW w:w="0" w:type="auto"/>
            <w:noWrap/>
            <w:vAlign w:val="bottom"/>
            <w:hideMark/>
          </w:tcPr>
          <w:p w14:paraId="417AF546"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1029"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1030" w:author="razi faisal" w:date="2026-07-19T15:00:00Z" w16du:dateUtc="2026-07-19T08:00:00Z">
                  <w:rPr>
                    <w:rFonts w:eastAsia="Times New Roman" w:cs="Times New Roman"/>
                    <w:color w:val="1F1F1F"/>
                    <w:kern w:val="0"/>
                    <w:sz w:val="15"/>
                    <w:szCs w:val="15"/>
                    <w:lang w:val="en-ID"/>
                  </w:rPr>
                </w:rPrChange>
              </w:rPr>
              <w:t>1,66</w:t>
            </w:r>
          </w:p>
        </w:tc>
        <w:tc>
          <w:tcPr>
            <w:tcW w:w="0" w:type="auto"/>
            <w:noWrap/>
            <w:vAlign w:val="bottom"/>
            <w:hideMark/>
          </w:tcPr>
          <w:p w14:paraId="25204B9C"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1031"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1032" w:author="razi faisal" w:date="2026-07-19T15:00:00Z" w16du:dateUtc="2026-07-19T08:00:00Z">
                  <w:rPr>
                    <w:rFonts w:eastAsia="Times New Roman" w:cs="Times New Roman"/>
                    <w:color w:val="1F1F1F"/>
                    <w:kern w:val="0"/>
                    <w:sz w:val="15"/>
                    <w:szCs w:val="15"/>
                    <w:lang w:val="en-ID"/>
                  </w:rPr>
                </w:rPrChange>
              </w:rPr>
              <w:t>1,749</w:t>
            </w:r>
          </w:p>
        </w:tc>
        <w:tc>
          <w:tcPr>
            <w:tcW w:w="0" w:type="auto"/>
            <w:noWrap/>
            <w:vAlign w:val="bottom"/>
            <w:hideMark/>
          </w:tcPr>
          <w:p w14:paraId="63015698"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1033"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1034" w:author="razi faisal" w:date="2026-07-19T15:00:00Z" w16du:dateUtc="2026-07-19T08:00:00Z">
                  <w:rPr>
                    <w:rFonts w:eastAsia="Times New Roman" w:cs="Times New Roman"/>
                    <w:color w:val="1F1F1F"/>
                    <w:kern w:val="0"/>
                    <w:sz w:val="15"/>
                    <w:szCs w:val="15"/>
                    <w:lang w:val="en-ID"/>
                  </w:rPr>
                </w:rPrChange>
              </w:rPr>
              <w:t>1,91</w:t>
            </w:r>
          </w:p>
        </w:tc>
      </w:tr>
      <w:tr w:rsidR="002230E7" w:rsidRPr="00CB056F" w14:paraId="2789F19F" w14:textId="77777777" w:rsidTr="00D728F4">
        <w:trPr>
          <w:divId w:val="132019385"/>
          <w:trHeight w:val="227"/>
          <w:jc w:val="center"/>
        </w:trPr>
        <w:tc>
          <w:tcPr>
            <w:tcW w:w="0" w:type="auto"/>
            <w:noWrap/>
            <w:vAlign w:val="bottom"/>
            <w:hideMark/>
          </w:tcPr>
          <w:p w14:paraId="2442EAAF" w14:textId="77777777" w:rsidR="002230E7" w:rsidRPr="00CB056F" w:rsidRDefault="002230E7" w:rsidP="002230E7">
            <w:pPr>
              <w:spacing w:after="0" w:line="240" w:lineRule="auto"/>
              <w:ind w:firstLine="0"/>
              <w:jc w:val="right"/>
              <w:rPr>
                <w:rFonts w:eastAsia="Times New Roman" w:cs="Times New Roman"/>
                <w:b/>
                <w:bCs/>
                <w:color w:val="1F1F1F"/>
                <w:kern w:val="0"/>
                <w:sz w:val="15"/>
                <w:szCs w:val="15"/>
                <w:rPrChange w:id="1035" w:author="razi faisal" w:date="2026-07-19T15:00:00Z" w16du:dateUtc="2026-07-19T08:00:00Z">
                  <w:rPr>
                    <w:rFonts w:eastAsia="Times New Roman" w:cs="Times New Roman"/>
                    <w:b/>
                    <w:bCs/>
                    <w:color w:val="1F1F1F"/>
                    <w:kern w:val="0"/>
                    <w:sz w:val="15"/>
                    <w:szCs w:val="15"/>
                    <w:lang w:val="en-ID"/>
                  </w:rPr>
                </w:rPrChange>
              </w:rPr>
            </w:pPr>
            <w:r w:rsidRPr="00CB056F">
              <w:rPr>
                <w:rFonts w:eastAsia="Times New Roman" w:cs="Times New Roman"/>
                <w:b/>
                <w:bCs/>
                <w:color w:val="1F1F1F"/>
                <w:kern w:val="0"/>
                <w:sz w:val="15"/>
                <w:szCs w:val="15"/>
                <w:rPrChange w:id="1036" w:author="razi faisal" w:date="2026-07-19T15:00:00Z" w16du:dateUtc="2026-07-19T08:00:00Z">
                  <w:rPr>
                    <w:rFonts w:eastAsia="Times New Roman" w:cs="Times New Roman"/>
                    <w:b/>
                    <w:bCs/>
                    <w:color w:val="1F1F1F"/>
                    <w:kern w:val="0"/>
                    <w:sz w:val="15"/>
                    <w:szCs w:val="15"/>
                    <w:lang w:val="en-ID"/>
                  </w:rPr>
                </w:rPrChange>
              </w:rPr>
              <w:t>-1,0</w:t>
            </w:r>
          </w:p>
        </w:tc>
        <w:tc>
          <w:tcPr>
            <w:tcW w:w="0" w:type="auto"/>
            <w:noWrap/>
            <w:vAlign w:val="bottom"/>
            <w:hideMark/>
          </w:tcPr>
          <w:p w14:paraId="3631F4AC"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1037"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1038" w:author="razi faisal" w:date="2026-07-19T15:00:00Z" w16du:dateUtc="2026-07-19T08:00:00Z">
                  <w:rPr>
                    <w:rFonts w:eastAsia="Times New Roman" w:cs="Times New Roman"/>
                    <w:color w:val="1F1F1F"/>
                    <w:kern w:val="0"/>
                    <w:sz w:val="15"/>
                    <w:szCs w:val="15"/>
                    <w:lang w:val="en-ID"/>
                  </w:rPr>
                </w:rPrChange>
              </w:rPr>
              <w:t>0,164</w:t>
            </w:r>
          </w:p>
        </w:tc>
        <w:tc>
          <w:tcPr>
            <w:tcW w:w="0" w:type="auto"/>
            <w:noWrap/>
            <w:vAlign w:val="bottom"/>
            <w:hideMark/>
          </w:tcPr>
          <w:p w14:paraId="35842DB2"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1039"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1040" w:author="razi faisal" w:date="2026-07-19T15:00:00Z" w16du:dateUtc="2026-07-19T08:00:00Z">
                  <w:rPr>
                    <w:rFonts w:eastAsia="Times New Roman" w:cs="Times New Roman"/>
                    <w:color w:val="1F1F1F"/>
                    <w:kern w:val="0"/>
                    <w:sz w:val="15"/>
                    <w:szCs w:val="15"/>
                    <w:lang w:val="en-ID"/>
                  </w:rPr>
                </w:rPrChange>
              </w:rPr>
              <w:t>0,852</w:t>
            </w:r>
          </w:p>
        </w:tc>
        <w:tc>
          <w:tcPr>
            <w:tcW w:w="0" w:type="auto"/>
            <w:noWrap/>
            <w:vAlign w:val="bottom"/>
            <w:hideMark/>
          </w:tcPr>
          <w:p w14:paraId="2AD9DCE2"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1041"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1042" w:author="razi faisal" w:date="2026-07-19T15:00:00Z" w16du:dateUtc="2026-07-19T08:00:00Z">
                  <w:rPr>
                    <w:rFonts w:eastAsia="Times New Roman" w:cs="Times New Roman"/>
                    <w:color w:val="1F1F1F"/>
                    <w:kern w:val="0"/>
                    <w:sz w:val="15"/>
                    <w:szCs w:val="15"/>
                    <w:lang w:val="en-ID"/>
                  </w:rPr>
                </w:rPrChange>
              </w:rPr>
              <w:t>1,128</w:t>
            </w:r>
          </w:p>
        </w:tc>
        <w:tc>
          <w:tcPr>
            <w:tcW w:w="0" w:type="auto"/>
            <w:noWrap/>
            <w:vAlign w:val="bottom"/>
            <w:hideMark/>
          </w:tcPr>
          <w:p w14:paraId="02FB8E11"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1043"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1044" w:author="razi faisal" w:date="2026-07-19T15:00:00Z" w16du:dateUtc="2026-07-19T08:00:00Z">
                  <w:rPr>
                    <w:rFonts w:eastAsia="Times New Roman" w:cs="Times New Roman"/>
                    <w:color w:val="1F1F1F"/>
                    <w:kern w:val="0"/>
                    <w:sz w:val="15"/>
                    <w:szCs w:val="15"/>
                    <w:lang w:val="en-ID"/>
                  </w:rPr>
                </w:rPrChange>
              </w:rPr>
              <w:t>1,366</w:t>
            </w:r>
          </w:p>
        </w:tc>
        <w:tc>
          <w:tcPr>
            <w:tcW w:w="0" w:type="auto"/>
            <w:noWrap/>
            <w:vAlign w:val="bottom"/>
            <w:hideMark/>
          </w:tcPr>
          <w:p w14:paraId="0785CBFD"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1045"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1046" w:author="razi faisal" w:date="2026-07-19T15:00:00Z" w16du:dateUtc="2026-07-19T08:00:00Z">
                  <w:rPr>
                    <w:rFonts w:eastAsia="Times New Roman" w:cs="Times New Roman"/>
                    <w:color w:val="1F1F1F"/>
                    <w:kern w:val="0"/>
                    <w:sz w:val="15"/>
                    <w:szCs w:val="15"/>
                    <w:lang w:val="en-ID"/>
                  </w:rPr>
                </w:rPrChange>
              </w:rPr>
              <w:t>1,492</w:t>
            </w:r>
          </w:p>
        </w:tc>
        <w:tc>
          <w:tcPr>
            <w:tcW w:w="0" w:type="auto"/>
            <w:noWrap/>
            <w:vAlign w:val="bottom"/>
            <w:hideMark/>
          </w:tcPr>
          <w:p w14:paraId="32EF6A07"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1047"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1048" w:author="razi faisal" w:date="2026-07-19T15:00:00Z" w16du:dateUtc="2026-07-19T08:00:00Z">
                  <w:rPr>
                    <w:rFonts w:eastAsia="Times New Roman" w:cs="Times New Roman"/>
                    <w:color w:val="1F1F1F"/>
                    <w:kern w:val="0"/>
                    <w:sz w:val="15"/>
                    <w:szCs w:val="15"/>
                    <w:lang w:val="en-ID"/>
                  </w:rPr>
                </w:rPrChange>
              </w:rPr>
              <w:t>1,588</w:t>
            </w:r>
          </w:p>
        </w:tc>
        <w:tc>
          <w:tcPr>
            <w:tcW w:w="0" w:type="auto"/>
            <w:noWrap/>
            <w:vAlign w:val="bottom"/>
            <w:hideMark/>
          </w:tcPr>
          <w:p w14:paraId="25C35318"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1049"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1050" w:author="razi faisal" w:date="2026-07-19T15:00:00Z" w16du:dateUtc="2026-07-19T08:00:00Z">
                  <w:rPr>
                    <w:rFonts w:eastAsia="Times New Roman" w:cs="Times New Roman"/>
                    <w:color w:val="1F1F1F"/>
                    <w:kern w:val="0"/>
                    <w:sz w:val="15"/>
                    <w:szCs w:val="15"/>
                    <w:lang w:val="en-ID"/>
                  </w:rPr>
                </w:rPrChange>
              </w:rPr>
              <w:t>1,664</w:t>
            </w:r>
          </w:p>
        </w:tc>
        <w:tc>
          <w:tcPr>
            <w:tcW w:w="0" w:type="auto"/>
            <w:noWrap/>
            <w:vAlign w:val="bottom"/>
            <w:hideMark/>
          </w:tcPr>
          <w:p w14:paraId="51579207"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1051"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1052" w:author="razi faisal" w:date="2026-07-19T15:00:00Z" w16du:dateUtc="2026-07-19T08:00:00Z">
                  <w:rPr>
                    <w:rFonts w:eastAsia="Times New Roman" w:cs="Times New Roman"/>
                    <w:color w:val="1F1F1F"/>
                    <w:kern w:val="0"/>
                    <w:sz w:val="15"/>
                    <w:szCs w:val="15"/>
                    <w:lang w:val="en-ID"/>
                  </w:rPr>
                </w:rPrChange>
              </w:rPr>
              <w:t>1,8</w:t>
            </w:r>
          </w:p>
        </w:tc>
      </w:tr>
      <w:tr w:rsidR="002230E7" w:rsidRPr="00CB056F" w14:paraId="24510BDF" w14:textId="77777777" w:rsidTr="00D728F4">
        <w:trPr>
          <w:divId w:val="132019385"/>
          <w:trHeight w:val="227"/>
          <w:jc w:val="center"/>
        </w:trPr>
        <w:tc>
          <w:tcPr>
            <w:tcW w:w="0" w:type="auto"/>
            <w:noWrap/>
            <w:vAlign w:val="bottom"/>
            <w:hideMark/>
          </w:tcPr>
          <w:p w14:paraId="72071F2D" w14:textId="77777777" w:rsidR="002230E7" w:rsidRPr="00CB056F" w:rsidRDefault="002230E7" w:rsidP="002230E7">
            <w:pPr>
              <w:spacing w:after="0" w:line="240" w:lineRule="auto"/>
              <w:ind w:firstLine="0"/>
              <w:jc w:val="right"/>
              <w:rPr>
                <w:rFonts w:eastAsia="Times New Roman" w:cs="Times New Roman"/>
                <w:b/>
                <w:bCs/>
                <w:color w:val="1F1F1F"/>
                <w:kern w:val="0"/>
                <w:sz w:val="15"/>
                <w:szCs w:val="15"/>
                <w:rPrChange w:id="1053" w:author="razi faisal" w:date="2026-07-19T15:00:00Z" w16du:dateUtc="2026-07-19T08:00:00Z">
                  <w:rPr>
                    <w:rFonts w:eastAsia="Times New Roman" w:cs="Times New Roman"/>
                    <w:b/>
                    <w:bCs/>
                    <w:color w:val="1F1F1F"/>
                    <w:kern w:val="0"/>
                    <w:sz w:val="15"/>
                    <w:szCs w:val="15"/>
                    <w:lang w:val="en-ID"/>
                  </w:rPr>
                </w:rPrChange>
              </w:rPr>
            </w:pPr>
            <w:r w:rsidRPr="00CB056F">
              <w:rPr>
                <w:rFonts w:eastAsia="Times New Roman" w:cs="Times New Roman"/>
                <w:b/>
                <w:bCs/>
                <w:color w:val="1F1F1F"/>
                <w:kern w:val="0"/>
                <w:sz w:val="15"/>
                <w:szCs w:val="15"/>
                <w:rPrChange w:id="1054" w:author="razi faisal" w:date="2026-07-19T15:00:00Z" w16du:dateUtc="2026-07-19T08:00:00Z">
                  <w:rPr>
                    <w:rFonts w:eastAsia="Times New Roman" w:cs="Times New Roman"/>
                    <w:b/>
                    <w:bCs/>
                    <w:color w:val="1F1F1F"/>
                    <w:kern w:val="0"/>
                    <w:sz w:val="15"/>
                    <w:szCs w:val="15"/>
                    <w:lang w:val="en-ID"/>
                  </w:rPr>
                </w:rPrChange>
              </w:rPr>
              <w:t>-1,2</w:t>
            </w:r>
          </w:p>
        </w:tc>
        <w:tc>
          <w:tcPr>
            <w:tcW w:w="0" w:type="auto"/>
            <w:noWrap/>
            <w:vAlign w:val="bottom"/>
            <w:hideMark/>
          </w:tcPr>
          <w:p w14:paraId="1643E6F4"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1055"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1056" w:author="razi faisal" w:date="2026-07-19T15:00:00Z" w16du:dateUtc="2026-07-19T08:00:00Z">
                  <w:rPr>
                    <w:rFonts w:eastAsia="Times New Roman" w:cs="Times New Roman"/>
                    <w:color w:val="1F1F1F"/>
                    <w:kern w:val="0"/>
                    <w:sz w:val="15"/>
                    <w:szCs w:val="15"/>
                    <w:lang w:val="en-ID"/>
                  </w:rPr>
                </w:rPrChange>
              </w:rPr>
              <w:t>0,195</w:t>
            </w:r>
          </w:p>
        </w:tc>
        <w:tc>
          <w:tcPr>
            <w:tcW w:w="0" w:type="auto"/>
            <w:noWrap/>
            <w:vAlign w:val="bottom"/>
            <w:hideMark/>
          </w:tcPr>
          <w:p w14:paraId="45FFDDCE"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1057"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1058" w:author="razi faisal" w:date="2026-07-19T15:00:00Z" w16du:dateUtc="2026-07-19T08:00:00Z">
                  <w:rPr>
                    <w:rFonts w:eastAsia="Times New Roman" w:cs="Times New Roman"/>
                    <w:color w:val="1F1F1F"/>
                    <w:kern w:val="0"/>
                    <w:sz w:val="15"/>
                    <w:szCs w:val="15"/>
                    <w:lang w:val="en-ID"/>
                  </w:rPr>
                </w:rPrChange>
              </w:rPr>
              <w:t>0,844</w:t>
            </w:r>
          </w:p>
        </w:tc>
        <w:tc>
          <w:tcPr>
            <w:tcW w:w="0" w:type="auto"/>
            <w:noWrap/>
            <w:vAlign w:val="bottom"/>
            <w:hideMark/>
          </w:tcPr>
          <w:p w14:paraId="03ED0666"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1059"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1060" w:author="razi faisal" w:date="2026-07-19T15:00:00Z" w16du:dateUtc="2026-07-19T08:00:00Z">
                  <w:rPr>
                    <w:rFonts w:eastAsia="Times New Roman" w:cs="Times New Roman"/>
                    <w:color w:val="1F1F1F"/>
                    <w:kern w:val="0"/>
                    <w:sz w:val="15"/>
                    <w:szCs w:val="15"/>
                    <w:lang w:val="en-ID"/>
                  </w:rPr>
                </w:rPrChange>
              </w:rPr>
              <w:t>1,086</w:t>
            </w:r>
          </w:p>
        </w:tc>
        <w:tc>
          <w:tcPr>
            <w:tcW w:w="0" w:type="auto"/>
            <w:noWrap/>
            <w:vAlign w:val="bottom"/>
            <w:hideMark/>
          </w:tcPr>
          <w:p w14:paraId="371B335F"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1061"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1062" w:author="razi faisal" w:date="2026-07-19T15:00:00Z" w16du:dateUtc="2026-07-19T08:00:00Z">
                  <w:rPr>
                    <w:rFonts w:eastAsia="Times New Roman" w:cs="Times New Roman"/>
                    <w:color w:val="1F1F1F"/>
                    <w:kern w:val="0"/>
                    <w:sz w:val="15"/>
                    <w:szCs w:val="15"/>
                    <w:lang w:val="en-ID"/>
                  </w:rPr>
                </w:rPrChange>
              </w:rPr>
              <w:t>1,282</w:t>
            </w:r>
          </w:p>
        </w:tc>
        <w:tc>
          <w:tcPr>
            <w:tcW w:w="0" w:type="auto"/>
            <w:noWrap/>
            <w:vAlign w:val="bottom"/>
            <w:hideMark/>
          </w:tcPr>
          <w:p w14:paraId="298EA5D2"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1063"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1064" w:author="razi faisal" w:date="2026-07-19T15:00:00Z" w16du:dateUtc="2026-07-19T08:00:00Z">
                  <w:rPr>
                    <w:rFonts w:eastAsia="Times New Roman" w:cs="Times New Roman"/>
                    <w:color w:val="1F1F1F"/>
                    <w:kern w:val="0"/>
                    <w:sz w:val="15"/>
                    <w:szCs w:val="15"/>
                    <w:lang w:val="en-ID"/>
                  </w:rPr>
                </w:rPrChange>
              </w:rPr>
              <w:t>1,379</w:t>
            </w:r>
          </w:p>
        </w:tc>
        <w:tc>
          <w:tcPr>
            <w:tcW w:w="0" w:type="auto"/>
            <w:noWrap/>
            <w:vAlign w:val="bottom"/>
            <w:hideMark/>
          </w:tcPr>
          <w:p w14:paraId="607C28C0"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1065"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1066" w:author="razi faisal" w:date="2026-07-19T15:00:00Z" w16du:dateUtc="2026-07-19T08:00:00Z">
                  <w:rPr>
                    <w:rFonts w:eastAsia="Times New Roman" w:cs="Times New Roman"/>
                    <w:color w:val="1F1F1F"/>
                    <w:kern w:val="0"/>
                    <w:sz w:val="15"/>
                    <w:szCs w:val="15"/>
                    <w:lang w:val="en-ID"/>
                  </w:rPr>
                </w:rPrChange>
              </w:rPr>
              <w:t>1,449</w:t>
            </w:r>
          </w:p>
        </w:tc>
        <w:tc>
          <w:tcPr>
            <w:tcW w:w="0" w:type="auto"/>
            <w:noWrap/>
            <w:vAlign w:val="bottom"/>
            <w:hideMark/>
          </w:tcPr>
          <w:p w14:paraId="16344830"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1067"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1068" w:author="razi faisal" w:date="2026-07-19T15:00:00Z" w16du:dateUtc="2026-07-19T08:00:00Z">
                  <w:rPr>
                    <w:rFonts w:eastAsia="Times New Roman" w:cs="Times New Roman"/>
                    <w:color w:val="1F1F1F"/>
                    <w:kern w:val="0"/>
                    <w:sz w:val="15"/>
                    <w:szCs w:val="15"/>
                    <w:lang w:val="en-ID"/>
                  </w:rPr>
                </w:rPrChange>
              </w:rPr>
              <w:t>1,501</w:t>
            </w:r>
          </w:p>
        </w:tc>
        <w:tc>
          <w:tcPr>
            <w:tcW w:w="0" w:type="auto"/>
            <w:noWrap/>
            <w:vAlign w:val="bottom"/>
            <w:hideMark/>
          </w:tcPr>
          <w:p w14:paraId="6EC20545"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1069"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1070" w:author="razi faisal" w:date="2026-07-19T15:00:00Z" w16du:dateUtc="2026-07-19T08:00:00Z">
                  <w:rPr>
                    <w:rFonts w:eastAsia="Times New Roman" w:cs="Times New Roman"/>
                    <w:color w:val="1F1F1F"/>
                    <w:kern w:val="0"/>
                    <w:sz w:val="15"/>
                    <w:szCs w:val="15"/>
                    <w:lang w:val="en-ID"/>
                  </w:rPr>
                </w:rPrChange>
              </w:rPr>
              <w:t>1,625</w:t>
            </w:r>
          </w:p>
        </w:tc>
      </w:tr>
      <w:tr w:rsidR="002230E7" w:rsidRPr="00CB056F" w14:paraId="7E1988CE" w14:textId="77777777" w:rsidTr="00D728F4">
        <w:trPr>
          <w:divId w:val="132019385"/>
          <w:trHeight w:val="227"/>
          <w:jc w:val="center"/>
        </w:trPr>
        <w:tc>
          <w:tcPr>
            <w:tcW w:w="0" w:type="auto"/>
            <w:noWrap/>
            <w:vAlign w:val="bottom"/>
            <w:hideMark/>
          </w:tcPr>
          <w:p w14:paraId="544141C0" w14:textId="77777777" w:rsidR="002230E7" w:rsidRPr="00CB056F" w:rsidRDefault="002230E7" w:rsidP="002230E7">
            <w:pPr>
              <w:spacing w:after="0" w:line="240" w:lineRule="auto"/>
              <w:ind w:firstLine="0"/>
              <w:jc w:val="right"/>
              <w:rPr>
                <w:rFonts w:eastAsia="Times New Roman" w:cs="Times New Roman"/>
                <w:b/>
                <w:bCs/>
                <w:color w:val="1F1F1F"/>
                <w:kern w:val="0"/>
                <w:sz w:val="15"/>
                <w:szCs w:val="15"/>
                <w:rPrChange w:id="1071" w:author="razi faisal" w:date="2026-07-19T15:00:00Z" w16du:dateUtc="2026-07-19T08:00:00Z">
                  <w:rPr>
                    <w:rFonts w:eastAsia="Times New Roman" w:cs="Times New Roman"/>
                    <w:b/>
                    <w:bCs/>
                    <w:color w:val="1F1F1F"/>
                    <w:kern w:val="0"/>
                    <w:sz w:val="15"/>
                    <w:szCs w:val="15"/>
                    <w:lang w:val="en-ID"/>
                  </w:rPr>
                </w:rPrChange>
              </w:rPr>
            </w:pPr>
            <w:r w:rsidRPr="00CB056F">
              <w:rPr>
                <w:rFonts w:eastAsia="Times New Roman" w:cs="Times New Roman"/>
                <w:b/>
                <w:bCs/>
                <w:color w:val="1F1F1F"/>
                <w:kern w:val="0"/>
                <w:sz w:val="15"/>
                <w:szCs w:val="15"/>
                <w:rPrChange w:id="1072" w:author="razi faisal" w:date="2026-07-19T15:00:00Z" w16du:dateUtc="2026-07-19T08:00:00Z">
                  <w:rPr>
                    <w:rFonts w:eastAsia="Times New Roman" w:cs="Times New Roman"/>
                    <w:b/>
                    <w:bCs/>
                    <w:color w:val="1F1F1F"/>
                    <w:kern w:val="0"/>
                    <w:sz w:val="15"/>
                    <w:szCs w:val="15"/>
                    <w:lang w:val="en-ID"/>
                  </w:rPr>
                </w:rPrChange>
              </w:rPr>
              <w:t>-1,4</w:t>
            </w:r>
          </w:p>
        </w:tc>
        <w:tc>
          <w:tcPr>
            <w:tcW w:w="0" w:type="auto"/>
            <w:noWrap/>
            <w:vAlign w:val="bottom"/>
            <w:hideMark/>
          </w:tcPr>
          <w:p w14:paraId="6684577C"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1073"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1074" w:author="razi faisal" w:date="2026-07-19T15:00:00Z" w16du:dateUtc="2026-07-19T08:00:00Z">
                  <w:rPr>
                    <w:rFonts w:eastAsia="Times New Roman" w:cs="Times New Roman"/>
                    <w:color w:val="1F1F1F"/>
                    <w:kern w:val="0"/>
                    <w:sz w:val="15"/>
                    <w:szCs w:val="15"/>
                    <w:lang w:val="en-ID"/>
                  </w:rPr>
                </w:rPrChange>
              </w:rPr>
              <w:t>0,225</w:t>
            </w:r>
          </w:p>
        </w:tc>
        <w:tc>
          <w:tcPr>
            <w:tcW w:w="0" w:type="auto"/>
            <w:noWrap/>
            <w:vAlign w:val="bottom"/>
            <w:hideMark/>
          </w:tcPr>
          <w:p w14:paraId="7E1D3019"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1075"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1076" w:author="razi faisal" w:date="2026-07-19T15:00:00Z" w16du:dateUtc="2026-07-19T08:00:00Z">
                  <w:rPr>
                    <w:rFonts w:eastAsia="Times New Roman" w:cs="Times New Roman"/>
                    <w:color w:val="1F1F1F"/>
                    <w:kern w:val="0"/>
                    <w:sz w:val="15"/>
                    <w:szCs w:val="15"/>
                    <w:lang w:val="en-ID"/>
                  </w:rPr>
                </w:rPrChange>
              </w:rPr>
              <w:t>0,832</w:t>
            </w:r>
          </w:p>
        </w:tc>
        <w:tc>
          <w:tcPr>
            <w:tcW w:w="0" w:type="auto"/>
            <w:noWrap/>
            <w:vAlign w:val="bottom"/>
            <w:hideMark/>
          </w:tcPr>
          <w:p w14:paraId="40CB192E"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1077"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1078" w:author="razi faisal" w:date="2026-07-19T15:00:00Z" w16du:dateUtc="2026-07-19T08:00:00Z">
                  <w:rPr>
                    <w:rFonts w:eastAsia="Times New Roman" w:cs="Times New Roman"/>
                    <w:color w:val="1F1F1F"/>
                    <w:kern w:val="0"/>
                    <w:sz w:val="15"/>
                    <w:szCs w:val="15"/>
                    <w:lang w:val="en-ID"/>
                  </w:rPr>
                </w:rPrChange>
              </w:rPr>
              <w:t>1,041</w:t>
            </w:r>
          </w:p>
        </w:tc>
        <w:tc>
          <w:tcPr>
            <w:tcW w:w="0" w:type="auto"/>
            <w:noWrap/>
            <w:vAlign w:val="bottom"/>
            <w:hideMark/>
          </w:tcPr>
          <w:p w14:paraId="4A91DB58"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1079"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1080" w:author="razi faisal" w:date="2026-07-19T15:00:00Z" w16du:dateUtc="2026-07-19T08:00:00Z">
                  <w:rPr>
                    <w:rFonts w:eastAsia="Times New Roman" w:cs="Times New Roman"/>
                    <w:color w:val="1F1F1F"/>
                    <w:kern w:val="0"/>
                    <w:sz w:val="15"/>
                    <w:szCs w:val="15"/>
                    <w:lang w:val="en-ID"/>
                  </w:rPr>
                </w:rPrChange>
              </w:rPr>
              <w:t>1,198</w:t>
            </w:r>
          </w:p>
        </w:tc>
        <w:tc>
          <w:tcPr>
            <w:tcW w:w="0" w:type="auto"/>
            <w:noWrap/>
            <w:vAlign w:val="bottom"/>
            <w:hideMark/>
          </w:tcPr>
          <w:p w14:paraId="58988C72"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1081"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1082" w:author="razi faisal" w:date="2026-07-19T15:00:00Z" w16du:dateUtc="2026-07-19T08:00:00Z">
                  <w:rPr>
                    <w:rFonts w:eastAsia="Times New Roman" w:cs="Times New Roman"/>
                    <w:color w:val="1F1F1F"/>
                    <w:kern w:val="0"/>
                    <w:sz w:val="15"/>
                    <w:szCs w:val="15"/>
                    <w:lang w:val="en-ID"/>
                  </w:rPr>
                </w:rPrChange>
              </w:rPr>
              <w:t>1,27</w:t>
            </w:r>
          </w:p>
        </w:tc>
        <w:tc>
          <w:tcPr>
            <w:tcW w:w="0" w:type="auto"/>
            <w:noWrap/>
            <w:vAlign w:val="bottom"/>
            <w:hideMark/>
          </w:tcPr>
          <w:p w14:paraId="6F50C435"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1083"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1084" w:author="razi faisal" w:date="2026-07-19T15:00:00Z" w16du:dateUtc="2026-07-19T08:00:00Z">
                  <w:rPr>
                    <w:rFonts w:eastAsia="Times New Roman" w:cs="Times New Roman"/>
                    <w:color w:val="1F1F1F"/>
                    <w:kern w:val="0"/>
                    <w:sz w:val="15"/>
                    <w:szCs w:val="15"/>
                    <w:lang w:val="en-ID"/>
                  </w:rPr>
                </w:rPrChange>
              </w:rPr>
              <w:t>1,318</w:t>
            </w:r>
          </w:p>
        </w:tc>
        <w:tc>
          <w:tcPr>
            <w:tcW w:w="0" w:type="auto"/>
            <w:noWrap/>
            <w:vAlign w:val="bottom"/>
            <w:hideMark/>
          </w:tcPr>
          <w:p w14:paraId="08841A72"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1085"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1086" w:author="razi faisal" w:date="2026-07-19T15:00:00Z" w16du:dateUtc="2026-07-19T08:00:00Z">
                  <w:rPr>
                    <w:rFonts w:eastAsia="Times New Roman" w:cs="Times New Roman"/>
                    <w:color w:val="1F1F1F"/>
                    <w:kern w:val="0"/>
                    <w:sz w:val="15"/>
                    <w:szCs w:val="15"/>
                    <w:lang w:val="en-ID"/>
                  </w:rPr>
                </w:rPrChange>
              </w:rPr>
              <w:t>1,351</w:t>
            </w:r>
          </w:p>
        </w:tc>
        <w:tc>
          <w:tcPr>
            <w:tcW w:w="0" w:type="auto"/>
            <w:noWrap/>
            <w:vAlign w:val="bottom"/>
            <w:hideMark/>
          </w:tcPr>
          <w:p w14:paraId="4EF73E30"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1087"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1088" w:author="razi faisal" w:date="2026-07-19T15:00:00Z" w16du:dateUtc="2026-07-19T08:00:00Z">
                  <w:rPr>
                    <w:rFonts w:eastAsia="Times New Roman" w:cs="Times New Roman"/>
                    <w:color w:val="1F1F1F"/>
                    <w:kern w:val="0"/>
                    <w:sz w:val="15"/>
                    <w:szCs w:val="15"/>
                    <w:lang w:val="en-ID"/>
                  </w:rPr>
                </w:rPrChange>
              </w:rPr>
              <w:t>1,465</w:t>
            </w:r>
          </w:p>
        </w:tc>
      </w:tr>
      <w:tr w:rsidR="002230E7" w:rsidRPr="00CB056F" w14:paraId="2B535A5C" w14:textId="77777777" w:rsidTr="00D728F4">
        <w:trPr>
          <w:divId w:val="132019385"/>
          <w:trHeight w:val="227"/>
          <w:jc w:val="center"/>
        </w:trPr>
        <w:tc>
          <w:tcPr>
            <w:tcW w:w="0" w:type="auto"/>
            <w:noWrap/>
            <w:vAlign w:val="bottom"/>
            <w:hideMark/>
          </w:tcPr>
          <w:p w14:paraId="34A25114" w14:textId="77777777" w:rsidR="002230E7" w:rsidRPr="00CB056F" w:rsidRDefault="002230E7" w:rsidP="002230E7">
            <w:pPr>
              <w:spacing w:after="0" w:line="240" w:lineRule="auto"/>
              <w:ind w:firstLine="0"/>
              <w:jc w:val="right"/>
              <w:rPr>
                <w:rFonts w:eastAsia="Times New Roman" w:cs="Times New Roman"/>
                <w:b/>
                <w:bCs/>
                <w:color w:val="1F1F1F"/>
                <w:kern w:val="0"/>
                <w:sz w:val="15"/>
                <w:szCs w:val="15"/>
                <w:rPrChange w:id="1089" w:author="razi faisal" w:date="2026-07-19T15:00:00Z" w16du:dateUtc="2026-07-19T08:00:00Z">
                  <w:rPr>
                    <w:rFonts w:eastAsia="Times New Roman" w:cs="Times New Roman"/>
                    <w:b/>
                    <w:bCs/>
                    <w:color w:val="1F1F1F"/>
                    <w:kern w:val="0"/>
                    <w:sz w:val="15"/>
                    <w:szCs w:val="15"/>
                    <w:lang w:val="en-ID"/>
                  </w:rPr>
                </w:rPrChange>
              </w:rPr>
            </w:pPr>
            <w:r w:rsidRPr="00CB056F">
              <w:rPr>
                <w:rFonts w:eastAsia="Times New Roman" w:cs="Times New Roman"/>
                <w:b/>
                <w:bCs/>
                <w:color w:val="1F1F1F"/>
                <w:kern w:val="0"/>
                <w:sz w:val="15"/>
                <w:szCs w:val="15"/>
                <w:rPrChange w:id="1090" w:author="razi faisal" w:date="2026-07-19T15:00:00Z" w16du:dateUtc="2026-07-19T08:00:00Z">
                  <w:rPr>
                    <w:rFonts w:eastAsia="Times New Roman" w:cs="Times New Roman"/>
                    <w:b/>
                    <w:bCs/>
                    <w:color w:val="1F1F1F"/>
                    <w:kern w:val="0"/>
                    <w:sz w:val="15"/>
                    <w:szCs w:val="15"/>
                    <w:lang w:val="en-ID"/>
                  </w:rPr>
                </w:rPrChange>
              </w:rPr>
              <w:t>-1,6</w:t>
            </w:r>
          </w:p>
        </w:tc>
        <w:tc>
          <w:tcPr>
            <w:tcW w:w="0" w:type="auto"/>
            <w:noWrap/>
            <w:vAlign w:val="bottom"/>
            <w:hideMark/>
          </w:tcPr>
          <w:p w14:paraId="520D4B0D"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1091"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1092" w:author="razi faisal" w:date="2026-07-19T15:00:00Z" w16du:dateUtc="2026-07-19T08:00:00Z">
                  <w:rPr>
                    <w:rFonts w:eastAsia="Times New Roman" w:cs="Times New Roman"/>
                    <w:color w:val="1F1F1F"/>
                    <w:kern w:val="0"/>
                    <w:sz w:val="15"/>
                    <w:szCs w:val="15"/>
                    <w:lang w:val="en-ID"/>
                  </w:rPr>
                </w:rPrChange>
              </w:rPr>
              <w:t>0,254</w:t>
            </w:r>
          </w:p>
        </w:tc>
        <w:tc>
          <w:tcPr>
            <w:tcW w:w="0" w:type="auto"/>
            <w:noWrap/>
            <w:vAlign w:val="bottom"/>
            <w:hideMark/>
          </w:tcPr>
          <w:p w14:paraId="630502F1"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1093"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1094" w:author="razi faisal" w:date="2026-07-19T15:00:00Z" w16du:dateUtc="2026-07-19T08:00:00Z">
                  <w:rPr>
                    <w:rFonts w:eastAsia="Times New Roman" w:cs="Times New Roman"/>
                    <w:color w:val="1F1F1F"/>
                    <w:kern w:val="0"/>
                    <w:sz w:val="15"/>
                    <w:szCs w:val="15"/>
                    <w:lang w:val="en-ID"/>
                  </w:rPr>
                </w:rPrChange>
              </w:rPr>
              <w:t>0,817</w:t>
            </w:r>
          </w:p>
        </w:tc>
        <w:tc>
          <w:tcPr>
            <w:tcW w:w="0" w:type="auto"/>
            <w:noWrap/>
            <w:vAlign w:val="bottom"/>
            <w:hideMark/>
          </w:tcPr>
          <w:p w14:paraId="524ED3DB"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1095"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1096" w:author="razi faisal" w:date="2026-07-19T15:00:00Z" w16du:dateUtc="2026-07-19T08:00:00Z">
                  <w:rPr>
                    <w:rFonts w:eastAsia="Times New Roman" w:cs="Times New Roman"/>
                    <w:color w:val="1F1F1F"/>
                    <w:kern w:val="0"/>
                    <w:sz w:val="15"/>
                    <w:szCs w:val="15"/>
                    <w:lang w:val="en-ID"/>
                  </w:rPr>
                </w:rPrChange>
              </w:rPr>
              <w:t>0,994</w:t>
            </w:r>
          </w:p>
        </w:tc>
        <w:tc>
          <w:tcPr>
            <w:tcW w:w="0" w:type="auto"/>
            <w:noWrap/>
            <w:vAlign w:val="bottom"/>
            <w:hideMark/>
          </w:tcPr>
          <w:p w14:paraId="35225F83"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1097"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1098" w:author="razi faisal" w:date="2026-07-19T15:00:00Z" w16du:dateUtc="2026-07-19T08:00:00Z">
                  <w:rPr>
                    <w:rFonts w:eastAsia="Times New Roman" w:cs="Times New Roman"/>
                    <w:color w:val="1F1F1F"/>
                    <w:kern w:val="0"/>
                    <w:sz w:val="15"/>
                    <w:szCs w:val="15"/>
                    <w:lang w:val="en-ID"/>
                  </w:rPr>
                </w:rPrChange>
              </w:rPr>
              <w:t>1,116</w:t>
            </w:r>
          </w:p>
        </w:tc>
        <w:tc>
          <w:tcPr>
            <w:tcW w:w="0" w:type="auto"/>
            <w:noWrap/>
            <w:vAlign w:val="bottom"/>
            <w:hideMark/>
          </w:tcPr>
          <w:p w14:paraId="02B6EE19"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1099"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1100" w:author="razi faisal" w:date="2026-07-19T15:00:00Z" w16du:dateUtc="2026-07-19T08:00:00Z">
                  <w:rPr>
                    <w:rFonts w:eastAsia="Times New Roman" w:cs="Times New Roman"/>
                    <w:color w:val="1F1F1F"/>
                    <w:kern w:val="0"/>
                    <w:sz w:val="15"/>
                    <w:szCs w:val="15"/>
                    <w:lang w:val="en-ID"/>
                  </w:rPr>
                </w:rPrChange>
              </w:rPr>
              <w:t>1,166</w:t>
            </w:r>
          </w:p>
        </w:tc>
        <w:tc>
          <w:tcPr>
            <w:tcW w:w="0" w:type="auto"/>
            <w:noWrap/>
            <w:vAlign w:val="bottom"/>
            <w:hideMark/>
          </w:tcPr>
          <w:p w14:paraId="3ED8EFD4"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1101"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1102" w:author="razi faisal" w:date="2026-07-19T15:00:00Z" w16du:dateUtc="2026-07-19T08:00:00Z">
                  <w:rPr>
                    <w:rFonts w:eastAsia="Times New Roman" w:cs="Times New Roman"/>
                    <w:color w:val="1F1F1F"/>
                    <w:kern w:val="0"/>
                    <w:sz w:val="15"/>
                    <w:szCs w:val="15"/>
                    <w:lang w:val="en-ID"/>
                  </w:rPr>
                </w:rPrChange>
              </w:rPr>
              <w:t>1,197</w:t>
            </w:r>
          </w:p>
        </w:tc>
        <w:tc>
          <w:tcPr>
            <w:tcW w:w="0" w:type="auto"/>
            <w:noWrap/>
            <w:vAlign w:val="bottom"/>
            <w:hideMark/>
          </w:tcPr>
          <w:p w14:paraId="23755B15"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1103"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1104" w:author="razi faisal" w:date="2026-07-19T15:00:00Z" w16du:dateUtc="2026-07-19T08:00:00Z">
                  <w:rPr>
                    <w:rFonts w:eastAsia="Times New Roman" w:cs="Times New Roman"/>
                    <w:color w:val="1F1F1F"/>
                    <w:kern w:val="0"/>
                    <w:sz w:val="15"/>
                    <w:szCs w:val="15"/>
                    <w:lang w:val="en-ID"/>
                  </w:rPr>
                </w:rPrChange>
              </w:rPr>
              <w:t>1,216</w:t>
            </w:r>
          </w:p>
        </w:tc>
        <w:tc>
          <w:tcPr>
            <w:tcW w:w="0" w:type="auto"/>
            <w:noWrap/>
            <w:vAlign w:val="bottom"/>
            <w:hideMark/>
          </w:tcPr>
          <w:p w14:paraId="6833EE8C"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1105"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1106" w:author="razi faisal" w:date="2026-07-19T15:00:00Z" w16du:dateUtc="2026-07-19T08:00:00Z">
                  <w:rPr>
                    <w:rFonts w:eastAsia="Times New Roman" w:cs="Times New Roman"/>
                    <w:color w:val="1F1F1F"/>
                    <w:kern w:val="0"/>
                    <w:sz w:val="15"/>
                    <w:szCs w:val="15"/>
                    <w:lang w:val="en-ID"/>
                  </w:rPr>
                </w:rPrChange>
              </w:rPr>
              <w:t>1,28</w:t>
            </w:r>
          </w:p>
        </w:tc>
      </w:tr>
      <w:tr w:rsidR="002230E7" w:rsidRPr="00CB056F" w14:paraId="055AF9D7" w14:textId="77777777" w:rsidTr="00D728F4">
        <w:trPr>
          <w:divId w:val="132019385"/>
          <w:trHeight w:val="227"/>
          <w:jc w:val="center"/>
        </w:trPr>
        <w:tc>
          <w:tcPr>
            <w:tcW w:w="0" w:type="auto"/>
            <w:noWrap/>
            <w:vAlign w:val="bottom"/>
            <w:hideMark/>
          </w:tcPr>
          <w:p w14:paraId="37BE4BAC" w14:textId="77777777" w:rsidR="002230E7" w:rsidRPr="00CB056F" w:rsidRDefault="002230E7" w:rsidP="002230E7">
            <w:pPr>
              <w:spacing w:after="0" w:line="240" w:lineRule="auto"/>
              <w:ind w:firstLine="0"/>
              <w:jc w:val="right"/>
              <w:rPr>
                <w:rFonts w:eastAsia="Times New Roman" w:cs="Times New Roman"/>
                <w:b/>
                <w:bCs/>
                <w:color w:val="1F1F1F"/>
                <w:kern w:val="0"/>
                <w:sz w:val="15"/>
                <w:szCs w:val="15"/>
                <w:rPrChange w:id="1107" w:author="razi faisal" w:date="2026-07-19T15:00:00Z" w16du:dateUtc="2026-07-19T08:00:00Z">
                  <w:rPr>
                    <w:rFonts w:eastAsia="Times New Roman" w:cs="Times New Roman"/>
                    <w:b/>
                    <w:bCs/>
                    <w:color w:val="1F1F1F"/>
                    <w:kern w:val="0"/>
                    <w:sz w:val="15"/>
                    <w:szCs w:val="15"/>
                    <w:lang w:val="en-ID"/>
                  </w:rPr>
                </w:rPrChange>
              </w:rPr>
            </w:pPr>
            <w:r w:rsidRPr="00CB056F">
              <w:rPr>
                <w:rFonts w:eastAsia="Times New Roman" w:cs="Times New Roman"/>
                <w:b/>
                <w:bCs/>
                <w:color w:val="1F1F1F"/>
                <w:kern w:val="0"/>
                <w:sz w:val="15"/>
                <w:szCs w:val="15"/>
                <w:rPrChange w:id="1108" w:author="razi faisal" w:date="2026-07-19T15:00:00Z" w16du:dateUtc="2026-07-19T08:00:00Z">
                  <w:rPr>
                    <w:rFonts w:eastAsia="Times New Roman" w:cs="Times New Roman"/>
                    <w:b/>
                    <w:bCs/>
                    <w:color w:val="1F1F1F"/>
                    <w:kern w:val="0"/>
                    <w:sz w:val="15"/>
                    <w:szCs w:val="15"/>
                    <w:lang w:val="en-ID"/>
                  </w:rPr>
                </w:rPrChange>
              </w:rPr>
              <w:t>-1,8</w:t>
            </w:r>
          </w:p>
        </w:tc>
        <w:tc>
          <w:tcPr>
            <w:tcW w:w="0" w:type="auto"/>
            <w:noWrap/>
            <w:vAlign w:val="bottom"/>
            <w:hideMark/>
          </w:tcPr>
          <w:p w14:paraId="1A69CD91"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1109"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1110" w:author="razi faisal" w:date="2026-07-19T15:00:00Z" w16du:dateUtc="2026-07-19T08:00:00Z">
                  <w:rPr>
                    <w:rFonts w:eastAsia="Times New Roman" w:cs="Times New Roman"/>
                    <w:color w:val="1F1F1F"/>
                    <w:kern w:val="0"/>
                    <w:sz w:val="15"/>
                    <w:szCs w:val="15"/>
                    <w:lang w:val="en-ID"/>
                  </w:rPr>
                </w:rPrChange>
              </w:rPr>
              <w:t>0,282</w:t>
            </w:r>
          </w:p>
        </w:tc>
        <w:tc>
          <w:tcPr>
            <w:tcW w:w="0" w:type="auto"/>
            <w:noWrap/>
            <w:vAlign w:val="bottom"/>
            <w:hideMark/>
          </w:tcPr>
          <w:p w14:paraId="68000379"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1111"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1112" w:author="razi faisal" w:date="2026-07-19T15:00:00Z" w16du:dateUtc="2026-07-19T08:00:00Z">
                  <w:rPr>
                    <w:rFonts w:eastAsia="Times New Roman" w:cs="Times New Roman"/>
                    <w:color w:val="1F1F1F"/>
                    <w:kern w:val="0"/>
                    <w:sz w:val="15"/>
                    <w:szCs w:val="15"/>
                    <w:lang w:val="en-ID"/>
                  </w:rPr>
                </w:rPrChange>
              </w:rPr>
              <w:t>0,799</w:t>
            </w:r>
          </w:p>
        </w:tc>
        <w:tc>
          <w:tcPr>
            <w:tcW w:w="0" w:type="auto"/>
            <w:noWrap/>
            <w:vAlign w:val="bottom"/>
            <w:hideMark/>
          </w:tcPr>
          <w:p w14:paraId="639223F4"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1113"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1114" w:author="razi faisal" w:date="2026-07-19T15:00:00Z" w16du:dateUtc="2026-07-19T08:00:00Z">
                  <w:rPr>
                    <w:rFonts w:eastAsia="Times New Roman" w:cs="Times New Roman"/>
                    <w:color w:val="1F1F1F"/>
                    <w:kern w:val="0"/>
                    <w:sz w:val="15"/>
                    <w:szCs w:val="15"/>
                    <w:lang w:val="en-ID"/>
                  </w:rPr>
                </w:rPrChange>
              </w:rPr>
              <w:t>0,945</w:t>
            </w:r>
          </w:p>
        </w:tc>
        <w:tc>
          <w:tcPr>
            <w:tcW w:w="0" w:type="auto"/>
            <w:noWrap/>
            <w:vAlign w:val="bottom"/>
            <w:hideMark/>
          </w:tcPr>
          <w:p w14:paraId="787A302A"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1115"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1116" w:author="razi faisal" w:date="2026-07-19T15:00:00Z" w16du:dateUtc="2026-07-19T08:00:00Z">
                  <w:rPr>
                    <w:rFonts w:eastAsia="Times New Roman" w:cs="Times New Roman"/>
                    <w:color w:val="1F1F1F"/>
                    <w:kern w:val="0"/>
                    <w:sz w:val="15"/>
                    <w:szCs w:val="15"/>
                    <w:lang w:val="en-ID"/>
                  </w:rPr>
                </w:rPrChange>
              </w:rPr>
              <w:t>1,035</w:t>
            </w:r>
          </w:p>
        </w:tc>
        <w:tc>
          <w:tcPr>
            <w:tcW w:w="0" w:type="auto"/>
            <w:noWrap/>
            <w:vAlign w:val="bottom"/>
            <w:hideMark/>
          </w:tcPr>
          <w:p w14:paraId="0296A403"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1117"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1118" w:author="razi faisal" w:date="2026-07-19T15:00:00Z" w16du:dateUtc="2026-07-19T08:00:00Z">
                  <w:rPr>
                    <w:rFonts w:eastAsia="Times New Roman" w:cs="Times New Roman"/>
                    <w:color w:val="1F1F1F"/>
                    <w:kern w:val="0"/>
                    <w:sz w:val="15"/>
                    <w:szCs w:val="15"/>
                    <w:lang w:val="en-ID"/>
                  </w:rPr>
                </w:rPrChange>
              </w:rPr>
              <w:t>1,069</w:t>
            </w:r>
          </w:p>
        </w:tc>
        <w:tc>
          <w:tcPr>
            <w:tcW w:w="0" w:type="auto"/>
            <w:noWrap/>
            <w:vAlign w:val="bottom"/>
            <w:hideMark/>
          </w:tcPr>
          <w:p w14:paraId="681EB804"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1119"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1120" w:author="razi faisal" w:date="2026-07-19T15:00:00Z" w16du:dateUtc="2026-07-19T08:00:00Z">
                  <w:rPr>
                    <w:rFonts w:eastAsia="Times New Roman" w:cs="Times New Roman"/>
                    <w:color w:val="1F1F1F"/>
                    <w:kern w:val="0"/>
                    <w:sz w:val="15"/>
                    <w:szCs w:val="15"/>
                    <w:lang w:val="en-ID"/>
                  </w:rPr>
                </w:rPrChange>
              </w:rPr>
              <w:t>1,087</w:t>
            </w:r>
          </w:p>
        </w:tc>
        <w:tc>
          <w:tcPr>
            <w:tcW w:w="0" w:type="auto"/>
            <w:noWrap/>
            <w:vAlign w:val="bottom"/>
            <w:hideMark/>
          </w:tcPr>
          <w:p w14:paraId="7D8662BE"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1121"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1122" w:author="razi faisal" w:date="2026-07-19T15:00:00Z" w16du:dateUtc="2026-07-19T08:00:00Z">
                  <w:rPr>
                    <w:rFonts w:eastAsia="Times New Roman" w:cs="Times New Roman"/>
                    <w:color w:val="1F1F1F"/>
                    <w:kern w:val="0"/>
                    <w:sz w:val="15"/>
                    <w:szCs w:val="15"/>
                    <w:lang w:val="en-ID"/>
                  </w:rPr>
                </w:rPrChange>
              </w:rPr>
              <w:t>1,097</w:t>
            </w:r>
          </w:p>
        </w:tc>
        <w:tc>
          <w:tcPr>
            <w:tcW w:w="0" w:type="auto"/>
            <w:noWrap/>
            <w:vAlign w:val="bottom"/>
            <w:hideMark/>
          </w:tcPr>
          <w:p w14:paraId="27871C72"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1123"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1124" w:author="razi faisal" w:date="2026-07-19T15:00:00Z" w16du:dateUtc="2026-07-19T08:00:00Z">
                  <w:rPr>
                    <w:rFonts w:eastAsia="Times New Roman" w:cs="Times New Roman"/>
                    <w:color w:val="1F1F1F"/>
                    <w:kern w:val="0"/>
                    <w:sz w:val="15"/>
                    <w:szCs w:val="15"/>
                    <w:lang w:val="en-ID"/>
                  </w:rPr>
                </w:rPrChange>
              </w:rPr>
              <w:t>1,13</w:t>
            </w:r>
          </w:p>
        </w:tc>
      </w:tr>
      <w:tr w:rsidR="002230E7" w:rsidRPr="00CB056F" w14:paraId="64031AC1" w14:textId="77777777" w:rsidTr="00D728F4">
        <w:trPr>
          <w:divId w:val="132019385"/>
          <w:trHeight w:val="227"/>
          <w:jc w:val="center"/>
        </w:trPr>
        <w:tc>
          <w:tcPr>
            <w:tcW w:w="0" w:type="auto"/>
            <w:noWrap/>
            <w:vAlign w:val="bottom"/>
            <w:hideMark/>
          </w:tcPr>
          <w:p w14:paraId="0E2F57F8" w14:textId="77777777" w:rsidR="002230E7" w:rsidRPr="00CB056F" w:rsidRDefault="002230E7" w:rsidP="002230E7">
            <w:pPr>
              <w:spacing w:after="0" w:line="240" w:lineRule="auto"/>
              <w:ind w:firstLine="0"/>
              <w:jc w:val="right"/>
              <w:rPr>
                <w:rFonts w:eastAsia="Times New Roman" w:cs="Times New Roman"/>
                <w:b/>
                <w:bCs/>
                <w:color w:val="1F1F1F"/>
                <w:kern w:val="0"/>
                <w:sz w:val="15"/>
                <w:szCs w:val="15"/>
                <w:rPrChange w:id="1125" w:author="razi faisal" w:date="2026-07-19T15:00:00Z" w16du:dateUtc="2026-07-19T08:00:00Z">
                  <w:rPr>
                    <w:rFonts w:eastAsia="Times New Roman" w:cs="Times New Roman"/>
                    <w:b/>
                    <w:bCs/>
                    <w:color w:val="1F1F1F"/>
                    <w:kern w:val="0"/>
                    <w:sz w:val="15"/>
                    <w:szCs w:val="15"/>
                    <w:lang w:val="en-ID"/>
                  </w:rPr>
                </w:rPrChange>
              </w:rPr>
            </w:pPr>
            <w:r w:rsidRPr="00CB056F">
              <w:rPr>
                <w:rFonts w:eastAsia="Times New Roman" w:cs="Times New Roman"/>
                <w:b/>
                <w:bCs/>
                <w:color w:val="1F1F1F"/>
                <w:kern w:val="0"/>
                <w:sz w:val="15"/>
                <w:szCs w:val="15"/>
                <w:rPrChange w:id="1126" w:author="razi faisal" w:date="2026-07-19T15:00:00Z" w16du:dateUtc="2026-07-19T08:00:00Z">
                  <w:rPr>
                    <w:rFonts w:eastAsia="Times New Roman" w:cs="Times New Roman"/>
                    <w:b/>
                    <w:bCs/>
                    <w:color w:val="1F1F1F"/>
                    <w:kern w:val="0"/>
                    <w:sz w:val="15"/>
                    <w:szCs w:val="15"/>
                    <w:lang w:val="en-ID"/>
                  </w:rPr>
                </w:rPrChange>
              </w:rPr>
              <w:t>-2,0</w:t>
            </w:r>
          </w:p>
        </w:tc>
        <w:tc>
          <w:tcPr>
            <w:tcW w:w="0" w:type="auto"/>
            <w:noWrap/>
            <w:vAlign w:val="bottom"/>
            <w:hideMark/>
          </w:tcPr>
          <w:p w14:paraId="494E74AC"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1127"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1128" w:author="razi faisal" w:date="2026-07-19T15:00:00Z" w16du:dateUtc="2026-07-19T08:00:00Z">
                  <w:rPr>
                    <w:rFonts w:eastAsia="Times New Roman" w:cs="Times New Roman"/>
                    <w:color w:val="1F1F1F"/>
                    <w:kern w:val="0"/>
                    <w:sz w:val="15"/>
                    <w:szCs w:val="15"/>
                    <w:lang w:val="en-ID"/>
                  </w:rPr>
                </w:rPrChange>
              </w:rPr>
              <w:t>0,307</w:t>
            </w:r>
          </w:p>
        </w:tc>
        <w:tc>
          <w:tcPr>
            <w:tcW w:w="0" w:type="auto"/>
            <w:noWrap/>
            <w:vAlign w:val="bottom"/>
            <w:hideMark/>
          </w:tcPr>
          <w:p w14:paraId="61DED16F"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1129"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1130" w:author="razi faisal" w:date="2026-07-19T15:00:00Z" w16du:dateUtc="2026-07-19T08:00:00Z">
                  <w:rPr>
                    <w:rFonts w:eastAsia="Times New Roman" w:cs="Times New Roman"/>
                    <w:color w:val="1F1F1F"/>
                    <w:kern w:val="0"/>
                    <w:sz w:val="15"/>
                    <w:szCs w:val="15"/>
                    <w:lang w:val="en-ID"/>
                  </w:rPr>
                </w:rPrChange>
              </w:rPr>
              <w:t>0,777</w:t>
            </w:r>
          </w:p>
        </w:tc>
        <w:tc>
          <w:tcPr>
            <w:tcW w:w="0" w:type="auto"/>
            <w:noWrap/>
            <w:vAlign w:val="bottom"/>
            <w:hideMark/>
          </w:tcPr>
          <w:p w14:paraId="3C157F31"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1131"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1132" w:author="razi faisal" w:date="2026-07-19T15:00:00Z" w16du:dateUtc="2026-07-19T08:00:00Z">
                  <w:rPr>
                    <w:rFonts w:eastAsia="Times New Roman" w:cs="Times New Roman"/>
                    <w:color w:val="1F1F1F"/>
                    <w:kern w:val="0"/>
                    <w:sz w:val="15"/>
                    <w:szCs w:val="15"/>
                    <w:lang w:val="en-ID"/>
                  </w:rPr>
                </w:rPrChange>
              </w:rPr>
              <w:t>0,895</w:t>
            </w:r>
          </w:p>
        </w:tc>
        <w:tc>
          <w:tcPr>
            <w:tcW w:w="0" w:type="auto"/>
            <w:noWrap/>
            <w:vAlign w:val="bottom"/>
            <w:hideMark/>
          </w:tcPr>
          <w:p w14:paraId="1FBD5BE9"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1133"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1134" w:author="razi faisal" w:date="2026-07-19T15:00:00Z" w16du:dateUtc="2026-07-19T08:00:00Z">
                  <w:rPr>
                    <w:rFonts w:eastAsia="Times New Roman" w:cs="Times New Roman"/>
                    <w:color w:val="1F1F1F"/>
                    <w:kern w:val="0"/>
                    <w:sz w:val="15"/>
                    <w:szCs w:val="15"/>
                    <w:lang w:val="en-ID"/>
                  </w:rPr>
                </w:rPrChange>
              </w:rPr>
              <w:t>0,959</w:t>
            </w:r>
          </w:p>
        </w:tc>
        <w:tc>
          <w:tcPr>
            <w:tcW w:w="0" w:type="auto"/>
            <w:noWrap/>
            <w:vAlign w:val="bottom"/>
            <w:hideMark/>
          </w:tcPr>
          <w:p w14:paraId="3E7BBCB5"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1135"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1136" w:author="razi faisal" w:date="2026-07-19T15:00:00Z" w16du:dateUtc="2026-07-19T08:00:00Z">
                  <w:rPr>
                    <w:rFonts w:eastAsia="Times New Roman" w:cs="Times New Roman"/>
                    <w:color w:val="1F1F1F"/>
                    <w:kern w:val="0"/>
                    <w:sz w:val="15"/>
                    <w:szCs w:val="15"/>
                    <w:lang w:val="en-ID"/>
                  </w:rPr>
                </w:rPrChange>
              </w:rPr>
              <w:t>0,98</w:t>
            </w:r>
          </w:p>
        </w:tc>
        <w:tc>
          <w:tcPr>
            <w:tcW w:w="0" w:type="auto"/>
            <w:noWrap/>
            <w:vAlign w:val="bottom"/>
            <w:hideMark/>
          </w:tcPr>
          <w:p w14:paraId="2C033509"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1137"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1138" w:author="razi faisal" w:date="2026-07-19T15:00:00Z" w16du:dateUtc="2026-07-19T08:00:00Z">
                  <w:rPr>
                    <w:rFonts w:eastAsia="Times New Roman" w:cs="Times New Roman"/>
                    <w:color w:val="1F1F1F"/>
                    <w:kern w:val="0"/>
                    <w:sz w:val="15"/>
                    <w:szCs w:val="15"/>
                    <w:lang w:val="en-ID"/>
                  </w:rPr>
                </w:rPrChange>
              </w:rPr>
              <w:t>0,99</w:t>
            </w:r>
          </w:p>
        </w:tc>
        <w:tc>
          <w:tcPr>
            <w:tcW w:w="0" w:type="auto"/>
            <w:noWrap/>
            <w:vAlign w:val="bottom"/>
            <w:hideMark/>
          </w:tcPr>
          <w:p w14:paraId="1216667A"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1139"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1140" w:author="razi faisal" w:date="2026-07-19T15:00:00Z" w16du:dateUtc="2026-07-19T08:00:00Z">
                  <w:rPr>
                    <w:rFonts w:eastAsia="Times New Roman" w:cs="Times New Roman"/>
                    <w:color w:val="1F1F1F"/>
                    <w:kern w:val="0"/>
                    <w:sz w:val="15"/>
                    <w:szCs w:val="15"/>
                    <w:lang w:val="en-ID"/>
                  </w:rPr>
                </w:rPrChange>
              </w:rPr>
              <w:t>0,195</w:t>
            </w:r>
          </w:p>
        </w:tc>
        <w:tc>
          <w:tcPr>
            <w:tcW w:w="0" w:type="auto"/>
            <w:noWrap/>
            <w:vAlign w:val="bottom"/>
            <w:hideMark/>
          </w:tcPr>
          <w:p w14:paraId="0065FF63"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1141"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1142" w:author="razi faisal" w:date="2026-07-19T15:00:00Z" w16du:dateUtc="2026-07-19T08:00:00Z">
                  <w:rPr>
                    <w:rFonts w:eastAsia="Times New Roman" w:cs="Times New Roman"/>
                    <w:color w:val="1F1F1F"/>
                    <w:kern w:val="0"/>
                    <w:sz w:val="15"/>
                    <w:szCs w:val="15"/>
                    <w:lang w:val="en-ID"/>
                  </w:rPr>
                </w:rPrChange>
              </w:rPr>
              <w:t>1</w:t>
            </w:r>
          </w:p>
        </w:tc>
      </w:tr>
      <w:tr w:rsidR="002230E7" w:rsidRPr="00CB056F" w14:paraId="3190F3DD" w14:textId="77777777" w:rsidTr="00D728F4">
        <w:trPr>
          <w:divId w:val="132019385"/>
          <w:trHeight w:val="227"/>
          <w:jc w:val="center"/>
        </w:trPr>
        <w:tc>
          <w:tcPr>
            <w:tcW w:w="0" w:type="auto"/>
            <w:noWrap/>
            <w:vAlign w:val="bottom"/>
            <w:hideMark/>
          </w:tcPr>
          <w:p w14:paraId="66265B3E" w14:textId="77777777" w:rsidR="002230E7" w:rsidRPr="00CB056F" w:rsidRDefault="002230E7" w:rsidP="002230E7">
            <w:pPr>
              <w:spacing w:after="0" w:line="240" w:lineRule="auto"/>
              <w:ind w:firstLine="0"/>
              <w:jc w:val="right"/>
              <w:rPr>
                <w:rFonts w:eastAsia="Times New Roman" w:cs="Times New Roman"/>
                <w:b/>
                <w:bCs/>
                <w:color w:val="1F1F1F"/>
                <w:kern w:val="0"/>
                <w:sz w:val="15"/>
                <w:szCs w:val="15"/>
                <w:rPrChange w:id="1143" w:author="razi faisal" w:date="2026-07-19T15:00:00Z" w16du:dateUtc="2026-07-19T08:00:00Z">
                  <w:rPr>
                    <w:rFonts w:eastAsia="Times New Roman" w:cs="Times New Roman"/>
                    <w:b/>
                    <w:bCs/>
                    <w:color w:val="1F1F1F"/>
                    <w:kern w:val="0"/>
                    <w:sz w:val="15"/>
                    <w:szCs w:val="15"/>
                    <w:lang w:val="en-ID"/>
                  </w:rPr>
                </w:rPrChange>
              </w:rPr>
            </w:pPr>
            <w:r w:rsidRPr="00CB056F">
              <w:rPr>
                <w:rFonts w:eastAsia="Times New Roman" w:cs="Times New Roman"/>
                <w:b/>
                <w:bCs/>
                <w:color w:val="1F1F1F"/>
                <w:kern w:val="0"/>
                <w:sz w:val="15"/>
                <w:szCs w:val="15"/>
                <w:rPrChange w:id="1144" w:author="razi faisal" w:date="2026-07-19T15:00:00Z" w16du:dateUtc="2026-07-19T08:00:00Z">
                  <w:rPr>
                    <w:rFonts w:eastAsia="Times New Roman" w:cs="Times New Roman"/>
                    <w:b/>
                    <w:bCs/>
                    <w:color w:val="1F1F1F"/>
                    <w:kern w:val="0"/>
                    <w:sz w:val="15"/>
                    <w:szCs w:val="15"/>
                    <w:lang w:val="en-ID"/>
                  </w:rPr>
                </w:rPrChange>
              </w:rPr>
              <w:t>-2,2</w:t>
            </w:r>
          </w:p>
        </w:tc>
        <w:tc>
          <w:tcPr>
            <w:tcW w:w="0" w:type="auto"/>
            <w:noWrap/>
            <w:vAlign w:val="bottom"/>
            <w:hideMark/>
          </w:tcPr>
          <w:p w14:paraId="68874EC9"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1145"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1146" w:author="razi faisal" w:date="2026-07-19T15:00:00Z" w16du:dateUtc="2026-07-19T08:00:00Z">
                  <w:rPr>
                    <w:rFonts w:eastAsia="Times New Roman" w:cs="Times New Roman"/>
                    <w:color w:val="1F1F1F"/>
                    <w:kern w:val="0"/>
                    <w:sz w:val="15"/>
                    <w:szCs w:val="15"/>
                    <w:lang w:val="en-ID"/>
                  </w:rPr>
                </w:rPrChange>
              </w:rPr>
              <w:t>0,33</w:t>
            </w:r>
          </w:p>
        </w:tc>
        <w:tc>
          <w:tcPr>
            <w:tcW w:w="0" w:type="auto"/>
            <w:noWrap/>
            <w:vAlign w:val="bottom"/>
            <w:hideMark/>
          </w:tcPr>
          <w:p w14:paraId="29E65920"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1147"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1148" w:author="razi faisal" w:date="2026-07-19T15:00:00Z" w16du:dateUtc="2026-07-19T08:00:00Z">
                  <w:rPr>
                    <w:rFonts w:eastAsia="Times New Roman" w:cs="Times New Roman"/>
                    <w:color w:val="1F1F1F"/>
                    <w:kern w:val="0"/>
                    <w:sz w:val="15"/>
                    <w:szCs w:val="15"/>
                    <w:lang w:val="en-ID"/>
                  </w:rPr>
                </w:rPrChange>
              </w:rPr>
              <w:t>0,752</w:t>
            </w:r>
          </w:p>
        </w:tc>
        <w:tc>
          <w:tcPr>
            <w:tcW w:w="0" w:type="auto"/>
            <w:noWrap/>
            <w:vAlign w:val="bottom"/>
            <w:hideMark/>
          </w:tcPr>
          <w:p w14:paraId="04F5EDE1"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1149"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1150" w:author="razi faisal" w:date="2026-07-19T15:00:00Z" w16du:dateUtc="2026-07-19T08:00:00Z">
                  <w:rPr>
                    <w:rFonts w:eastAsia="Times New Roman" w:cs="Times New Roman"/>
                    <w:color w:val="1F1F1F"/>
                    <w:kern w:val="0"/>
                    <w:sz w:val="15"/>
                    <w:szCs w:val="15"/>
                    <w:lang w:val="en-ID"/>
                  </w:rPr>
                </w:rPrChange>
              </w:rPr>
              <w:t>0,844</w:t>
            </w:r>
          </w:p>
        </w:tc>
        <w:tc>
          <w:tcPr>
            <w:tcW w:w="0" w:type="auto"/>
            <w:noWrap/>
            <w:vAlign w:val="bottom"/>
            <w:hideMark/>
          </w:tcPr>
          <w:p w14:paraId="69B38EA0"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1151"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1152" w:author="razi faisal" w:date="2026-07-19T15:00:00Z" w16du:dateUtc="2026-07-19T08:00:00Z">
                  <w:rPr>
                    <w:rFonts w:eastAsia="Times New Roman" w:cs="Times New Roman"/>
                    <w:color w:val="1F1F1F"/>
                    <w:kern w:val="0"/>
                    <w:sz w:val="15"/>
                    <w:szCs w:val="15"/>
                    <w:lang w:val="en-ID"/>
                  </w:rPr>
                </w:rPrChange>
              </w:rPr>
              <w:t>0,888</w:t>
            </w:r>
          </w:p>
        </w:tc>
        <w:tc>
          <w:tcPr>
            <w:tcW w:w="0" w:type="auto"/>
            <w:noWrap/>
            <w:vAlign w:val="bottom"/>
            <w:hideMark/>
          </w:tcPr>
          <w:p w14:paraId="287391AE"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1153"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1154" w:author="razi faisal" w:date="2026-07-19T15:00:00Z" w16du:dateUtc="2026-07-19T08:00:00Z">
                  <w:rPr>
                    <w:rFonts w:eastAsia="Times New Roman" w:cs="Times New Roman"/>
                    <w:color w:val="1F1F1F"/>
                    <w:kern w:val="0"/>
                    <w:sz w:val="15"/>
                    <w:szCs w:val="15"/>
                    <w:lang w:val="en-ID"/>
                  </w:rPr>
                </w:rPrChange>
              </w:rPr>
              <w:t>0,9</w:t>
            </w:r>
          </w:p>
        </w:tc>
        <w:tc>
          <w:tcPr>
            <w:tcW w:w="0" w:type="auto"/>
            <w:noWrap/>
            <w:vAlign w:val="bottom"/>
            <w:hideMark/>
          </w:tcPr>
          <w:p w14:paraId="74A875DB"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1155"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1156" w:author="razi faisal" w:date="2026-07-19T15:00:00Z" w16du:dateUtc="2026-07-19T08:00:00Z">
                  <w:rPr>
                    <w:rFonts w:eastAsia="Times New Roman" w:cs="Times New Roman"/>
                    <w:color w:val="1F1F1F"/>
                    <w:kern w:val="0"/>
                    <w:sz w:val="15"/>
                    <w:szCs w:val="15"/>
                    <w:lang w:val="en-ID"/>
                  </w:rPr>
                </w:rPrChange>
              </w:rPr>
              <w:t>0,905</w:t>
            </w:r>
          </w:p>
        </w:tc>
        <w:tc>
          <w:tcPr>
            <w:tcW w:w="0" w:type="auto"/>
            <w:noWrap/>
            <w:vAlign w:val="bottom"/>
            <w:hideMark/>
          </w:tcPr>
          <w:p w14:paraId="7DBE54DB"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1157"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1158" w:author="razi faisal" w:date="2026-07-19T15:00:00Z" w16du:dateUtc="2026-07-19T08:00:00Z">
                  <w:rPr>
                    <w:rFonts w:eastAsia="Times New Roman" w:cs="Times New Roman"/>
                    <w:color w:val="1F1F1F"/>
                    <w:kern w:val="0"/>
                    <w:sz w:val="15"/>
                    <w:szCs w:val="15"/>
                    <w:lang w:val="en-ID"/>
                  </w:rPr>
                </w:rPrChange>
              </w:rPr>
              <w:t>0,907</w:t>
            </w:r>
          </w:p>
        </w:tc>
        <w:tc>
          <w:tcPr>
            <w:tcW w:w="0" w:type="auto"/>
            <w:noWrap/>
            <w:vAlign w:val="bottom"/>
            <w:hideMark/>
          </w:tcPr>
          <w:p w14:paraId="09CA50F8"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1159"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1160" w:author="razi faisal" w:date="2026-07-19T15:00:00Z" w16du:dateUtc="2026-07-19T08:00:00Z">
                  <w:rPr>
                    <w:rFonts w:eastAsia="Times New Roman" w:cs="Times New Roman"/>
                    <w:color w:val="1F1F1F"/>
                    <w:kern w:val="0"/>
                    <w:sz w:val="15"/>
                    <w:szCs w:val="15"/>
                    <w:lang w:val="en-ID"/>
                  </w:rPr>
                </w:rPrChange>
              </w:rPr>
              <w:t>0,91</w:t>
            </w:r>
          </w:p>
        </w:tc>
      </w:tr>
      <w:tr w:rsidR="002230E7" w:rsidRPr="00CB056F" w14:paraId="7DB52032" w14:textId="77777777" w:rsidTr="00D728F4">
        <w:trPr>
          <w:divId w:val="132019385"/>
          <w:trHeight w:val="227"/>
          <w:jc w:val="center"/>
        </w:trPr>
        <w:tc>
          <w:tcPr>
            <w:tcW w:w="0" w:type="auto"/>
            <w:noWrap/>
            <w:vAlign w:val="bottom"/>
            <w:hideMark/>
          </w:tcPr>
          <w:p w14:paraId="20E840DA" w14:textId="77777777" w:rsidR="002230E7" w:rsidRPr="00CB056F" w:rsidRDefault="002230E7" w:rsidP="002230E7">
            <w:pPr>
              <w:spacing w:after="0" w:line="240" w:lineRule="auto"/>
              <w:ind w:firstLine="0"/>
              <w:jc w:val="right"/>
              <w:rPr>
                <w:rFonts w:eastAsia="Times New Roman" w:cs="Times New Roman"/>
                <w:b/>
                <w:bCs/>
                <w:color w:val="1F1F1F"/>
                <w:kern w:val="0"/>
                <w:sz w:val="15"/>
                <w:szCs w:val="15"/>
                <w:rPrChange w:id="1161" w:author="razi faisal" w:date="2026-07-19T15:00:00Z" w16du:dateUtc="2026-07-19T08:00:00Z">
                  <w:rPr>
                    <w:rFonts w:eastAsia="Times New Roman" w:cs="Times New Roman"/>
                    <w:b/>
                    <w:bCs/>
                    <w:color w:val="1F1F1F"/>
                    <w:kern w:val="0"/>
                    <w:sz w:val="15"/>
                    <w:szCs w:val="15"/>
                    <w:lang w:val="en-ID"/>
                  </w:rPr>
                </w:rPrChange>
              </w:rPr>
            </w:pPr>
            <w:r w:rsidRPr="00CB056F">
              <w:rPr>
                <w:rFonts w:eastAsia="Times New Roman" w:cs="Times New Roman"/>
                <w:b/>
                <w:bCs/>
                <w:color w:val="1F1F1F"/>
                <w:kern w:val="0"/>
                <w:sz w:val="15"/>
                <w:szCs w:val="15"/>
                <w:rPrChange w:id="1162" w:author="razi faisal" w:date="2026-07-19T15:00:00Z" w16du:dateUtc="2026-07-19T08:00:00Z">
                  <w:rPr>
                    <w:rFonts w:eastAsia="Times New Roman" w:cs="Times New Roman"/>
                    <w:b/>
                    <w:bCs/>
                    <w:color w:val="1F1F1F"/>
                    <w:kern w:val="0"/>
                    <w:sz w:val="15"/>
                    <w:szCs w:val="15"/>
                    <w:lang w:val="en-ID"/>
                  </w:rPr>
                </w:rPrChange>
              </w:rPr>
              <w:t>-2,5</w:t>
            </w:r>
          </w:p>
        </w:tc>
        <w:tc>
          <w:tcPr>
            <w:tcW w:w="0" w:type="auto"/>
            <w:noWrap/>
            <w:vAlign w:val="bottom"/>
            <w:hideMark/>
          </w:tcPr>
          <w:p w14:paraId="090C9D53"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1163"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1164" w:author="razi faisal" w:date="2026-07-19T15:00:00Z" w16du:dateUtc="2026-07-19T08:00:00Z">
                  <w:rPr>
                    <w:rFonts w:eastAsia="Times New Roman" w:cs="Times New Roman"/>
                    <w:color w:val="1F1F1F"/>
                    <w:kern w:val="0"/>
                    <w:sz w:val="15"/>
                    <w:szCs w:val="15"/>
                    <w:lang w:val="en-ID"/>
                  </w:rPr>
                </w:rPrChange>
              </w:rPr>
              <w:t>0,36</w:t>
            </w:r>
          </w:p>
        </w:tc>
        <w:tc>
          <w:tcPr>
            <w:tcW w:w="0" w:type="auto"/>
            <w:noWrap/>
            <w:vAlign w:val="bottom"/>
            <w:hideMark/>
          </w:tcPr>
          <w:p w14:paraId="43FC407C"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1165"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1166" w:author="razi faisal" w:date="2026-07-19T15:00:00Z" w16du:dateUtc="2026-07-19T08:00:00Z">
                  <w:rPr>
                    <w:rFonts w:eastAsia="Times New Roman" w:cs="Times New Roman"/>
                    <w:color w:val="1F1F1F"/>
                    <w:kern w:val="0"/>
                    <w:sz w:val="15"/>
                    <w:szCs w:val="15"/>
                    <w:lang w:val="en-ID"/>
                  </w:rPr>
                </w:rPrChange>
              </w:rPr>
              <w:t>0,711</w:t>
            </w:r>
          </w:p>
        </w:tc>
        <w:tc>
          <w:tcPr>
            <w:tcW w:w="0" w:type="auto"/>
            <w:noWrap/>
            <w:vAlign w:val="bottom"/>
            <w:hideMark/>
          </w:tcPr>
          <w:p w14:paraId="3F42ABE4"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1167"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1168" w:author="razi faisal" w:date="2026-07-19T15:00:00Z" w16du:dateUtc="2026-07-19T08:00:00Z">
                  <w:rPr>
                    <w:rFonts w:eastAsia="Times New Roman" w:cs="Times New Roman"/>
                    <w:color w:val="1F1F1F"/>
                    <w:kern w:val="0"/>
                    <w:sz w:val="15"/>
                    <w:szCs w:val="15"/>
                    <w:lang w:val="en-ID"/>
                  </w:rPr>
                </w:rPrChange>
              </w:rPr>
              <w:t>0,771</w:t>
            </w:r>
          </w:p>
        </w:tc>
        <w:tc>
          <w:tcPr>
            <w:tcW w:w="0" w:type="auto"/>
            <w:noWrap/>
            <w:vAlign w:val="bottom"/>
            <w:hideMark/>
          </w:tcPr>
          <w:p w14:paraId="7BC9114E"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1169"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1170" w:author="razi faisal" w:date="2026-07-19T15:00:00Z" w16du:dateUtc="2026-07-19T08:00:00Z">
                  <w:rPr>
                    <w:rFonts w:eastAsia="Times New Roman" w:cs="Times New Roman"/>
                    <w:color w:val="1F1F1F"/>
                    <w:kern w:val="0"/>
                    <w:sz w:val="15"/>
                    <w:szCs w:val="15"/>
                    <w:lang w:val="en-ID"/>
                  </w:rPr>
                </w:rPrChange>
              </w:rPr>
              <w:t>0,793</w:t>
            </w:r>
          </w:p>
        </w:tc>
        <w:tc>
          <w:tcPr>
            <w:tcW w:w="0" w:type="auto"/>
            <w:noWrap/>
            <w:vAlign w:val="bottom"/>
            <w:hideMark/>
          </w:tcPr>
          <w:p w14:paraId="6BA9E87A"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1171"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1172" w:author="razi faisal" w:date="2026-07-19T15:00:00Z" w16du:dateUtc="2026-07-19T08:00:00Z">
                  <w:rPr>
                    <w:rFonts w:eastAsia="Times New Roman" w:cs="Times New Roman"/>
                    <w:color w:val="1F1F1F"/>
                    <w:kern w:val="0"/>
                    <w:sz w:val="15"/>
                    <w:szCs w:val="15"/>
                    <w:lang w:val="en-ID"/>
                  </w:rPr>
                </w:rPrChange>
              </w:rPr>
              <w:t>0,798</w:t>
            </w:r>
          </w:p>
        </w:tc>
        <w:tc>
          <w:tcPr>
            <w:tcW w:w="0" w:type="auto"/>
            <w:noWrap/>
            <w:vAlign w:val="bottom"/>
            <w:hideMark/>
          </w:tcPr>
          <w:p w14:paraId="704875FF"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1173"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1174" w:author="razi faisal" w:date="2026-07-19T15:00:00Z" w16du:dateUtc="2026-07-19T08:00:00Z">
                  <w:rPr>
                    <w:rFonts w:eastAsia="Times New Roman" w:cs="Times New Roman"/>
                    <w:color w:val="1F1F1F"/>
                    <w:kern w:val="0"/>
                    <w:sz w:val="15"/>
                    <w:szCs w:val="15"/>
                    <w:lang w:val="en-ID"/>
                  </w:rPr>
                </w:rPrChange>
              </w:rPr>
              <w:t>0,799</w:t>
            </w:r>
          </w:p>
        </w:tc>
        <w:tc>
          <w:tcPr>
            <w:tcW w:w="0" w:type="auto"/>
            <w:noWrap/>
            <w:vAlign w:val="bottom"/>
            <w:hideMark/>
          </w:tcPr>
          <w:p w14:paraId="26E3A436"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1175"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1176" w:author="razi faisal" w:date="2026-07-19T15:00:00Z" w16du:dateUtc="2026-07-19T08:00:00Z">
                  <w:rPr>
                    <w:rFonts w:eastAsia="Times New Roman" w:cs="Times New Roman"/>
                    <w:color w:val="1F1F1F"/>
                    <w:kern w:val="0"/>
                    <w:sz w:val="15"/>
                    <w:szCs w:val="15"/>
                    <w:lang w:val="en-ID"/>
                  </w:rPr>
                </w:rPrChange>
              </w:rPr>
              <w:t>0,8</w:t>
            </w:r>
          </w:p>
        </w:tc>
        <w:tc>
          <w:tcPr>
            <w:tcW w:w="0" w:type="auto"/>
            <w:noWrap/>
            <w:vAlign w:val="bottom"/>
            <w:hideMark/>
          </w:tcPr>
          <w:p w14:paraId="061F66BD"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1177"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1178" w:author="razi faisal" w:date="2026-07-19T15:00:00Z" w16du:dateUtc="2026-07-19T08:00:00Z">
                  <w:rPr>
                    <w:rFonts w:eastAsia="Times New Roman" w:cs="Times New Roman"/>
                    <w:color w:val="1F1F1F"/>
                    <w:kern w:val="0"/>
                    <w:sz w:val="15"/>
                    <w:szCs w:val="15"/>
                    <w:lang w:val="en-ID"/>
                  </w:rPr>
                </w:rPrChange>
              </w:rPr>
              <w:t>0,802</w:t>
            </w:r>
          </w:p>
        </w:tc>
      </w:tr>
      <w:tr w:rsidR="002230E7" w:rsidRPr="00CB056F" w14:paraId="0775A5FB" w14:textId="77777777" w:rsidTr="00D728F4">
        <w:trPr>
          <w:divId w:val="132019385"/>
          <w:trHeight w:val="227"/>
          <w:jc w:val="center"/>
        </w:trPr>
        <w:tc>
          <w:tcPr>
            <w:tcW w:w="0" w:type="auto"/>
            <w:noWrap/>
            <w:vAlign w:val="bottom"/>
            <w:hideMark/>
          </w:tcPr>
          <w:p w14:paraId="28A11F91" w14:textId="77777777" w:rsidR="002230E7" w:rsidRPr="00CB056F" w:rsidRDefault="002230E7" w:rsidP="002230E7">
            <w:pPr>
              <w:spacing w:after="0" w:line="240" w:lineRule="auto"/>
              <w:ind w:firstLine="0"/>
              <w:jc w:val="right"/>
              <w:rPr>
                <w:rFonts w:eastAsia="Times New Roman" w:cs="Times New Roman"/>
                <w:b/>
                <w:bCs/>
                <w:color w:val="1F1F1F"/>
                <w:kern w:val="0"/>
                <w:sz w:val="15"/>
                <w:szCs w:val="15"/>
                <w:rPrChange w:id="1179" w:author="razi faisal" w:date="2026-07-19T15:00:00Z" w16du:dateUtc="2026-07-19T08:00:00Z">
                  <w:rPr>
                    <w:rFonts w:eastAsia="Times New Roman" w:cs="Times New Roman"/>
                    <w:b/>
                    <w:bCs/>
                    <w:color w:val="1F1F1F"/>
                    <w:kern w:val="0"/>
                    <w:sz w:val="15"/>
                    <w:szCs w:val="15"/>
                    <w:lang w:val="en-ID"/>
                  </w:rPr>
                </w:rPrChange>
              </w:rPr>
            </w:pPr>
            <w:r w:rsidRPr="00CB056F">
              <w:rPr>
                <w:rFonts w:eastAsia="Times New Roman" w:cs="Times New Roman"/>
                <w:b/>
                <w:bCs/>
                <w:color w:val="1F1F1F"/>
                <w:kern w:val="0"/>
                <w:sz w:val="15"/>
                <w:szCs w:val="15"/>
                <w:rPrChange w:id="1180" w:author="razi faisal" w:date="2026-07-19T15:00:00Z" w16du:dateUtc="2026-07-19T08:00:00Z">
                  <w:rPr>
                    <w:rFonts w:eastAsia="Times New Roman" w:cs="Times New Roman"/>
                    <w:b/>
                    <w:bCs/>
                    <w:color w:val="1F1F1F"/>
                    <w:kern w:val="0"/>
                    <w:sz w:val="15"/>
                    <w:szCs w:val="15"/>
                    <w:lang w:val="en-ID"/>
                  </w:rPr>
                </w:rPrChange>
              </w:rPr>
              <w:t>-3,0</w:t>
            </w:r>
          </w:p>
        </w:tc>
        <w:tc>
          <w:tcPr>
            <w:tcW w:w="0" w:type="auto"/>
            <w:noWrap/>
            <w:vAlign w:val="bottom"/>
            <w:hideMark/>
          </w:tcPr>
          <w:p w14:paraId="4844CBD3"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1181"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1182" w:author="razi faisal" w:date="2026-07-19T15:00:00Z" w16du:dateUtc="2026-07-19T08:00:00Z">
                  <w:rPr>
                    <w:rFonts w:eastAsia="Times New Roman" w:cs="Times New Roman"/>
                    <w:color w:val="1F1F1F"/>
                    <w:kern w:val="0"/>
                    <w:sz w:val="15"/>
                    <w:szCs w:val="15"/>
                    <w:lang w:val="en-ID"/>
                  </w:rPr>
                </w:rPrChange>
              </w:rPr>
              <w:t>0,396</w:t>
            </w:r>
          </w:p>
        </w:tc>
        <w:tc>
          <w:tcPr>
            <w:tcW w:w="0" w:type="auto"/>
            <w:noWrap/>
            <w:vAlign w:val="bottom"/>
            <w:hideMark/>
          </w:tcPr>
          <w:p w14:paraId="124C48CE"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1183"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1184" w:author="razi faisal" w:date="2026-07-19T15:00:00Z" w16du:dateUtc="2026-07-19T08:00:00Z">
                  <w:rPr>
                    <w:rFonts w:eastAsia="Times New Roman" w:cs="Times New Roman"/>
                    <w:color w:val="1F1F1F"/>
                    <w:kern w:val="0"/>
                    <w:sz w:val="15"/>
                    <w:szCs w:val="15"/>
                    <w:lang w:val="en-ID"/>
                  </w:rPr>
                </w:rPrChange>
              </w:rPr>
              <w:t>0,636</w:t>
            </w:r>
          </w:p>
        </w:tc>
        <w:tc>
          <w:tcPr>
            <w:tcW w:w="0" w:type="auto"/>
            <w:noWrap/>
            <w:vAlign w:val="bottom"/>
            <w:hideMark/>
          </w:tcPr>
          <w:p w14:paraId="1391B093"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1185"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1186" w:author="razi faisal" w:date="2026-07-19T15:00:00Z" w16du:dateUtc="2026-07-19T08:00:00Z">
                  <w:rPr>
                    <w:rFonts w:eastAsia="Times New Roman" w:cs="Times New Roman"/>
                    <w:color w:val="1F1F1F"/>
                    <w:kern w:val="0"/>
                    <w:sz w:val="15"/>
                    <w:szCs w:val="15"/>
                    <w:lang w:val="en-ID"/>
                  </w:rPr>
                </w:rPrChange>
              </w:rPr>
              <w:t>0,66</w:t>
            </w:r>
          </w:p>
        </w:tc>
        <w:tc>
          <w:tcPr>
            <w:tcW w:w="0" w:type="auto"/>
            <w:noWrap/>
            <w:vAlign w:val="bottom"/>
            <w:hideMark/>
          </w:tcPr>
          <w:p w14:paraId="572FB18C"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1187"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1188" w:author="razi faisal" w:date="2026-07-19T15:00:00Z" w16du:dateUtc="2026-07-19T08:00:00Z">
                  <w:rPr>
                    <w:rFonts w:eastAsia="Times New Roman" w:cs="Times New Roman"/>
                    <w:color w:val="1F1F1F"/>
                    <w:kern w:val="0"/>
                    <w:sz w:val="15"/>
                    <w:szCs w:val="15"/>
                    <w:lang w:val="en-ID"/>
                  </w:rPr>
                </w:rPrChange>
              </w:rPr>
              <w:t>0,666</w:t>
            </w:r>
          </w:p>
        </w:tc>
        <w:tc>
          <w:tcPr>
            <w:tcW w:w="0" w:type="auto"/>
            <w:noWrap/>
            <w:vAlign w:val="bottom"/>
            <w:hideMark/>
          </w:tcPr>
          <w:p w14:paraId="5BBB1FE6"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1189"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1190" w:author="razi faisal" w:date="2026-07-19T15:00:00Z" w16du:dateUtc="2026-07-19T08:00:00Z">
                  <w:rPr>
                    <w:rFonts w:eastAsia="Times New Roman" w:cs="Times New Roman"/>
                    <w:color w:val="1F1F1F"/>
                    <w:kern w:val="0"/>
                    <w:sz w:val="15"/>
                    <w:szCs w:val="15"/>
                    <w:lang w:val="en-ID"/>
                  </w:rPr>
                </w:rPrChange>
              </w:rPr>
              <w:t>0,666</w:t>
            </w:r>
          </w:p>
        </w:tc>
        <w:tc>
          <w:tcPr>
            <w:tcW w:w="0" w:type="auto"/>
            <w:noWrap/>
            <w:vAlign w:val="bottom"/>
            <w:hideMark/>
          </w:tcPr>
          <w:p w14:paraId="34C3A4CE"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1191"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1192" w:author="razi faisal" w:date="2026-07-19T15:00:00Z" w16du:dateUtc="2026-07-19T08:00:00Z">
                  <w:rPr>
                    <w:rFonts w:eastAsia="Times New Roman" w:cs="Times New Roman"/>
                    <w:color w:val="1F1F1F"/>
                    <w:kern w:val="0"/>
                    <w:sz w:val="15"/>
                    <w:szCs w:val="15"/>
                    <w:lang w:val="en-ID"/>
                  </w:rPr>
                </w:rPrChange>
              </w:rPr>
              <w:t>0,667</w:t>
            </w:r>
          </w:p>
        </w:tc>
        <w:tc>
          <w:tcPr>
            <w:tcW w:w="0" w:type="auto"/>
            <w:noWrap/>
            <w:vAlign w:val="bottom"/>
            <w:hideMark/>
          </w:tcPr>
          <w:p w14:paraId="50963C0A"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1193"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1194" w:author="razi faisal" w:date="2026-07-19T15:00:00Z" w16du:dateUtc="2026-07-19T08:00:00Z">
                  <w:rPr>
                    <w:rFonts w:eastAsia="Times New Roman" w:cs="Times New Roman"/>
                    <w:color w:val="1F1F1F"/>
                    <w:kern w:val="0"/>
                    <w:sz w:val="15"/>
                    <w:szCs w:val="15"/>
                    <w:lang w:val="en-ID"/>
                  </w:rPr>
                </w:rPrChange>
              </w:rPr>
              <w:t>0,667</w:t>
            </w:r>
          </w:p>
        </w:tc>
        <w:tc>
          <w:tcPr>
            <w:tcW w:w="0" w:type="auto"/>
            <w:noWrap/>
            <w:vAlign w:val="bottom"/>
            <w:hideMark/>
          </w:tcPr>
          <w:p w14:paraId="2E8A373B" w14:textId="77777777" w:rsidR="002230E7" w:rsidRPr="00CB056F" w:rsidRDefault="002230E7" w:rsidP="002230E7">
            <w:pPr>
              <w:spacing w:after="0" w:line="240" w:lineRule="auto"/>
              <w:ind w:firstLine="0"/>
              <w:jc w:val="right"/>
              <w:rPr>
                <w:rFonts w:eastAsia="Times New Roman" w:cs="Times New Roman"/>
                <w:color w:val="1F1F1F"/>
                <w:kern w:val="0"/>
                <w:sz w:val="15"/>
                <w:szCs w:val="15"/>
                <w:rPrChange w:id="1195" w:author="razi faisal" w:date="2026-07-19T15:00:00Z" w16du:dateUtc="2026-07-19T08:00:00Z">
                  <w:rPr>
                    <w:rFonts w:eastAsia="Times New Roman" w:cs="Times New Roman"/>
                    <w:color w:val="1F1F1F"/>
                    <w:kern w:val="0"/>
                    <w:sz w:val="15"/>
                    <w:szCs w:val="15"/>
                    <w:lang w:val="en-ID"/>
                  </w:rPr>
                </w:rPrChange>
              </w:rPr>
            </w:pPr>
            <w:r w:rsidRPr="00CB056F">
              <w:rPr>
                <w:rFonts w:eastAsia="Times New Roman" w:cs="Times New Roman"/>
                <w:color w:val="1F1F1F"/>
                <w:kern w:val="0"/>
                <w:sz w:val="15"/>
                <w:szCs w:val="15"/>
                <w:rPrChange w:id="1196" w:author="razi faisal" w:date="2026-07-19T15:00:00Z" w16du:dateUtc="2026-07-19T08:00:00Z">
                  <w:rPr>
                    <w:rFonts w:eastAsia="Times New Roman" w:cs="Times New Roman"/>
                    <w:color w:val="1F1F1F"/>
                    <w:kern w:val="0"/>
                    <w:sz w:val="15"/>
                    <w:szCs w:val="15"/>
                    <w:lang w:val="en-ID"/>
                  </w:rPr>
                </w:rPrChange>
              </w:rPr>
              <w:t>0,668</w:t>
            </w:r>
          </w:p>
        </w:tc>
      </w:tr>
    </w:tbl>
    <w:p w14:paraId="3DED229B" w14:textId="77777777" w:rsidR="00683F96" w:rsidRPr="00CB056F" w:rsidRDefault="00683F96" w:rsidP="00B47A94">
      <w:pPr>
        <w:spacing w:after="160" w:line="259" w:lineRule="auto"/>
        <w:ind w:firstLine="0"/>
        <w:jc w:val="left"/>
        <w:divId w:val="132019385"/>
        <w:rPr>
          <w:rFonts w:eastAsia="Times New Roman" w:cs="Times New Roman"/>
          <w:szCs w:val="24"/>
          <w:highlight w:val="white"/>
        </w:rPr>
      </w:pPr>
    </w:p>
    <w:p w14:paraId="33D4CAF3" w14:textId="72087F53" w:rsidR="00B47A94" w:rsidRPr="00CB056F" w:rsidRDefault="00B47A94" w:rsidP="00B47A94">
      <w:pPr>
        <w:spacing w:after="160" w:line="259" w:lineRule="auto"/>
        <w:ind w:firstLine="0"/>
        <w:jc w:val="left"/>
        <w:divId w:val="132019385"/>
        <w:rPr>
          <w:rFonts w:eastAsia="Times New Roman" w:cs="Times New Roman"/>
          <w:szCs w:val="24"/>
          <w:highlight w:val="white"/>
        </w:rPr>
      </w:pPr>
      <w:r w:rsidRPr="00CB056F">
        <w:rPr>
          <w:rFonts w:eastAsia="Times New Roman" w:cs="Times New Roman"/>
          <w:szCs w:val="24"/>
          <w:highlight w:val="white"/>
        </w:rPr>
        <w:br w:type="page"/>
      </w:r>
    </w:p>
    <w:p w14:paraId="48E850C0" w14:textId="77777777" w:rsidR="00B47A94" w:rsidRPr="00CB056F" w:rsidRDefault="00B47A94" w:rsidP="00B47A94">
      <w:pPr>
        <w:divId w:val="132019385"/>
      </w:pPr>
      <w:r w:rsidRPr="00CB056F">
        <w:rPr>
          <w:highlight w:val="white"/>
        </w:rPr>
        <w:lastRenderedPageBreak/>
        <w:t>Untuk menentukan sebaran frekuensi yang sesuai, harus dilakukan pengujian terhadap nilai parameter statistik yang telah dihitung. Uji kecocokan sebaran data dilakukan untuk menguji apakah metode distribusi frekuensi yang dipilih dapat mewakili distribusi statistik sampel data hujan yang ada. Analisis kecocokan sebaran data dapat dilakukan dengan metode Chi Kuadrat menggunakan persamaan:</w:t>
      </w:r>
    </w:p>
    <w:p w14:paraId="136EA2DB" w14:textId="77777777" w:rsidR="00B47A94" w:rsidRPr="00CB056F" w:rsidRDefault="00C832FE" w:rsidP="00B47A94">
      <w:pPr>
        <w:divId w:val="132019385"/>
      </w:pPr>
      <m:oMath>
        <m:sSubSup>
          <m:sSubSupPr>
            <m:ctrlPr>
              <w:rPr>
                <w:rFonts w:ascii="Cambria Math" w:hAnsi="Cambria Math"/>
                <w:i/>
              </w:rPr>
            </m:ctrlPr>
          </m:sSubSupPr>
          <m:e>
            <m:r>
              <m:rPr>
                <m:nor/>
              </m:rPr>
              <m:t>X</m:t>
            </m:r>
          </m:e>
          <m:sub>
            <m:r>
              <m:rPr>
                <m:nor/>
              </m:rPr>
              <m:t xml:space="preserve">h </m:t>
            </m:r>
          </m:sub>
          <m:sup>
            <m:r>
              <m:rPr>
                <m:nor/>
              </m:rPr>
              <m:t>2</m:t>
            </m:r>
          </m:sup>
        </m:sSubSup>
        <m:r>
          <m:rPr>
            <m:nor/>
          </m:rPr>
          <w:rPr>
            <w:highlight w:val="white"/>
          </w:rPr>
          <m:t xml:space="preserve">= </m:t>
        </m:r>
        <m:nary>
          <m:naryPr>
            <m:chr m:val="∑"/>
            <m:limLoc m:val="subSup"/>
            <m:ctrlPr>
              <w:rPr>
                <w:rFonts w:ascii="Cambria Math" w:hAnsi="Cambria Math"/>
                <w:i/>
              </w:rPr>
            </m:ctrlPr>
          </m:naryPr>
          <m:sub>
            <m:r>
              <m:rPr>
                <m:nor/>
              </m:rPr>
              <m:t>i=1</m:t>
            </m:r>
          </m:sub>
          <m:sup>
            <m:r>
              <m:rPr>
                <m:nor/>
              </m:rPr>
              <m:t>G</m:t>
            </m:r>
          </m:sup>
          <m:e>
            <m:f>
              <m:fPr>
                <m:ctrlPr>
                  <w:rPr>
                    <w:rFonts w:ascii="Cambria Math" w:hAnsi="Cambria Math"/>
                    <w:i/>
                  </w:rPr>
                </m:ctrlPr>
              </m:fPr>
              <m:num>
                <m:sSup>
                  <m:sSupPr>
                    <m:ctrlPr>
                      <w:rPr>
                        <w:rFonts w:ascii="Cambria Math" w:hAnsi="Cambria Math"/>
                        <w:i/>
                      </w:rPr>
                    </m:ctrlPr>
                  </m:sSupPr>
                  <m:e>
                    <m:r>
                      <m:rPr>
                        <m:nor/>
                      </m:rPr>
                      <m:t>(Oi-Ei)</m:t>
                    </m:r>
                  </m:e>
                  <m:sup>
                    <m:r>
                      <m:rPr>
                        <m:nor/>
                      </m:rPr>
                      <m:t>2</m:t>
                    </m:r>
                  </m:sup>
                </m:sSup>
              </m:num>
              <m:den>
                <m:r>
                  <m:rPr>
                    <m:nor/>
                  </m:rPr>
                  <m:t>Ei</m:t>
                </m:r>
              </m:den>
            </m:f>
          </m:e>
        </m:nary>
      </m:oMath>
      <w:r w:rsidR="00B47A94" w:rsidRPr="00CB056F">
        <w:t xml:space="preserve"> </w:t>
      </w:r>
      <w:r w:rsidR="00B47A94" w:rsidRPr="00CB056F">
        <w:ptab w:relativeTo="margin" w:alignment="right" w:leader="dot"/>
      </w:r>
      <w:r w:rsidR="00B47A94" w:rsidRPr="00CB056F">
        <w:t xml:space="preserve"> (2.13)</w:t>
      </w:r>
    </w:p>
    <w:p w14:paraId="166A5B84" w14:textId="77777777" w:rsidR="00B47A94" w:rsidRPr="00CB056F" w:rsidRDefault="00B47A94" w:rsidP="00B47A94">
      <w:pPr>
        <w:divId w:val="132019385"/>
      </w:pPr>
      <w:r w:rsidRPr="00CB056F">
        <w:t>Dimana:</w:t>
      </w:r>
    </w:p>
    <w:p w14:paraId="09459406" w14:textId="77777777" w:rsidR="00B47A94" w:rsidRPr="00CB056F" w:rsidRDefault="00C832FE" w:rsidP="00B47A94">
      <w:pPr>
        <w:spacing w:line="240" w:lineRule="auto"/>
        <w:divId w:val="132019385"/>
      </w:pPr>
      <m:oMath>
        <m:sSubSup>
          <m:sSubSupPr>
            <m:ctrlPr>
              <w:rPr>
                <w:rFonts w:ascii="Cambria Math" w:hAnsi="Cambria Math"/>
                <w:i/>
              </w:rPr>
            </m:ctrlPr>
          </m:sSubSupPr>
          <m:e>
            <m:r>
              <m:rPr>
                <m:nor/>
              </m:rPr>
              <m:t>X</m:t>
            </m:r>
          </m:e>
          <m:sub>
            <m:r>
              <m:rPr>
                <m:nor/>
              </m:rPr>
              <m:t>h</m:t>
            </m:r>
          </m:sub>
          <m:sup>
            <m:r>
              <m:rPr>
                <m:nor/>
              </m:rPr>
              <m:t>2</m:t>
            </m:r>
          </m:sup>
        </m:sSubSup>
      </m:oMath>
      <w:r w:rsidR="00B47A94" w:rsidRPr="00CB056F">
        <w:tab/>
        <w:t>= Parameter Chi-Kuadrat Terhitung</w:t>
      </w:r>
    </w:p>
    <w:p w14:paraId="4D4C5F14" w14:textId="77777777" w:rsidR="00B47A94" w:rsidRPr="00CB056F" w:rsidRDefault="00B47A94" w:rsidP="00B47A94">
      <w:pPr>
        <w:spacing w:line="240" w:lineRule="auto"/>
        <w:divId w:val="132019385"/>
      </w:pPr>
      <w:r w:rsidRPr="00CB056F">
        <w:t>G</w:t>
      </w:r>
      <w:r w:rsidRPr="00CB056F">
        <w:tab/>
        <w:t>= Jumlah Sub Kelompok</w:t>
      </w:r>
    </w:p>
    <w:p w14:paraId="05E86540" w14:textId="77777777" w:rsidR="00B47A94" w:rsidRPr="00CB056F" w:rsidRDefault="00B47A94" w:rsidP="00B47A94">
      <w:pPr>
        <w:spacing w:line="240" w:lineRule="auto"/>
        <w:divId w:val="132019385"/>
      </w:pPr>
      <w:r w:rsidRPr="00CB056F">
        <w:t>Oi</w:t>
      </w:r>
      <w:r w:rsidRPr="00CB056F">
        <w:tab/>
        <w:t>= Jumlah Nilai Pengamatan pada Sub Kelompok i</w:t>
      </w:r>
    </w:p>
    <w:p w14:paraId="3F80F9B4" w14:textId="77777777" w:rsidR="00B47A94" w:rsidRPr="00CB056F" w:rsidRDefault="00B47A94" w:rsidP="00B47A94">
      <w:pPr>
        <w:spacing w:line="240" w:lineRule="auto"/>
        <w:divId w:val="132019385"/>
      </w:pPr>
      <w:r w:rsidRPr="00CB056F">
        <w:t>Ei</w:t>
      </w:r>
      <w:r w:rsidRPr="00CB056F">
        <w:tab/>
        <w:t>= Jumlah Teoritis Sub Kelompok i</w:t>
      </w:r>
    </w:p>
    <w:p w14:paraId="51F843BC" w14:textId="77777777" w:rsidR="00B47A94" w:rsidRPr="00CB056F" w:rsidRDefault="00B47A94" w:rsidP="00B47A94">
      <w:pPr>
        <w:divId w:val="132019385"/>
      </w:pPr>
    </w:p>
    <w:p w14:paraId="3C4B58DE" w14:textId="77777777" w:rsidR="00B47A94" w:rsidRPr="00CB056F" w:rsidRDefault="00B47A94" w:rsidP="00B47A94">
      <w:pPr>
        <w:pStyle w:val="Heading5"/>
        <w:divId w:val="132019385"/>
      </w:pPr>
      <w:bookmarkStart w:id="1197" w:name="_Toc199165354"/>
      <w:bookmarkStart w:id="1198" w:name="_Toc199165541"/>
      <w:r w:rsidRPr="00CB056F">
        <w:t>Intensitas Hujan Rencana</w:t>
      </w:r>
      <w:bookmarkEnd w:id="1197"/>
      <w:bookmarkEnd w:id="1198"/>
    </w:p>
    <w:p w14:paraId="319D00C2" w14:textId="164B2584" w:rsidR="00B47A94" w:rsidRPr="00CB056F" w:rsidRDefault="00B47A94" w:rsidP="00B47A94">
      <w:pPr>
        <w:divId w:val="132019385"/>
        <w:rPr>
          <w:highlight w:val="white"/>
        </w:rPr>
      </w:pPr>
      <w:r w:rsidRPr="00CB056F">
        <w:rPr>
          <w:highlight w:val="white"/>
        </w:rPr>
        <w:t xml:space="preserve">Intensitas hujan rencana dapat didefinisikan sebagai besaran curah hujan yang terjadi secara merata di suatu daerah dengan rentang waktu tertentu yang sesuai dengan waktu konsentrasi kala ulang tertentu. Intensitas hujan dinyatakan sebagai volume curah hujan yang terjadi dalam satuan waktu. Semakin singkat waktu terjadinya hujan berlangsung, maka intensitas terjadinya hujan akan cenderung semakin tinggi dengan periode ulang yang besar.  Karena data curah hujan yang digunakan adalah data curah hujan pendek dan hanya tersedia dalam bentuk data curah hujan harian, maka perhitungan intensitas curah hujan dapat dilakukan dengan metode Mononobe yang dihitung dengan persamaan </w:t>
      </w:r>
      <w:sdt>
        <w:sdtPr>
          <w:rPr>
            <w:rFonts w:cs="Times New Roman"/>
            <w:color w:val="000000"/>
            <w:highlight w:val="white"/>
          </w:rPr>
          <w:tag w:val="MENDELEY_CITATION_v3_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"/>
          <w:id w:val="-1506280110"/>
          <w:placeholder>
            <w:docPart w:val="DefaultPlaceholder_-1854013440"/>
          </w:placeholder>
        </w:sdtPr>
        <w:sdtEndPr>
          <w:rPr>
            <w:highlight w:val="none"/>
          </w:rPr>
        </w:sdtEndPr>
        <w:sdtContent>
          <w:r w:rsidR="009466D1" w:rsidRPr="009466D1">
            <w:rPr>
              <w:rFonts w:eastAsia="Times New Roman" w:cs="Times New Roman"/>
              <w:color w:val="000000"/>
            </w:rPr>
            <w:t>(Wesli &amp; Malikussaleh, 2015)</w:t>
          </w:r>
        </w:sdtContent>
      </w:sdt>
      <w:r w:rsidRPr="00CB056F">
        <w:rPr>
          <w:highlight w:val="white"/>
        </w:rPr>
        <w:t>:</w:t>
      </w:r>
    </w:p>
    <w:p w14:paraId="6F32F095" w14:textId="77777777" w:rsidR="00B47A94" w:rsidRPr="00CB056F" w:rsidRDefault="00B47A94" w:rsidP="00B47A94">
      <w:pPr>
        <w:divId w:val="132019385"/>
        <w:rPr>
          <w:rFonts w:eastAsia="Times New Roman" w:cs="Times New Roman"/>
          <w:szCs w:val="24"/>
        </w:rPr>
      </w:pPr>
      <m:oMath>
        <m:r>
          <m:rPr>
            <m:nor/>
          </m:rPr>
          <w:rPr>
            <w:rFonts w:eastAsia="Times New Roman" w:cs="Times New Roman"/>
            <w:szCs w:val="24"/>
            <w:highlight w:val="white"/>
          </w:rPr>
          <m:t xml:space="preserve">I = </m:t>
        </m:r>
        <m:f>
          <m:fPr>
            <m:ctrlPr>
              <w:rPr>
                <w:rFonts w:ascii="Cambria Math" w:eastAsia="Times New Roman" w:hAnsi="Cambria Math" w:cs="Times New Roman"/>
                <w:i/>
                <w:szCs w:val="24"/>
              </w:rPr>
            </m:ctrlPr>
          </m:fPr>
          <m:num>
            <m:sSub>
              <m:sSubPr>
                <m:ctrlPr>
                  <w:rPr>
                    <w:rFonts w:ascii="Cambria Math" w:eastAsia="Times New Roman" w:hAnsi="Cambria Math" w:cs="Times New Roman"/>
                    <w:i/>
                    <w:szCs w:val="24"/>
                  </w:rPr>
                </m:ctrlPr>
              </m:sSubPr>
              <m:e>
                <m:r>
                  <m:rPr>
                    <m:nor/>
                  </m:rPr>
                  <w:rPr>
                    <w:rFonts w:eastAsia="Times New Roman" w:cs="Times New Roman"/>
                    <w:szCs w:val="24"/>
                  </w:rPr>
                  <m:t>R</m:t>
                </m:r>
              </m:e>
              <m:sub>
                <m:r>
                  <m:rPr>
                    <m:nor/>
                  </m:rPr>
                  <w:rPr>
                    <w:rFonts w:eastAsia="Times New Roman" w:cs="Times New Roman"/>
                    <w:szCs w:val="24"/>
                  </w:rPr>
                  <m:t>24</m:t>
                </m:r>
              </m:sub>
            </m:sSub>
          </m:num>
          <m:den>
            <m:r>
              <m:rPr>
                <m:nor/>
              </m:rPr>
              <w:rPr>
                <w:rFonts w:eastAsia="Times New Roman" w:cs="Times New Roman"/>
                <w:szCs w:val="24"/>
              </w:rPr>
              <m:t>24</m:t>
            </m:r>
          </m:den>
        </m:f>
        <m:sSup>
          <m:sSupPr>
            <m:ctrlPr>
              <w:rPr>
                <w:rFonts w:ascii="Cambria Math" w:eastAsia="Times New Roman" w:hAnsi="Cambria Math" w:cs="Times New Roman"/>
                <w:i/>
                <w:szCs w:val="24"/>
              </w:rPr>
            </m:ctrlPr>
          </m:sSupPr>
          <m:e>
            <m:d>
              <m:dPr>
                <m:ctrlPr>
                  <w:rPr>
                    <w:rFonts w:ascii="Cambria Math" w:eastAsia="Times New Roman" w:hAnsi="Cambria Math" w:cs="Times New Roman"/>
                    <w:i/>
                    <w:szCs w:val="24"/>
                  </w:rPr>
                </m:ctrlPr>
              </m:dPr>
              <m:e>
                <m:f>
                  <m:fPr>
                    <m:ctrlPr>
                      <w:rPr>
                        <w:rFonts w:ascii="Cambria Math" w:eastAsia="Times New Roman" w:hAnsi="Cambria Math" w:cs="Times New Roman"/>
                        <w:i/>
                        <w:szCs w:val="24"/>
                      </w:rPr>
                    </m:ctrlPr>
                  </m:fPr>
                  <m:num>
                    <m:r>
                      <m:rPr>
                        <m:nor/>
                      </m:rPr>
                      <w:rPr>
                        <w:rFonts w:eastAsia="Times New Roman" w:cs="Times New Roman"/>
                        <w:szCs w:val="24"/>
                      </w:rPr>
                      <m:t>T</m:t>
                    </m:r>
                  </m:num>
                  <m:den>
                    <m:r>
                      <m:rPr>
                        <m:nor/>
                      </m:rPr>
                      <w:rPr>
                        <w:rFonts w:eastAsia="Times New Roman" w:cs="Times New Roman"/>
                        <w:szCs w:val="24"/>
                      </w:rPr>
                      <m:t>tc</m:t>
                    </m:r>
                  </m:den>
                </m:f>
              </m:e>
            </m:d>
          </m:e>
          <m:sup>
            <m:f>
              <m:fPr>
                <m:ctrlPr>
                  <w:rPr>
                    <w:rFonts w:ascii="Cambria Math" w:eastAsia="Times New Roman" w:hAnsi="Cambria Math" w:cs="Times New Roman"/>
                    <w:i/>
                    <w:szCs w:val="24"/>
                  </w:rPr>
                </m:ctrlPr>
              </m:fPr>
              <m:num>
                <m:r>
                  <m:rPr>
                    <m:nor/>
                  </m:rPr>
                  <w:rPr>
                    <w:rFonts w:eastAsia="Times New Roman" w:cs="Times New Roman"/>
                    <w:szCs w:val="24"/>
                  </w:rPr>
                  <m:t>2</m:t>
                </m:r>
              </m:num>
              <m:den>
                <m:r>
                  <m:rPr>
                    <m:nor/>
                  </m:rPr>
                  <w:rPr>
                    <w:rFonts w:eastAsia="Times New Roman" w:cs="Times New Roman"/>
                    <w:szCs w:val="24"/>
                  </w:rPr>
                  <m:t>3</m:t>
                </m:r>
              </m:den>
            </m:f>
          </m:sup>
        </m:sSup>
      </m:oMath>
      <w:r w:rsidRPr="00CB056F">
        <w:rPr>
          <w:rFonts w:eastAsia="Times New Roman" w:cs="Times New Roman"/>
          <w:szCs w:val="24"/>
        </w:rPr>
        <w:t xml:space="preserve"> </w:t>
      </w:r>
      <w:r w:rsidRPr="00CB056F">
        <w:ptab w:relativeTo="margin" w:alignment="right" w:leader="dot"/>
      </w:r>
      <w:r w:rsidRPr="00CB056F">
        <w:rPr>
          <w:rFonts w:eastAsia="Times New Roman" w:cs="Times New Roman"/>
          <w:szCs w:val="24"/>
        </w:rPr>
        <w:t xml:space="preserve"> (2.14)</w:t>
      </w:r>
    </w:p>
    <w:p w14:paraId="104489BB" w14:textId="77777777" w:rsidR="00B47A94" w:rsidRPr="00CB056F" w:rsidRDefault="00B47A94" w:rsidP="00B47A94">
      <w:pPr>
        <w:divId w:val="132019385"/>
        <w:rPr>
          <w:rFonts w:eastAsia="Times New Roman" w:cs="Times New Roman"/>
          <w:szCs w:val="24"/>
        </w:rPr>
      </w:pPr>
      <w:r w:rsidRPr="00CB056F">
        <w:rPr>
          <w:rFonts w:eastAsia="Times New Roman" w:cs="Times New Roman"/>
          <w:szCs w:val="24"/>
        </w:rPr>
        <w:t>Dimana:</w:t>
      </w:r>
    </w:p>
    <w:p w14:paraId="30647951" w14:textId="77777777" w:rsidR="00B47A94" w:rsidRPr="00CB056F" w:rsidRDefault="00B47A94" w:rsidP="00B47A94">
      <w:pPr>
        <w:divId w:val="132019385"/>
        <w:rPr>
          <w:rFonts w:eastAsia="Times New Roman" w:cs="Times New Roman"/>
          <w:szCs w:val="24"/>
        </w:rPr>
      </w:pPr>
      <w:r w:rsidRPr="00CB056F">
        <w:rPr>
          <w:rFonts w:eastAsia="Times New Roman" w:cs="Times New Roman"/>
          <w:szCs w:val="24"/>
        </w:rPr>
        <w:t>I</w:t>
      </w:r>
      <w:r w:rsidRPr="00CB056F">
        <w:rPr>
          <w:rFonts w:eastAsia="Times New Roman" w:cs="Times New Roman"/>
          <w:szCs w:val="24"/>
        </w:rPr>
        <w:tab/>
        <w:t>= Intensitas hujan rata-rata dalam T jam (mm/jam)</w:t>
      </w:r>
    </w:p>
    <w:p w14:paraId="198EDC9D" w14:textId="77777777" w:rsidR="00B47A94" w:rsidRPr="00CB056F" w:rsidRDefault="00B47A94" w:rsidP="00B47A94">
      <w:pPr>
        <w:divId w:val="132019385"/>
        <w:rPr>
          <w:rFonts w:eastAsia="Times New Roman" w:cs="Times New Roman"/>
          <w:szCs w:val="24"/>
        </w:rPr>
      </w:pPr>
      <w:r w:rsidRPr="00CB056F">
        <w:rPr>
          <w:rFonts w:eastAsia="Times New Roman" w:cs="Times New Roman"/>
          <w:szCs w:val="24"/>
        </w:rPr>
        <w:t>R</w:t>
      </w:r>
      <w:r w:rsidRPr="00CB056F">
        <w:rPr>
          <w:rFonts w:eastAsia="Times New Roman" w:cs="Times New Roman"/>
          <w:szCs w:val="24"/>
          <w:vertAlign w:val="subscript"/>
        </w:rPr>
        <w:t>24</w:t>
      </w:r>
      <w:r w:rsidRPr="00CB056F">
        <w:rPr>
          <w:rFonts w:eastAsia="Times New Roman" w:cs="Times New Roman"/>
          <w:szCs w:val="24"/>
        </w:rPr>
        <w:tab/>
        <w:t>= Cura hujan efektif dengan periode ulang yang ditentukan (mm)</w:t>
      </w:r>
    </w:p>
    <w:p w14:paraId="18B231C1" w14:textId="77777777" w:rsidR="00B47A94" w:rsidRPr="00CB056F" w:rsidRDefault="00B47A94" w:rsidP="00B47A94">
      <w:pPr>
        <w:divId w:val="132019385"/>
        <w:rPr>
          <w:rFonts w:eastAsia="Times New Roman" w:cs="Times New Roman"/>
          <w:szCs w:val="24"/>
        </w:rPr>
      </w:pPr>
      <w:r w:rsidRPr="00CB056F">
        <w:rPr>
          <w:rFonts w:eastAsia="Times New Roman" w:cs="Times New Roman"/>
          <w:szCs w:val="24"/>
        </w:rPr>
        <w:t>tc</w:t>
      </w:r>
      <w:r w:rsidRPr="00CB056F">
        <w:rPr>
          <w:rFonts w:eastAsia="Times New Roman" w:cs="Times New Roman"/>
          <w:szCs w:val="24"/>
        </w:rPr>
        <w:tab/>
        <w:t>= Durasi waktu terjadinya hujan (jam)</w:t>
      </w:r>
    </w:p>
    <w:p w14:paraId="072B6DDE" w14:textId="77777777" w:rsidR="00B47A94" w:rsidRPr="00CB056F" w:rsidRDefault="00B47A94" w:rsidP="00B47A94">
      <w:pPr>
        <w:divId w:val="132019385"/>
        <w:rPr>
          <w:rFonts w:eastAsia="Times New Roman" w:cs="Times New Roman"/>
          <w:szCs w:val="24"/>
          <w:highlight w:val="white"/>
        </w:rPr>
      </w:pPr>
      <w:r w:rsidRPr="00CB056F">
        <w:rPr>
          <w:rFonts w:eastAsia="Times New Roman" w:cs="Times New Roman"/>
          <w:szCs w:val="24"/>
          <w:highlight w:val="white"/>
        </w:rPr>
        <w:lastRenderedPageBreak/>
        <w:t>T</w:t>
      </w:r>
      <w:r w:rsidRPr="00CB056F">
        <w:rPr>
          <w:rFonts w:eastAsia="Times New Roman" w:cs="Times New Roman"/>
          <w:szCs w:val="24"/>
          <w:highlight w:val="white"/>
        </w:rPr>
        <w:tab/>
        <w:t>= Waktu mulai hujan</w:t>
      </w:r>
    </w:p>
    <w:p w14:paraId="28228C55" w14:textId="77777777" w:rsidR="00B47A94" w:rsidRPr="00CB056F" w:rsidRDefault="00B47A94" w:rsidP="00B47A94">
      <w:pPr>
        <w:divId w:val="132019385"/>
        <w:rPr>
          <w:rFonts w:eastAsia="Times New Roman" w:cs="Times New Roman"/>
          <w:szCs w:val="24"/>
          <w:highlight w:val="white"/>
        </w:rPr>
      </w:pPr>
      <w:r w:rsidRPr="00CB056F">
        <w:rPr>
          <w:rFonts w:eastAsia="Times New Roman" w:cs="Times New Roman"/>
          <w:szCs w:val="24"/>
          <w:highlight w:val="white"/>
        </w:rPr>
        <w:t>Sebelum mencari intensitas hujan dengan metode Mononobe, terlebih dahulu dihitung nilai tc dengan persamaan berikut:</w:t>
      </w:r>
    </w:p>
    <w:p w14:paraId="506E5293" w14:textId="77777777" w:rsidR="00B47A94" w:rsidRPr="00CB056F" w:rsidRDefault="00B47A94" w:rsidP="00B47A94">
      <w:pPr>
        <w:divId w:val="132019385"/>
        <w:rPr>
          <w:rFonts w:eastAsia="Times New Roman" w:cs="Times New Roman"/>
          <w:szCs w:val="24"/>
          <w:highlight w:val="white"/>
        </w:rPr>
      </w:pPr>
      <w:r w:rsidRPr="00CB056F">
        <w:rPr>
          <w:rFonts w:eastAsia="Times New Roman" w:cs="Times New Roman"/>
          <w:szCs w:val="24"/>
          <w:highlight w:val="white"/>
        </w:rPr>
        <w:t>Tc</w:t>
      </w:r>
      <w:r w:rsidRPr="00CB056F">
        <w:rPr>
          <w:rFonts w:eastAsia="Times New Roman" w:cs="Times New Roman"/>
          <w:szCs w:val="24"/>
          <w:highlight w:val="white"/>
        </w:rPr>
        <w:tab/>
        <w:t xml:space="preserve">= to + td </w:t>
      </w:r>
      <w:r w:rsidRPr="00CB056F">
        <w:ptab w:relativeTo="margin" w:alignment="right" w:leader="dot"/>
      </w:r>
      <w:r w:rsidRPr="00CB056F">
        <w:rPr>
          <w:rFonts w:eastAsia="Times New Roman" w:cs="Times New Roman"/>
          <w:szCs w:val="24"/>
          <w:highlight w:val="white"/>
        </w:rPr>
        <w:t xml:space="preserve"> (2.15)</w:t>
      </w:r>
    </w:p>
    <w:p w14:paraId="3362A5FF" w14:textId="77777777" w:rsidR="00B47A94" w:rsidRPr="00CB056F" w:rsidRDefault="00B47A94" w:rsidP="00B47A94">
      <w:pPr>
        <w:divId w:val="132019385"/>
        <w:rPr>
          <w:rFonts w:eastAsia="Times New Roman" w:cs="Times New Roman"/>
          <w:szCs w:val="24"/>
          <w:highlight w:val="white"/>
        </w:rPr>
      </w:pPr>
      <w:r w:rsidRPr="00CB056F">
        <w:rPr>
          <w:rFonts w:eastAsia="Times New Roman" w:cs="Times New Roman"/>
          <w:szCs w:val="24"/>
          <w:highlight w:val="white"/>
        </w:rPr>
        <w:t>dengan nilai to dan td dirumuskan dalam persamaan:</w:t>
      </w:r>
    </w:p>
    <w:p w14:paraId="6A87043F" w14:textId="77777777" w:rsidR="00B47A94" w:rsidRPr="00CB056F" w:rsidRDefault="00B47A94" w:rsidP="00B47A94">
      <w:pPr>
        <w:divId w:val="132019385"/>
        <w:rPr>
          <w:rFonts w:eastAsia="Times New Roman" w:cs="Times New Roman"/>
          <w:szCs w:val="24"/>
          <w:highlight w:val="white"/>
        </w:rPr>
      </w:pPr>
      <w:r w:rsidRPr="00CB056F">
        <w:rPr>
          <w:rFonts w:eastAsia="Times New Roman" w:cs="Times New Roman"/>
          <w:szCs w:val="24"/>
          <w:highlight w:val="white"/>
        </w:rPr>
        <w:t>to</w:t>
      </w:r>
      <w:r w:rsidRPr="00CB056F">
        <w:rPr>
          <w:rFonts w:eastAsia="Times New Roman" w:cs="Times New Roman"/>
          <w:szCs w:val="24"/>
          <w:highlight w:val="white"/>
        </w:rPr>
        <w:tab/>
        <w:t xml:space="preserve">= 0,0196 </w:t>
      </w:r>
      <m:oMath>
        <m:sSup>
          <m:sSupPr>
            <m:ctrlPr>
              <w:rPr>
                <w:rFonts w:ascii="Cambria Math" w:eastAsia="Times New Roman" w:hAnsi="Cambria Math" w:cs="Times New Roman"/>
                <w:i/>
                <w:szCs w:val="24"/>
                <w:highlight w:val="white"/>
              </w:rPr>
            </m:ctrlPr>
          </m:sSupPr>
          <m:e>
            <m:d>
              <m:dPr>
                <m:ctrlPr>
                  <w:rPr>
                    <w:rFonts w:ascii="Cambria Math" w:eastAsia="Times New Roman" w:hAnsi="Cambria Math" w:cs="Times New Roman"/>
                    <w:i/>
                    <w:szCs w:val="24"/>
                    <w:highlight w:val="white"/>
                  </w:rPr>
                </m:ctrlPr>
              </m:dPr>
              <m:e>
                <m:f>
                  <m:fPr>
                    <m:ctrlPr>
                      <w:rPr>
                        <w:rFonts w:ascii="Cambria Math" w:eastAsia="Times New Roman" w:hAnsi="Cambria Math" w:cs="Times New Roman"/>
                        <w:i/>
                        <w:szCs w:val="24"/>
                        <w:highlight w:val="white"/>
                      </w:rPr>
                    </m:ctrlPr>
                  </m:fPr>
                  <m:num>
                    <m:sSub>
                      <m:sSubPr>
                        <m:ctrlPr>
                          <w:rPr>
                            <w:rFonts w:ascii="Cambria Math" w:eastAsia="Times New Roman" w:hAnsi="Cambria Math" w:cs="Times New Roman"/>
                            <w:i/>
                            <w:szCs w:val="24"/>
                            <w:highlight w:val="white"/>
                          </w:rPr>
                        </m:ctrlPr>
                      </m:sSubPr>
                      <m:e>
                        <m:r>
                          <m:rPr>
                            <m:nor/>
                          </m:rPr>
                          <w:rPr>
                            <w:rFonts w:eastAsia="Times New Roman" w:cs="Times New Roman"/>
                            <w:szCs w:val="24"/>
                            <w:highlight w:val="white"/>
                          </w:rPr>
                          <m:t>L</m:t>
                        </m:r>
                      </m:e>
                      <m:sub>
                        <m:r>
                          <m:rPr>
                            <m:nor/>
                          </m:rPr>
                          <w:rPr>
                            <w:rFonts w:eastAsia="Times New Roman" w:cs="Times New Roman"/>
                            <w:szCs w:val="24"/>
                            <w:highlight w:val="white"/>
                          </w:rPr>
                          <m:t>o</m:t>
                        </m:r>
                      </m:sub>
                    </m:sSub>
                  </m:num>
                  <m:den>
                    <m:rad>
                      <m:radPr>
                        <m:degHide m:val="1"/>
                        <m:ctrlPr>
                          <w:rPr>
                            <w:rFonts w:ascii="Cambria Math" w:eastAsia="Times New Roman" w:hAnsi="Cambria Math" w:cs="Times New Roman"/>
                            <w:i/>
                            <w:szCs w:val="24"/>
                            <w:highlight w:val="white"/>
                          </w:rPr>
                        </m:ctrlPr>
                      </m:radPr>
                      <m:deg/>
                      <m:e>
                        <m:r>
                          <m:rPr>
                            <m:nor/>
                          </m:rPr>
                          <w:rPr>
                            <w:rFonts w:eastAsia="Times New Roman" w:cs="Times New Roman"/>
                            <w:szCs w:val="24"/>
                            <w:highlight w:val="white"/>
                          </w:rPr>
                          <m:t>S</m:t>
                        </m:r>
                      </m:e>
                    </m:rad>
                  </m:den>
                </m:f>
              </m:e>
            </m:d>
          </m:e>
          <m:sup>
            <m:r>
              <m:rPr>
                <m:nor/>
              </m:rPr>
              <w:rPr>
                <w:rFonts w:eastAsia="Times New Roman" w:cs="Times New Roman"/>
                <w:szCs w:val="24"/>
                <w:highlight w:val="white"/>
              </w:rPr>
              <m:t>0,77</m:t>
            </m:r>
          </m:sup>
        </m:sSup>
      </m:oMath>
      <w:r w:rsidRPr="00CB056F">
        <w:rPr>
          <w:rFonts w:eastAsia="Times New Roman" w:cs="Times New Roman"/>
          <w:szCs w:val="24"/>
          <w:highlight w:val="white"/>
        </w:rPr>
        <w:t xml:space="preserve"> </w:t>
      </w:r>
      <w:r w:rsidRPr="00CB056F">
        <w:ptab w:relativeTo="margin" w:alignment="right" w:leader="dot"/>
      </w:r>
      <w:r w:rsidRPr="00CB056F">
        <w:rPr>
          <w:rFonts w:eastAsia="Times New Roman" w:cs="Times New Roman"/>
          <w:szCs w:val="24"/>
          <w:highlight w:val="white"/>
        </w:rPr>
        <w:t xml:space="preserve"> (2.16)</w:t>
      </w:r>
    </w:p>
    <w:p w14:paraId="58BAD235" w14:textId="77777777" w:rsidR="00B47A94" w:rsidRPr="00CB056F" w:rsidRDefault="00B47A94" w:rsidP="00B47A94">
      <w:pPr>
        <w:divId w:val="132019385"/>
        <w:rPr>
          <w:rFonts w:eastAsia="Times New Roman" w:cs="Times New Roman"/>
          <w:szCs w:val="24"/>
          <w:highlight w:val="white"/>
        </w:rPr>
      </w:pPr>
      <w:r w:rsidRPr="00CB056F">
        <w:rPr>
          <w:rFonts w:eastAsia="Times New Roman" w:cs="Times New Roman"/>
          <w:szCs w:val="24"/>
          <w:highlight w:val="white"/>
        </w:rPr>
        <w:t>td</w:t>
      </w:r>
      <w:r w:rsidRPr="00CB056F">
        <w:rPr>
          <w:rFonts w:eastAsia="Times New Roman" w:cs="Times New Roman"/>
          <w:szCs w:val="24"/>
          <w:highlight w:val="white"/>
        </w:rPr>
        <w:tab/>
        <w:t xml:space="preserve">= </w:t>
      </w:r>
      <m:oMath>
        <m:f>
          <m:fPr>
            <m:ctrlPr>
              <w:rPr>
                <w:rFonts w:ascii="Cambria Math" w:eastAsia="Times New Roman" w:hAnsi="Cambria Math" w:cs="Times New Roman"/>
                <w:i/>
                <w:szCs w:val="24"/>
                <w:highlight w:val="white"/>
              </w:rPr>
            </m:ctrlPr>
          </m:fPr>
          <m:num>
            <m:sSub>
              <m:sSubPr>
                <m:ctrlPr>
                  <w:rPr>
                    <w:rFonts w:ascii="Cambria Math" w:eastAsia="Times New Roman" w:hAnsi="Cambria Math" w:cs="Times New Roman"/>
                    <w:i/>
                    <w:szCs w:val="24"/>
                    <w:highlight w:val="white"/>
                  </w:rPr>
                </m:ctrlPr>
              </m:sSubPr>
              <m:e>
                <m:r>
                  <m:rPr>
                    <m:nor/>
                  </m:rPr>
                  <w:rPr>
                    <w:rFonts w:eastAsia="Times New Roman" w:cs="Times New Roman"/>
                    <w:szCs w:val="24"/>
                    <w:highlight w:val="white"/>
                  </w:rPr>
                  <m:t>L</m:t>
                </m:r>
              </m:e>
              <m:sub>
                <m:r>
                  <m:rPr>
                    <m:nor/>
                  </m:rPr>
                  <w:rPr>
                    <w:rFonts w:eastAsia="Times New Roman" w:cs="Times New Roman"/>
                    <w:szCs w:val="24"/>
                    <w:highlight w:val="white"/>
                  </w:rPr>
                  <m:t>d</m:t>
                </m:r>
              </m:sub>
            </m:sSub>
          </m:num>
          <m:den>
            <m:r>
              <m:rPr>
                <m:nor/>
              </m:rPr>
              <w:rPr>
                <w:rFonts w:eastAsia="Times New Roman" w:cs="Times New Roman"/>
                <w:szCs w:val="24"/>
                <w:highlight w:val="white"/>
              </w:rPr>
              <m:t>3600 × v</m:t>
            </m:r>
          </m:den>
        </m:f>
      </m:oMath>
      <w:r w:rsidRPr="00CB056F">
        <w:rPr>
          <w:rFonts w:eastAsia="Times New Roman" w:cs="Times New Roman"/>
          <w:szCs w:val="24"/>
          <w:highlight w:val="white"/>
        </w:rPr>
        <w:t xml:space="preserve"> </w:t>
      </w:r>
      <w:r w:rsidRPr="00CB056F">
        <w:ptab w:relativeTo="margin" w:alignment="right" w:leader="dot"/>
      </w:r>
      <w:r w:rsidRPr="00CB056F">
        <w:rPr>
          <w:rFonts w:eastAsia="Times New Roman" w:cs="Times New Roman"/>
          <w:szCs w:val="24"/>
          <w:highlight w:val="white"/>
        </w:rPr>
        <w:t xml:space="preserve"> (2.17)</w:t>
      </w:r>
    </w:p>
    <w:p w14:paraId="121F159F" w14:textId="77777777" w:rsidR="00B47A94" w:rsidRPr="00CB056F" w:rsidRDefault="00B47A94" w:rsidP="00B47A94">
      <w:pPr>
        <w:divId w:val="132019385"/>
        <w:rPr>
          <w:rFonts w:eastAsia="Times New Roman" w:cs="Times New Roman"/>
          <w:szCs w:val="24"/>
          <w:highlight w:val="white"/>
        </w:rPr>
      </w:pPr>
      <w:r w:rsidRPr="00CB056F">
        <w:rPr>
          <w:rFonts w:eastAsia="Times New Roman" w:cs="Times New Roman"/>
          <w:szCs w:val="24"/>
          <w:highlight w:val="white"/>
        </w:rPr>
        <w:t>Dimana:</w:t>
      </w:r>
    </w:p>
    <w:p w14:paraId="4D8D2A7C" w14:textId="77777777" w:rsidR="00B47A94" w:rsidRPr="00CB056F" w:rsidRDefault="00B47A94" w:rsidP="00B47A94">
      <w:pPr>
        <w:spacing w:line="240" w:lineRule="auto"/>
        <w:divId w:val="132019385"/>
        <w:rPr>
          <w:rFonts w:eastAsia="Times New Roman" w:cs="Times New Roman"/>
          <w:szCs w:val="24"/>
          <w:highlight w:val="white"/>
        </w:rPr>
      </w:pPr>
      <w:r w:rsidRPr="00CB056F">
        <w:rPr>
          <w:rFonts w:eastAsia="Times New Roman" w:cs="Times New Roman"/>
          <w:szCs w:val="24"/>
          <w:highlight w:val="white"/>
        </w:rPr>
        <w:t>tc</w:t>
      </w:r>
      <w:r w:rsidRPr="00CB056F">
        <w:rPr>
          <w:rFonts w:eastAsia="Times New Roman" w:cs="Times New Roman"/>
          <w:szCs w:val="24"/>
          <w:highlight w:val="white"/>
        </w:rPr>
        <w:tab/>
        <w:t>= Waktu konsentrasi (jam)</w:t>
      </w:r>
    </w:p>
    <w:p w14:paraId="3BA3B9F4" w14:textId="77777777" w:rsidR="00B47A94" w:rsidRPr="00CB056F" w:rsidRDefault="00B47A94" w:rsidP="00B47A94">
      <w:pPr>
        <w:spacing w:line="240" w:lineRule="auto"/>
        <w:divId w:val="132019385"/>
        <w:rPr>
          <w:rFonts w:eastAsia="Times New Roman" w:cs="Times New Roman"/>
          <w:szCs w:val="24"/>
          <w:highlight w:val="white"/>
        </w:rPr>
      </w:pPr>
      <w:r w:rsidRPr="00CB056F">
        <w:rPr>
          <w:rFonts w:eastAsia="Times New Roman" w:cs="Times New Roman"/>
          <w:szCs w:val="24"/>
          <w:highlight w:val="white"/>
        </w:rPr>
        <w:t>td</w:t>
      </w:r>
      <w:r w:rsidRPr="00CB056F">
        <w:rPr>
          <w:rFonts w:eastAsia="Times New Roman" w:cs="Times New Roman"/>
          <w:szCs w:val="24"/>
          <w:highlight w:val="white"/>
        </w:rPr>
        <w:tab/>
        <w:t>= Waktu pengaliran pada saluran (jam)</w:t>
      </w:r>
    </w:p>
    <w:p w14:paraId="1321967E" w14:textId="77777777" w:rsidR="00B47A94" w:rsidRPr="00CB056F" w:rsidRDefault="00B47A94" w:rsidP="00B47A94">
      <w:pPr>
        <w:spacing w:line="240" w:lineRule="auto"/>
        <w:divId w:val="132019385"/>
        <w:rPr>
          <w:rFonts w:eastAsia="Times New Roman" w:cs="Times New Roman"/>
          <w:szCs w:val="24"/>
          <w:highlight w:val="white"/>
        </w:rPr>
      </w:pPr>
      <w:r w:rsidRPr="00CB056F">
        <w:rPr>
          <w:rFonts w:eastAsia="Times New Roman" w:cs="Times New Roman"/>
          <w:szCs w:val="24"/>
          <w:highlight w:val="white"/>
        </w:rPr>
        <w:t>to</w:t>
      </w:r>
      <w:r w:rsidRPr="00CB056F">
        <w:rPr>
          <w:rFonts w:eastAsia="Times New Roman" w:cs="Times New Roman"/>
          <w:szCs w:val="24"/>
          <w:highlight w:val="white"/>
        </w:rPr>
        <w:tab/>
        <w:t>= Waktu pengaliran air pada permukaan tanah (jam)</w:t>
      </w:r>
    </w:p>
    <w:p w14:paraId="0A9712E1" w14:textId="77777777" w:rsidR="00B47A94" w:rsidRPr="00CB056F" w:rsidRDefault="00B47A94" w:rsidP="00B47A94">
      <w:pPr>
        <w:spacing w:line="240" w:lineRule="auto"/>
        <w:divId w:val="132019385"/>
        <w:rPr>
          <w:rFonts w:eastAsia="Times New Roman" w:cs="Times New Roman"/>
          <w:szCs w:val="24"/>
          <w:highlight w:val="white"/>
        </w:rPr>
      </w:pPr>
      <w:r w:rsidRPr="00CB056F">
        <w:rPr>
          <w:rFonts w:eastAsia="Times New Roman" w:cs="Times New Roman"/>
          <w:szCs w:val="24"/>
          <w:highlight w:val="white"/>
        </w:rPr>
        <w:t>v</w:t>
      </w:r>
      <w:r w:rsidRPr="00CB056F">
        <w:rPr>
          <w:rFonts w:eastAsia="Times New Roman" w:cs="Times New Roman"/>
          <w:szCs w:val="24"/>
          <w:highlight w:val="white"/>
        </w:rPr>
        <w:tab/>
        <w:t>= Kecepatan aliran permukaan (m/s)</w:t>
      </w:r>
    </w:p>
    <w:p w14:paraId="60BBF091" w14:textId="77777777" w:rsidR="00B47A94" w:rsidRPr="00CB056F" w:rsidRDefault="00B47A94" w:rsidP="00B47A94">
      <w:pPr>
        <w:spacing w:line="240" w:lineRule="auto"/>
        <w:divId w:val="132019385"/>
        <w:rPr>
          <w:rFonts w:eastAsia="Times New Roman" w:cs="Times New Roman"/>
          <w:szCs w:val="24"/>
          <w:highlight w:val="white"/>
        </w:rPr>
      </w:pPr>
      <w:r w:rsidRPr="00CB056F">
        <w:rPr>
          <w:rFonts w:eastAsia="Times New Roman" w:cs="Times New Roman"/>
          <w:szCs w:val="24"/>
          <w:highlight w:val="white"/>
        </w:rPr>
        <w:t>L</w:t>
      </w:r>
      <w:r w:rsidRPr="00CB056F">
        <w:rPr>
          <w:rFonts w:eastAsia="Times New Roman" w:cs="Times New Roman"/>
          <w:szCs w:val="24"/>
          <w:highlight w:val="white"/>
          <w:vertAlign w:val="subscript"/>
        </w:rPr>
        <w:t>o</w:t>
      </w:r>
      <w:r w:rsidRPr="00CB056F">
        <w:rPr>
          <w:rFonts w:eastAsia="Times New Roman" w:cs="Times New Roman"/>
          <w:szCs w:val="24"/>
          <w:highlight w:val="white"/>
        </w:rPr>
        <w:tab/>
        <w:t>= Panjang saluran</w:t>
      </w:r>
    </w:p>
    <w:p w14:paraId="2508D8AC" w14:textId="77777777" w:rsidR="00B47A94" w:rsidRPr="00CB056F" w:rsidRDefault="00B47A94" w:rsidP="00B47A94">
      <w:pPr>
        <w:spacing w:line="240" w:lineRule="auto"/>
        <w:divId w:val="132019385"/>
        <w:rPr>
          <w:rFonts w:eastAsia="Times New Roman" w:cs="Times New Roman"/>
          <w:szCs w:val="24"/>
          <w:highlight w:val="white"/>
        </w:rPr>
      </w:pPr>
      <w:r w:rsidRPr="00CB056F">
        <w:rPr>
          <w:rFonts w:eastAsia="Times New Roman" w:cs="Times New Roman"/>
          <w:szCs w:val="24"/>
          <w:highlight w:val="white"/>
        </w:rPr>
        <w:t>L</w:t>
      </w:r>
      <w:r w:rsidRPr="00CB056F">
        <w:rPr>
          <w:rFonts w:eastAsia="Times New Roman" w:cs="Times New Roman"/>
          <w:szCs w:val="24"/>
          <w:highlight w:val="white"/>
          <w:vertAlign w:val="subscript"/>
        </w:rPr>
        <w:t>d</w:t>
      </w:r>
      <w:r w:rsidRPr="00CB056F">
        <w:rPr>
          <w:rFonts w:eastAsia="Times New Roman" w:cs="Times New Roman"/>
          <w:szCs w:val="24"/>
          <w:highlight w:val="white"/>
        </w:rPr>
        <w:tab/>
        <w:t xml:space="preserve">= Panjang pengaliran pada permukaan tanah dari titik terjauh </w:t>
      </w:r>
    </w:p>
    <w:p w14:paraId="5F6D0AD6" w14:textId="77777777" w:rsidR="00B47A94" w:rsidRPr="00CB056F" w:rsidRDefault="00B47A94" w:rsidP="00B47A94">
      <w:pPr>
        <w:spacing w:line="240" w:lineRule="auto"/>
        <w:divId w:val="132019385"/>
        <w:rPr>
          <w:rFonts w:eastAsia="Times New Roman" w:cs="Times New Roman"/>
          <w:szCs w:val="24"/>
          <w:highlight w:val="white"/>
        </w:rPr>
      </w:pPr>
      <w:r w:rsidRPr="00CB056F">
        <w:rPr>
          <w:rFonts w:eastAsia="Times New Roman" w:cs="Times New Roman"/>
          <w:szCs w:val="24"/>
          <w:highlight w:val="white"/>
        </w:rPr>
        <w:t>S</w:t>
      </w:r>
      <w:r w:rsidRPr="00CB056F">
        <w:rPr>
          <w:rFonts w:eastAsia="Times New Roman" w:cs="Times New Roman"/>
          <w:szCs w:val="24"/>
          <w:highlight w:val="white"/>
        </w:rPr>
        <w:tab/>
        <w:t>= Kemiringan Saluran</w:t>
      </w:r>
    </w:p>
    <w:p w14:paraId="7545911A" w14:textId="77777777" w:rsidR="00B47A94" w:rsidRPr="00CB056F" w:rsidRDefault="00B47A94" w:rsidP="00B47A94">
      <w:pPr>
        <w:divId w:val="132019385"/>
      </w:pPr>
    </w:p>
    <w:p w14:paraId="08DC78BA" w14:textId="77777777" w:rsidR="00B47A94" w:rsidRPr="00CB056F" w:rsidRDefault="00B47A94" w:rsidP="00B47A94">
      <w:pPr>
        <w:pStyle w:val="Heading5"/>
        <w:divId w:val="132019385"/>
      </w:pPr>
      <w:bookmarkStart w:id="1199" w:name="_Toc199165355"/>
      <w:bookmarkStart w:id="1200" w:name="_Toc199165542"/>
      <w:r w:rsidRPr="00CB056F">
        <w:t>Debit Banjir Rencana</w:t>
      </w:r>
      <w:bookmarkEnd w:id="1199"/>
      <w:bookmarkEnd w:id="1200"/>
    </w:p>
    <w:p w14:paraId="0D1028CD" w14:textId="77777777" w:rsidR="00B47A94" w:rsidRPr="00CB056F" w:rsidRDefault="00B47A94" w:rsidP="00B47A94">
      <w:pPr>
        <w:divId w:val="132019385"/>
        <w:rPr>
          <w:highlight w:val="white"/>
        </w:rPr>
      </w:pPr>
      <w:r w:rsidRPr="00CB056F">
        <w:rPr>
          <w:highlight w:val="white"/>
        </w:rPr>
        <w:t xml:space="preserve">Debit banjir rencana adalah besarnya debit pada suatu periode ulang tertentu yang diperkirakan akan melalui bangunan air yang telah dirancang. Perhitungan debit rencana merupakan tahapan penting dalam prosedur perancangan teknis bangunan air karena nilai dari debit banjir rencana akan menjadi parameter penentu dalam perencanaan dimensi hidrolis suatu sunga. </w:t>
      </w:r>
    </w:p>
    <w:p w14:paraId="3FFA00E9" w14:textId="04FD5A24" w:rsidR="00B47A94" w:rsidRPr="00CB056F" w:rsidRDefault="00B47A94" w:rsidP="00B47A94">
      <w:pPr>
        <w:divId w:val="132019385"/>
        <w:rPr>
          <w:highlight w:val="white"/>
        </w:rPr>
      </w:pPr>
      <w:r w:rsidRPr="00CB056F">
        <w:rPr>
          <w:highlight w:val="white"/>
        </w:rPr>
        <w:t>Debit banjir rencana dapat dihitung dengan metode Rasional. Metode Rasional umumnya digunakan untuk menghitung debit banjir maksimum pada daerah pengaliran yang terbatas untuk DAS atau wilayah pengaliran dengan luas &lt; 300 ha. Selain itu metode ini juga dipakai untuk perencanaan banjir daerah perkotaan dan bangunan air seperti gorong-gorong dan saluran terbuka</w:t>
      </w:r>
      <w:r w:rsidR="003E64A1">
        <w:rPr>
          <w:highlight w:val="white"/>
        </w:rPr>
        <w:t xml:space="preserve"> </w:t>
      </w:r>
      <w:sdt>
        <w:sdtPr>
          <w:rPr>
            <w:rFonts w:cs="Times New Roman"/>
            <w:color w:val="000000"/>
            <w:highlight w:val="white"/>
          </w:rPr>
          <w:tag w:val="MENDELEY_CITATION_v3_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"/>
          <w:id w:val="-497885592"/>
          <w:placeholder>
            <w:docPart w:val="DefaultPlaceholder_-1854013440"/>
          </w:placeholder>
        </w:sdtPr>
        <w:sdtEndPr/>
        <w:sdtContent>
          <w:r w:rsidR="009466D1" w:rsidRPr="009466D1">
            <w:rPr>
              <w:rFonts w:cs="Times New Roman"/>
              <w:color w:val="000000"/>
              <w:highlight w:val="white"/>
            </w:rPr>
            <w:t>(Limantara, 2019)</w:t>
          </w:r>
        </w:sdtContent>
      </w:sdt>
      <w:r w:rsidRPr="00CB056F">
        <w:rPr>
          <w:highlight w:val="white"/>
        </w:rPr>
        <w:t>.</w:t>
      </w:r>
      <w:r w:rsidR="009B459F" w:rsidRPr="00CB056F">
        <w:rPr>
          <w:highlight w:val="white"/>
        </w:rPr>
        <w:t xml:space="preserve"> </w:t>
      </w:r>
      <w:r w:rsidR="00435416" w:rsidRPr="00435416">
        <w:t xml:space="preserve">Dalam penelitian ini, debit puncak hasil Metode Rasional selanjutnya digunakan sebagai dasar perencanaan dimensi saluran tertutup </w:t>
      </w:r>
      <w:r w:rsidR="00435416" w:rsidRPr="00435416">
        <w:lastRenderedPageBreak/>
        <w:t>(pipa) yang mengalirkan limpasan atap menuju kolam retensi,</w:t>
      </w:r>
      <w:r w:rsidR="00435416">
        <w:t xml:space="preserve"> </w:t>
      </w:r>
      <w:r w:rsidRPr="00CB056F">
        <w:rPr>
          <w:highlight w:val="white"/>
        </w:rPr>
        <w:t>Metode Rasional dirumuskan dalam persamaan:</w:t>
      </w:r>
    </w:p>
    <w:p w14:paraId="7501CC93" w14:textId="77777777" w:rsidR="00B47A94" w:rsidRPr="00CB056F" w:rsidRDefault="00B47A94" w:rsidP="00B47A94">
      <w:pPr>
        <w:divId w:val="132019385"/>
        <w:rPr>
          <w:highlight w:val="white"/>
        </w:rPr>
      </w:pPr>
      <w:bookmarkStart w:id="1201" w:name="_Hlk200412130"/>
      <w:r w:rsidRPr="00CB056F">
        <w:rPr>
          <w:highlight w:val="white"/>
        </w:rPr>
        <w:t>Q</w:t>
      </w:r>
      <w:r w:rsidRPr="00CB056F">
        <w:rPr>
          <w:highlight w:val="white"/>
          <w:vertAlign w:val="subscript"/>
        </w:rPr>
        <w:t>T</w:t>
      </w:r>
      <w:r w:rsidRPr="00CB056F">
        <w:rPr>
          <w:highlight w:val="white"/>
        </w:rPr>
        <w:tab/>
        <w:t xml:space="preserve"> = 0,278 × C × I × A </w:t>
      </w:r>
      <w:r w:rsidRPr="00CB056F">
        <w:ptab w:relativeTo="margin" w:alignment="right" w:leader="dot"/>
      </w:r>
      <w:r w:rsidRPr="00CB056F">
        <w:rPr>
          <w:highlight w:val="white"/>
        </w:rPr>
        <w:t xml:space="preserve"> (2.18)</w:t>
      </w:r>
    </w:p>
    <w:p w14:paraId="61120CC0" w14:textId="5693BF5F" w:rsidR="00B47A94" w:rsidRPr="00CB056F" w:rsidRDefault="00B47A94" w:rsidP="009B459F">
      <w:pPr>
        <w:spacing w:line="240" w:lineRule="auto"/>
        <w:divId w:val="132019385"/>
        <w:rPr>
          <w:highlight w:val="white"/>
        </w:rPr>
      </w:pPr>
      <w:bookmarkStart w:id="1202" w:name="_Hlk200412177"/>
      <w:bookmarkEnd w:id="1201"/>
      <w:r w:rsidRPr="00CB056F">
        <w:rPr>
          <w:highlight w:val="white"/>
        </w:rPr>
        <w:t>Dimana</w:t>
      </w:r>
      <w:r w:rsidR="00ED7366">
        <w:rPr>
          <w:highlight w:val="white"/>
        </w:rPr>
        <w:t xml:space="preserve"> </w:t>
      </w:r>
      <w:r w:rsidRPr="00CB056F">
        <w:rPr>
          <w:highlight w:val="white"/>
        </w:rPr>
        <w:t>:</w:t>
      </w:r>
    </w:p>
    <w:p w14:paraId="0195E300" w14:textId="77777777" w:rsidR="009B459F" w:rsidRPr="00CB056F" w:rsidRDefault="00B47A94" w:rsidP="009B459F">
      <w:pPr>
        <w:tabs>
          <w:tab w:val="left" w:pos="1985"/>
          <w:tab w:val="left" w:pos="2268"/>
        </w:tabs>
        <w:spacing w:line="240" w:lineRule="auto"/>
        <w:ind w:left="2748" w:hanging="1701"/>
        <w:jc w:val="left"/>
        <w:divId w:val="132019385"/>
        <w:rPr>
          <w:highlight w:val="white"/>
        </w:rPr>
      </w:pPr>
      <w:r w:rsidRPr="00CB056F">
        <w:rPr>
          <w:highlight w:val="white"/>
        </w:rPr>
        <w:t>Q</w:t>
      </w:r>
      <w:r w:rsidRPr="00CB056F">
        <w:rPr>
          <w:highlight w:val="white"/>
          <w:vertAlign w:val="subscript"/>
        </w:rPr>
        <w:t>T</w:t>
      </w:r>
      <w:r w:rsidRPr="00CB056F">
        <w:rPr>
          <w:highlight w:val="white"/>
          <w:vertAlign w:val="subscript"/>
        </w:rPr>
        <w:tab/>
      </w:r>
      <w:r w:rsidRPr="00CB056F">
        <w:rPr>
          <w:highlight w:val="white"/>
        </w:rPr>
        <w:t>=</w:t>
      </w:r>
      <w:r w:rsidRPr="00CB056F">
        <w:rPr>
          <w:highlight w:val="white"/>
        </w:rPr>
        <w:tab/>
        <w:t>Debit rencana (m</w:t>
      </w:r>
      <w:r w:rsidRPr="00CB056F">
        <w:rPr>
          <w:highlight w:val="white"/>
          <w:vertAlign w:val="superscript"/>
        </w:rPr>
        <w:t>3</w:t>
      </w:r>
      <w:r w:rsidRPr="00CB056F">
        <w:rPr>
          <w:highlight w:val="white"/>
        </w:rPr>
        <w:t>/detik)</w:t>
      </w:r>
    </w:p>
    <w:p w14:paraId="4D9C40BE" w14:textId="77777777" w:rsidR="009B459F" w:rsidRPr="00CB056F" w:rsidRDefault="00B47A94" w:rsidP="009B459F">
      <w:pPr>
        <w:tabs>
          <w:tab w:val="left" w:pos="1985"/>
          <w:tab w:val="left" w:pos="2268"/>
        </w:tabs>
        <w:spacing w:line="240" w:lineRule="auto"/>
        <w:ind w:left="2268" w:hanging="1701"/>
        <w:jc w:val="left"/>
        <w:divId w:val="132019385"/>
        <w:rPr>
          <w:highlight w:val="white"/>
        </w:rPr>
      </w:pPr>
      <w:r w:rsidRPr="00CB056F">
        <w:rPr>
          <w:highlight w:val="white"/>
        </w:rPr>
        <w:t>0,2778</w:t>
      </w:r>
      <w:r w:rsidRPr="00CB056F">
        <w:rPr>
          <w:highlight w:val="white"/>
        </w:rPr>
        <w:tab/>
        <w:t>=</w:t>
      </w:r>
      <w:r w:rsidRPr="00CB056F">
        <w:rPr>
          <w:highlight w:val="white"/>
        </w:rPr>
        <w:tab/>
        <w:t>Faktor konversi</w:t>
      </w:r>
    </w:p>
    <w:p w14:paraId="4594C532" w14:textId="443837D0" w:rsidR="009B459F" w:rsidRPr="00CB056F" w:rsidRDefault="00B47A94" w:rsidP="009B459F">
      <w:pPr>
        <w:tabs>
          <w:tab w:val="left" w:pos="1985"/>
          <w:tab w:val="left" w:pos="2268"/>
        </w:tabs>
        <w:spacing w:line="240" w:lineRule="auto"/>
        <w:ind w:left="2268" w:hanging="1701"/>
        <w:jc w:val="left"/>
        <w:divId w:val="132019385"/>
        <w:rPr>
          <w:highlight w:val="white"/>
        </w:rPr>
      </w:pPr>
      <w:r w:rsidRPr="00CB056F">
        <w:rPr>
          <w:highlight w:val="white"/>
        </w:rPr>
        <w:t>C</w:t>
      </w:r>
      <w:r w:rsidRPr="00CB056F">
        <w:rPr>
          <w:highlight w:val="white"/>
        </w:rPr>
        <w:tab/>
        <w:t>=</w:t>
      </w:r>
      <w:r w:rsidRPr="00CB056F">
        <w:rPr>
          <w:highlight w:val="white"/>
        </w:rPr>
        <w:tab/>
        <w:t xml:space="preserve">Koefisien pengaliran sesuai dengan </w:t>
      </w:r>
      <w:r w:rsidR="0023554E" w:rsidRPr="00CB056F">
        <w:rPr>
          <w:highlight w:val="white"/>
        </w:rPr>
        <w:t>material atap</w:t>
      </w:r>
    </w:p>
    <w:p w14:paraId="6357B280" w14:textId="77777777" w:rsidR="009B459F" w:rsidRPr="00CB056F" w:rsidRDefault="00B47A94" w:rsidP="009B459F">
      <w:pPr>
        <w:tabs>
          <w:tab w:val="left" w:pos="1985"/>
          <w:tab w:val="left" w:pos="2268"/>
        </w:tabs>
        <w:spacing w:line="240" w:lineRule="auto"/>
        <w:ind w:left="2268" w:hanging="1701"/>
        <w:jc w:val="left"/>
        <w:divId w:val="132019385"/>
        <w:rPr>
          <w:highlight w:val="white"/>
        </w:rPr>
      </w:pPr>
      <w:r w:rsidRPr="00CB056F">
        <w:rPr>
          <w:highlight w:val="white"/>
        </w:rPr>
        <w:t>I</w:t>
      </w:r>
      <w:r w:rsidRPr="00CB056F">
        <w:rPr>
          <w:highlight w:val="white"/>
        </w:rPr>
        <w:tab/>
        <w:t>=</w:t>
      </w:r>
      <w:r w:rsidRPr="00CB056F">
        <w:rPr>
          <w:highlight w:val="white"/>
        </w:rPr>
        <w:tab/>
        <w:t>Intensitas hujan maksimum (mm/jam)</w:t>
      </w:r>
    </w:p>
    <w:p w14:paraId="6712B7C6" w14:textId="17C7CD5E" w:rsidR="00B47A94" w:rsidRPr="00CB056F" w:rsidRDefault="00B47A94" w:rsidP="009B459F">
      <w:pPr>
        <w:tabs>
          <w:tab w:val="left" w:pos="1985"/>
          <w:tab w:val="left" w:pos="2268"/>
        </w:tabs>
        <w:spacing w:line="240" w:lineRule="auto"/>
        <w:ind w:left="2268" w:hanging="1701"/>
        <w:jc w:val="left"/>
        <w:divId w:val="132019385"/>
        <w:rPr>
          <w:highlight w:val="white"/>
        </w:rPr>
      </w:pPr>
      <w:r w:rsidRPr="00CB056F">
        <w:rPr>
          <w:highlight w:val="white"/>
        </w:rPr>
        <w:t>A</w:t>
      </w:r>
      <w:r w:rsidRPr="00CB056F">
        <w:rPr>
          <w:highlight w:val="white"/>
        </w:rPr>
        <w:tab/>
        <w:t>=</w:t>
      </w:r>
      <w:r w:rsidRPr="00CB056F">
        <w:rPr>
          <w:highlight w:val="white"/>
        </w:rPr>
        <w:tab/>
        <w:t xml:space="preserve">Luas total </w:t>
      </w:r>
      <w:r w:rsidR="009D264A" w:rsidRPr="00CB056F">
        <w:rPr>
          <w:highlight w:val="white"/>
        </w:rPr>
        <w:t>atap</w:t>
      </w:r>
      <w:r w:rsidRPr="00CB056F">
        <w:rPr>
          <w:highlight w:val="white"/>
        </w:rPr>
        <w:t xml:space="preserve"> (m</w:t>
      </w:r>
      <w:r w:rsidRPr="00CB056F">
        <w:rPr>
          <w:highlight w:val="white"/>
          <w:vertAlign w:val="superscript"/>
        </w:rPr>
        <w:t>2</w:t>
      </w:r>
      <w:r w:rsidRPr="00CB056F">
        <w:rPr>
          <w:highlight w:val="white"/>
        </w:rPr>
        <w:t>)</w:t>
      </w:r>
    </w:p>
    <w:p w14:paraId="2BEF4469" w14:textId="77777777" w:rsidR="00734ADF" w:rsidRPr="00CB056F" w:rsidRDefault="00734ADF" w:rsidP="009B459F">
      <w:pPr>
        <w:tabs>
          <w:tab w:val="left" w:pos="1985"/>
          <w:tab w:val="left" w:pos="2268"/>
        </w:tabs>
        <w:spacing w:line="240" w:lineRule="auto"/>
        <w:ind w:left="2268" w:hanging="1701"/>
        <w:jc w:val="left"/>
        <w:divId w:val="132019385"/>
        <w:rPr>
          <w:highlight w:val="white"/>
        </w:rPr>
      </w:pPr>
    </w:p>
    <w:p w14:paraId="53C8663C" w14:textId="654DCB41" w:rsidR="00734ADF" w:rsidRDefault="00734ADF" w:rsidP="00734ADF">
      <w:pPr>
        <w:pStyle w:val="Caption"/>
        <w:divId w:val="132019385"/>
        <w:rPr>
          <w:b w:val="0"/>
          <w:bCs/>
        </w:rPr>
      </w:pPr>
      <w:bookmarkStart w:id="1203" w:name="_Toc221052336"/>
      <w:r w:rsidRPr="00CB056F">
        <w:t xml:space="preserve">Tabel </w:t>
      </w:r>
      <w:r w:rsidR="00241167">
        <w:fldChar w:fldCharType="begin"/>
      </w:r>
      <w:r w:rsidR="00241167">
        <w:instrText xml:space="preserve"> STYLEREF 3 \s </w:instrText>
      </w:r>
      <w:r w:rsidR="00241167">
        <w:fldChar w:fldCharType="separate"/>
      </w:r>
      <w:r w:rsidR="00241167">
        <w:rPr>
          <w:noProof/>
        </w:rPr>
        <w:t>2</w:t>
      </w:r>
      <w:r w:rsidR="00241167">
        <w:fldChar w:fldCharType="end"/>
      </w:r>
      <w:r w:rsidR="00241167">
        <w:t>.</w:t>
      </w:r>
      <w:r w:rsidR="00241167">
        <w:fldChar w:fldCharType="begin"/>
      </w:r>
      <w:r w:rsidR="00241167">
        <w:instrText xml:space="preserve"> SEQ Tabel \* ARABIC \s 3 </w:instrText>
      </w:r>
      <w:r w:rsidR="00241167">
        <w:fldChar w:fldCharType="separate"/>
      </w:r>
      <w:r w:rsidR="00241167">
        <w:rPr>
          <w:noProof/>
        </w:rPr>
        <w:t>7</w:t>
      </w:r>
      <w:r w:rsidR="00241167">
        <w:fldChar w:fldCharType="end"/>
      </w:r>
      <w:r w:rsidRPr="00CB056F">
        <w:t xml:space="preserve"> </w:t>
      </w:r>
      <w:r w:rsidRPr="00CB056F">
        <w:rPr>
          <w:b w:val="0"/>
          <w:bCs/>
        </w:rPr>
        <w:t>Koefisien Limpasan Sesuai Jenis Permukaan Tangkapan</w:t>
      </w:r>
      <w:bookmarkEnd w:id="1203"/>
    </w:p>
    <w:p w14:paraId="3DEB6C10" w14:textId="77777777" w:rsidR="006017D6" w:rsidRDefault="006017D6" w:rsidP="006017D6">
      <w:pPr>
        <w:divId w:val="132019385"/>
      </w:pPr>
    </w:p>
    <w:tbl>
      <w:tblPr>
        <w:tblW w:w="6916"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4431"/>
        <w:gridCol w:w="2485"/>
      </w:tblGrid>
      <w:tr w:rsidR="00E854BD" w:rsidRPr="00E854BD" w14:paraId="49966797" w14:textId="77777777" w:rsidTr="0089538C">
        <w:trPr>
          <w:divId w:val="132019385"/>
          <w:trHeight w:val="365"/>
          <w:jc w:val="center"/>
        </w:trPr>
        <w:tc>
          <w:tcPr>
            <w:tcW w:w="0" w:type="auto"/>
          </w:tcPr>
          <w:p w14:paraId="0E8FF2BB" w14:textId="77777777" w:rsidR="00E854BD" w:rsidRPr="00E854BD" w:rsidRDefault="00E854BD" w:rsidP="00E854BD">
            <w:pPr>
              <w:spacing w:after="0" w:line="240" w:lineRule="auto"/>
              <w:ind w:firstLine="0"/>
              <w:jc w:val="center"/>
              <w:rPr>
                <w:szCs w:val="24"/>
              </w:rPr>
            </w:pPr>
            <w:r w:rsidRPr="00E854BD">
              <w:rPr>
                <w:b/>
                <w:szCs w:val="24"/>
              </w:rPr>
              <w:t>Jenis Atap</w:t>
            </w:r>
          </w:p>
        </w:tc>
        <w:tc>
          <w:tcPr>
            <w:tcW w:w="0" w:type="auto"/>
          </w:tcPr>
          <w:p w14:paraId="435FB458" w14:textId="77777777" w:rsidR="00E854BD" w:rsidRPr="00E854BD" w:rsidRDefault="00E854BD" w:rsidP="00E854BD">
            <w:pPr>
              <w:spacing w:after="0" w:line="240" w:lineRule="auto"/>
              <w:ind w:firstLine="0"/>
              <w:jc w:val="center"/>
              <w:rPr>
                <w:szCs w:val="24"/>
              </w:rPr>
            </w:pPr>
            <w:r w:rsidRPr="00E854BD">
              <w:rPr>
                <w:b/>
                <w:szCs w:val="24"/>
              </w:rPr>
              <w:t>Koefisien Limpasan (C)</w:t>
            </w:r>
          </w:p>
        </w:tc>
      </w:tr>
      <w:tr w:rsidR="00E854BD" w:rsidRPr="00E854BD" w14:paraId="6FC617D0" w14:textId="77777777" w:rsidTr="0089538C">
        <w:trPr>
          <w:divId w:val="132019385"/>
          <w:trHeight w:val="365"/>
          <w:jc w:val="center"/>
        </w:trPr>
        <w:tc>
          <w:tcPr>
            <w:tcW w:w="0" w:type="auto"/>
          </w:tcPr>
          <w:p w14:paraId="2A10DA9B" w14:textId="77777777" w:rsidR="00E854BD" w:rsidRPr="00E854BD" w:rsidRDefault="00E854BD" w:rsidP="00E854BD">
            <w:pPr>
              <w:spacing w:after="0" w:line="240" w:lineRule="auto"/>
              <w:ind w:firstLine="0"/>
              <w:rPr>
                <w:szCs w:val="24"/>
              </w:rPr>
            </w:pPr>
            <w:r w:rsidRPr="00E854BD">
              <w:rPr>
                <w:szCs w:val="24"/>
              </w:rPr>
              <w:t>Lembaran besi galvanis bergelombang (seng)</w:t>
            </w:r>
          </w:p>
        </w:tc>
        <w:tc>
          <w:tcPr>
            <w:tcW w:w="0" w:type="auto"/>
          </w:tcPr>
          <w:p w14:paraId="639F4279" w14:textId="77777777" w:rsidR="00E854BD" w:rsidRPr="00E854BD" w:rsidRDefault="00E854BD" w:rsidP="00E854BD">
            <w:pPr>
              <w:spacing w:after="0" w:line="240" w:lineRule="auto"/>
              <w:jc w:val="center"/>
              <w:rPr>
                <w:szCs w:val="24"/>
              </w:rPr>
            </w:pPr>
            <w:r w:rsidRPr="00E854BD">
              <w:rPr>
                <w:szCs w:val="24"/>
              </w:rPr>
              <w:t>0,70 – 0,90</w:t>
            </w:r>
          </w:p>
        </w:tc>
      </w:tr>
      <w:tr w:rsidR="00E854BD" w:rsidRPr="00E854BD" w14:paraId="2D8CA4A4" w14:textId="77777777" w:rsidTr="0089538C">
        <w:trPr>
          <w:divId w:val="132019385"/>
          <w:trHeight w:val="365"/>
          <w:jc w:val="center"/>
        </w:trPr>
        <w:tc>
          <w:tcPr>
            <w:tcW w:w="0" w:type="auto"/>
          </w:tcPr>
          <w:p w14:paraId="1D8C6A12" w14:textId="77777777" w:rsidR="00E854BD" w:rsidRPr="00E854BD" w:rsidRDefault="00E854BD" w:rsidP="00E854BD">
            <w:pPr>
              <w:spacing w:after="0" w:line="240" w:lineRule="auto"/>
              <w:ind w:firstLine="0"/>
              <w:rPr>
                <w:szCs w:val="24"/>
              </w:rPr>
            </w:pPr>
            <w:r w:rsidRPr="00E854BD">
              <w:rPr>
                <w:szCs w:val="24"/>
              </w:rPr>
              <w:t>Genteng (tanah liat)</w:t>
            </w:r>
          </w:p>
        </w:tc>
        <w:tc>
          <w:tcPr>
            <w:tcW w:w="0" w:type="auto"/>
          </w:tcPr>
          <w:p w14:paraId="2ECDF068" w14:textId="77777777" w:rsidR="00E854BD" w:rsidRPr="00E854BD" w:rsidRDefault="00E854BD" w:rsidP="00E854BD">
            <w:pPr>
              <w:spacing w:after="0" w:line="240" w:lineRule="auto"/>
              <w:jc w:val="center"/>
              <w:rPr>
                <w:szCs w:val="24"/>
              </w:rPr>
            </w:pPr>
            <w:r w:rsidRPr="00E854BD">
              <w:rPr>
                <w:szCs w:val="24"/>
              </w:rPr>
              <w:t>0,75 – 0,90</w:t>
            </w:r>
          </w:p>
        </w:tc>
      </w:tr>
      <w:tr w:rsidR="00E854BD" w:rsidRPr="00E854BD" w14:paraId="77A68F4A" w14:textId="77777777" w:rsidTr="0089538C">
        <w:trPr>
          <w:divId w:val="132019385"/>
          <w:trHeight w:val="365"/>
          <w:jc w:val="center"/>
        </w:trPr>
        <w:tc>
          <w:tcPr>
            <w:tcW w:w="0" w:type="auto"/>
          </w:tcPr>
          <w:p w14:paraId="0794FFC6" w14:textId="77777777" w:rsidR="00E854BD" w:rsidRPr="00E854BD" w:rsidRDefault="00E854BD" w:rsidP="00E854BD">
            <w:pPr>
              <w:spacing w:after="0" w:line="240" w:lineRule="auto"/>
              <w:ind w:firstLine="0"/>
              <w:rPr>
                <w:szCs w:val="24"/>
              </w:rPr>
            </w:pPr>
            <w:r w:rsidRPr="00E854BD">
              <w:rPr>
                <w:szCs w:val="24"/>
              </w:rPr>
              <w:t>Atap asbes</w:t>
            </w:r>
          </w:p>
        </w:tc>
        <w:tc>
          <w:tcPr>
            <w:tcW w:w="0" w:type="auto"/>
          </w:tcPr>
          <w:p w14:paraId="7A24FA63" w14:textId="77777777" w:rsidR="00E854BD" w:rsidRPr="00E854BD" w:rsidRDefault="00E854BD" w:rsidP="00E854BD">
            <w:pPr>
              <w:spacing w:after="0" w:line="240" w:lineRule="auto"/>
              <w:jc w:val="center"/>
              <w:rPr>
                <w:szCs w:val="24"/>
              </w:rPr>
            </w:pPr>
            <w:r w:rsidRPr="00E854BD">
              <w:rPr>
                <w:szCs w:val="24"/>
              </w:rPr>
              <w:t>0,70 – 0,85</w:t>
            </w:r>
          </w:p>
        </w:tc>
      </w:tr>
      <w:tr w:rsidR="00E854BD" w:rsidRPr="00E854BD" w14:paraId="269262E2" w14:textId="77777777" w:rsidTr="0089538C">
        <w:trPr>
          <w:divId w:val="132019385"/>
          <w:trHeight w:val="365"/>
          <w:jc w:val="center"/>
        </w:trPr>
        <w:tc>
          <w:tcPr>
            <w:tcW w:w="0" w:type="auto"/>
          </w:tcPr>
          <w:p w14:paraId="4BD3F64E" w14:textId="77777777" w:rsidR="00E854BD" w:rsidRPr="00E854BD" w:rsidRDefault="00E854BD" w:rsidP="00E854BD">
            <w:pPr>
              <w:spacing w:after="0" w:line="240" w:lineRule="auto"/>
              <w:ind w:firstLine="0"/>
              <w:rPr>
                <w:szCs w:val="24"/>
              </w:rPr>
            </w:pPr>
            <w:r w:rsidRPr="00E854BD">
              <w:rPr>
                <w:szCs w:val="24"/>
              </w:rPr>
              <w:t>Atap beton</w:t>
            </w:r>
          </w:p>
        </w:tc>
        <w:tc>
          <w:tcPr>
            <w:tcW w:w="0" w:type="auto"/>
          </w:tcPr>
          <w:p w14:paraId="1D9CE1E2" w14:textId="77777777" w:rsidR="00E854BD" w:rsidRPr="00E854BD" w:rsidRDefault="00E854BD" w:rsidP="00E854BD">
            <w:pPr>
              <w:spacing w:after="0" w:line="240" w:lineRule="auto"/>
              <w:jc w:val="center"/>
              <w:rPr>
                <w:szCs w:val="24"/>
              </w:rPr>
            </w:pPr>
            <w:r w:rsidRPr="00E854BD">
              <w:rPr>
                <w:szCs w:val="24"/>
              </w:rPr>
              <w:t>0,60 – 0,70</w:t>
            </w:r>
          </w:p>
        </w:tc>
      </w:tr>
    </w:tbl>
    <w:p w14:paraId="272945EE" w14:textId="608C18C6" w:rsidR="00734ADF" w:rsidRPr="00B22085" w:rsidRDefault="005B47CE" w:rsidP="00B22085">
      <w:pPr>
        <w:spacing w:after="240"/>
        <w:jc w:val="center"/>
        <w:divId w:val="132019385"/>
      </w:pPr>
      <w:r>
        <w:rPr>
          <w:i/>
          <w:color w:val="555555"/>
          <w:sz w:val="20"/>
        </w:rPr>
        <w:t xml:space="preserve">Sumber: CGWB (2007) dalam </w:t>
      </w:r>
      <w:sdt>
        <w:sdtPr>
          <w:rPr>
            <w:i/>
            <w:color w:val="555555"/>
            <w:sz w:val="20"/>
          </w:rPr>
          <w:tag w:val="MENDELEY_CITATION_v3_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"/>
          <w:id w:val="-620996052"/>
          <w:placeholder>
            <w:docPart w:val="DefaultPlaceholder_-1854013440"/>
          </w:placeholder>
        </w:sdtPr>
        <w:sdtEndPr/>
        <w:sdtContent>
          <w:r w:rsidR="009466D1" w:rsidRPr="009466D1">
            <w:rPr>
              <w:rFonts w:cs="Times New Roman"/>
              <w:i/>
              <w:color w:val="555555"/>
              <w:sz w:val="20"/>
            </w:rPr>
            <w:t>(Krisnayanti dkk., 2019)</w:t>
          </w:r>
        </w:sdtContent>
      </w:sdt>
      <w:r>
        <w:rPr>
          <w:i/>
          <w:color w:val="555555"/>
          <w:sz w:val="20"/>
        </w:rPr>
        <w:t xml:space="preserve"> </w:t>
      </w:r>
    </w:p>
    <w:p w14:paraId="22792599" w14:textId="186AA7F1" w:rsidR="003353D0" w:rsidRDefault="00321212" w:rsidP="00321212">
      <w:pPr>
        <w:pStyle w:val="Heading4"/>
        <w:divId w:val="132019385"/>
        <w:rPr>
          <w:rFonts w:eastAsia="Times New Roman"/>
        </w:rPr>
      </w:pPr>
      <w:bookmarkStart w:id="1204" w:name="_Toc240583049"/>
      <w:bookmarkEnd w:id="1202"/>
      <w:r w:rsidRPr="00321212">
        <w:rPr>
          <w:rFonts w:eastAsia="Times New Roman"/>
        </w:rPr>
        <w:t>Analisis Neraca Air (Water Balance)</w:t>
      </w:r>
      <w:bookmarkEnd w:id="1204"/>
    </w:p>
    <w:p w14:paraId="7F20B5B0" w14:textId="130E249A" w:rsidR="002A67E6" w:rsidRDefault="00812D5B" w:rsidP="002A67E6">
      <w:pPr>
        <w:divId w:val="132019385"/>
      </w:pPr>
      <w:r w:rsidRPr="00812D5B">
        <w:t>Volume tampungan minimum ditentukan dari defisit kumulatif maksimum antara permintaan dan pasokan sepanjang periode analisis, yang secara grafis diperoleh melalui metode kurva massa (</w:t>
      </w:r>
      <w:r w:rsidRPr="009F4578">
        <w:rPr>
          <w:i/>
          <w:iCs/>
        </w:rPr>
        <w:t>mass curve/diagram</w:t>
      </w:r>
      <w:r w:rsidRPr="00812D5B">
        <w:t xml:space="preserve"> Rippl). Metode kurva massa ini telah diterapkan dalam perencanaan sistem pemanenan air hujan untuk menentukan volume tangki penyimpanan berdasarkan keseimbangan pasokan dan kebutuhan air</w:t>
      </w:r>
      <w:r w:rsidR="00011656">
        <w:t xml:space="preserve"> </w:t>
      </w:r>
      <w:sdt>
        <w:sdtPr>
          <w:rPr>
            <w:rFonts w:cs="Times New Roman"/>
            <w:color w:val="000000"/>
          </w:rPr>
          <w:tag w:val="MENDELEY_CITATION_v3_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"/>
          <w:id w:val="-470290764"/>
          <w:placeholder>
            <w:docPart w:val="DefaultPlaceholder_-1854013440"/>
          </w:placeholder>
        </w:sdtPr>
        <w:sdtEndPr/>
        <w:sdtContent>
          <w:r w:rsidR="009466D1" w:rsidRPr="009466D1">
            <w:rPr>
              <w:rFonts w:cs="Times New Roman"/>
              <w:color w:val="000000"/>
            </w:rPr>
            <w:t>(Dirgawati dkk., 2024)</w:t>
          </w:r>
        </w:sdtContent>
      </w:sdt>
      <w:r w:rsidR="00595661">
        <w:t>.</w:t>
      </w:r>
    </w:p>
    <w:p w14:paraId="094C894F" w14:textId="77777777" w:rsidR="00924DC5" w:rsidRPr="00295CF8" w:rsidRDefault="00924DC5" w:rsidP="00924DC5">
      <w:pPr>
        <w:spacing w:after="200"/>
        <w:ind w:firstLine="720"/>
        <w:divId w:val="132019385"/>
      </w:pPr>
      <w:r w:rsidRPr="00295CF8">
        <w:t>Volume pasokan air hujan yang dapat dipanen pada bulan ke-i dihitung sebagai:</w:t>
      </w:r>
    </w:p>
    <w:p w14:paraId="4A03A7E3" w14:textId="011996AE" w:rsidR="00924DC5" w:rsidRPr="00D550C7" w:rsidRDefault="00C832FE" w:rsidP="002A67E6">
      <w:pPr>
        <w:divId w:val="132019385"/>
      </w:pPr>
      <m:oMath>
        <m:sSub>
          <m:sSubPr>
            <m:ctrlPr>
              <w:rPr>
                <w:rFonts w:ascii="Cambria Math" w:hAnsi="Cambria Math"/>
                <w:i/>
              </w:rPr>
            </m:ctrlPr>
          </m:sSubPr>
          <m:e>
            <m:r>
              <w:rPr>
                <w:rFonts w:ascii="Cambria Math" w:hAnsi="Cambria Math"/>
              </w:rPr>
              <m:t>V</m:t>
            </m:r>
          </m:e>
          <m:sub>
            <m:r>
              <w:rPr>
                <w:rFonts w:ascii="Cambria Math" w:hAnsi="Cambria Math"/>
              </w:rPr>
              <m:t>supply</m:t>
            </m:r>
            <m:r>
              <w:rPr>
                <w:rFonts w:ascii="Cambria Math" w:hAnsi="Cambria Math"/>
              </w:rPr>
              <m:t>,</m:t>
            </m:r>
            <m:r>
              <w:rPr>
                <w:rFonts w:ascii="Cambria Math" w:hAnsi="Cambria Math"/>
              </w:rPr>
              <m:t>i</m:t>
            </m:r>
          </m:sub>
        </m:sSub>
        <m:r>
          <w:rPr>
            <w:rFonts w:ascii="Cambria Math" w:hAnsi="Cambria Math"/>
          </w:rPr>
          <m:t>=</m:t>
        </m:r>
        <m:r>
          <w:rPr>
            <w:rFonts w:ascii="Cambria Math" w:hAnsi="Cambria Math"/>
          </w:rPr>
          <m:t>C</m:t>
        </m:r>
        <m:r>
          <w:rPr>
            <w:rFonts w:ascii="Cambria Math" w:hAnsi="Cambria Math"/>
          </w:rPr>
          <m:t xml:space="preserve"> · </m:t>
        </m:r>
        <m:sSub>
          <m:sSubPr>
            <m:ctrlPr>
              <w:rPr>
                <w:rFonts w:ascii="Cambria Math" w:hAnsi="Cambria Math"/>
                <w:i/>
              </w:rPr>
            </m:ctrlPr>
          </m:sSubPr>
          <m:e>
            <m:r>
              <w:rPr>
                <w:rFonts w:ascii="Cambria Math" w:hAnsi="Cambria Math"/>
              </w:rPr>
              <m:t>A</m:t>
            </m:r>
          </m:e>
          <m:sub>
            <m:r>
              <w:rPr>
                <w:rFonts w:ascii="Cambria Math" w:hAnsi="Cambria Math"/>
              </w:rPr>
              <m:t>atap</m:t>
            </m:r>
          </m:sub>
        </m:sSub>
        <m:r>
          <w:rPr>
            <w:rFonts w:ascii="Cambria Math" w:hAnsi="Cambria Math"/>
          </w:rPr>
          <m:t xml:space="preserve">· </m:t>
        </m:r>
        <m:f>
          <m:fPr>
            <m:ctrlPr>
              <w:rPr>
                <w:rFonts w:ascii="Cambria Math" w:hAnsi="Cambria Math"/>
                <w:i/>
              </w:rPr>
            </m:ctrlPr>
          </m:fPr>
          <m:num>
            <m:r>
              <w:rPr>
                <w:rFonts w:ascii="Cambria Math" w:hAnsi="Cambria Math"/>
              </w:rPr>
              <m:t>Ri</m:t>
            </m:r>
          </m:num>
          <m:den>
            <m:r>
              <w:rPr>
                <w:rFonts w:ascii="Cambria Math" w:hAnsi="Cambria Math"/>
              </w:rPr>
              <m:t>1000</m:t>
            </m:r>
          </m:den>
        </m:f>
        <m:r>
          <w:rPr>
            <w:rFonts w:ascii="Cambria Math" w:hAnsi="Cambria Math"/>
          </w:rPr>
          <m:t xml:space="preserve">  </m:t>
        </m:r>
      </m:oMath>
      <w:r w:rsidR="00B04A27" w:rsidRPr="00CB056F">
        <w:ptab w:relativeTo="margin" w:alignment="right" w:leader="dot"/>
      </w:r>
    </w:p>
    <w:p w14:paraId="3D5C2444" w14:textId="77777777" w:rsidR="00321212" w:rsidRDefault="00321212" w:rsidP="00321212">
      <w:pPr>
        <w:divId w:val="132019385"/>
        <w:rPr>
          <w:highlight w:val="white"/>
        </w:rPr>
      </w:pPr>
    </w:p>
    <w:p w14:paraId="0F2EE525" w14:textId="77777777" w:rsidR="00F313CD" w:rsidRDefault="00F313CD" w:rsidP="00321212">
      <w:pPr>
        <w:divId w:val="132019385"/>
        <w:rPr>
          <w:highlight w:val="white"/>
        </w:rPr>
      </w:pPr>
    </w:p>
    <w:p w14:paraId="31EE345E" w14:textId="77777777" w:rsidR="00ED7366" w:rsidRPr="00CB056F" w:rsidRDefault="00ED7366" w:rsidP="00ED7366">
      <w:pPr>
        <w:spacing w:line="240" w:lineRule="auto"/>
        <w:divId w:val="132019385"/>
        <w:rPr>
          <w:highlight w:val="white"/>
        </w:rPr>
      </w:pPr>
      <w:r w:rsidRPr="00CB056F">
        <w:rPr>
          <w:highlight w:val="white"/>
        </w:rPr>
        <w:lastRenderedPageBreak/>
        <w:t>Dimana</w:t>
      </w:r>
      <w:r>
        <w:rPr>
          <w:highlight w:val="white"/>
        </w:rPr>
        <w:t xml:space="preserve"> </w:t>
      </w:r>
      <w:r w:rsidRPr="00CB056F">
        <w:rPr>
          <w:highlight w:val="white"/>
        </w:rPr>
        <w:t>:</w:t>
      </w:r>
    </w:p>
    <w:p w14:paraId="55DE429C" w14:textId="2161C943" w:rsidR="001F52BE" w:rsidRDefault="001F52BE" w:rsidP="00F313CD">
      <w:pPr>
        <w:tabs>
          <w:tab w:val="left" w:pos="2552"/>
          <w:tab w:val="left" w:pos="2835"/>
        </w:tabs>
        <w:spacing w:line="240" w:lineRule="auto"/>
        <w:ind w:left="2977" w:hanging="2410"/>
        <w:jc w:val="left"/>
        <w:divId w:val="132019385"/>
      </w:pPr>
      <w:r>
        <w:t>V</w:t>
      </w:r>
      <w:r w:rsidRPr="00DD5EB0">
        <w:rPr>
          <w:vertAlign w:val="subscript"/>
        </w:rPr>
        <w:t>supply,i</w:t>
      </w:r>
      <w:r>
        <w:tab/>
        <w:t>=</w:t>
      </w:r>
      <w:r>
        <w:tab/>
      </w:r>
      <w:r w:rsidRPr="001F52BE">
        <w:rPr>
          <w:highlight w:val="white"/>
        </w:rPr>
        <w:t>volume</w:t>
      </w:r>
      <w:r>
        <w:t xml:space="preserve"> pasokan bulan ke-i (m³)</w:t>
      </w:r>
    </w:p>
    <w:p w14:paraId="4AAE3051" w14:textId="3390F04D" w:rsidR="001F52BE" w:rsidRDefault="001F52BE" w:rsidP="00F313CD">
      <w:pPr>
        <w:tabs>
          <w:tab w:val="left" w:pos="2552"/>
          <w:tab w:val="left" w:pos="2835"/>
        </w:tabs>
        <w:spacing w:line="240" w:lineRule="auto"/>
        <w:ind w:left="3457" w:hanging="2410"/>
        <w:jc w:val="left"/>
        <w:divId w:val="132019385"/>
      </w:pPr>
      <w:r>
        <w:t>C</w:t>
      </w:r>
      <w:r w:rsidR="00AE358C">
        <w:tab/>
      </w:r>
      <w:r>
        <w:t xml:space="preserve">= </w:t>
      </w:r>
      <w:r w:rsidR="00DD5EB0">
        <w:tab/>
      </w:r>
      <w:r>
        <w:t>koefisien limpasan atap</w:t>
      </w:r>
    </w:p>
    <w:p w14:paraId="17805E82" w14:textId="077BAAF8" w:rsidR="001F52BE" w:rsidRDefault="001F52BE" w:rsidP="00F313CD">
      <w:pPr>
        <w:tabs>
          <w:tab w:val="left" w:pos="2552"/>
          <w:tab w:val="left" w:pos="2835"/>
        </w:tabs>
        <w:spacing w:line="240" w:lineRule="auto"/>
        <w:ind w:left="3457" w:hanging="2410"/>
        <w:jc w:val="left"/>
        <w:divId w:val="132019385"/>
      </w:pPr>
      <w:r>
        <w:t>A</w:t>
      </w:r>
      <w:r w:rsidRPr="00F313CD">
        <w:rPr>
          <w:vertAlign w:val="subscript"/>
        </w:rPr>
        <w:t>atap</w:t>
      </w:r>
      <w:r w:rsidR="00F313CD">
        <w:tab/>
      </w:r>
      <w:r>
        <w:t>=</w:t>
      </w:r>
      <w:r w:rsidR="00F313CD">
        <w:tab/>
      </w:r>
      <w:r>
        <w:t>luas total atap (m²)</w:t>
      </w:r>
    </w:p>
    <w:p w14:paraId="29AC5521" w14:textId="2A308540" w:rsidR="00167396" w:rsidRDefault="001F52BE" w:rsidP="00F313CD">
      <w:pPr>
        <w:tabs>
          <w:tab w:val="left" w:pos="2552"/>
          <w:tab w:val="left" w:pos="2835"/>
        </w:tabs>
        <w:spacing w:line="240" w:lineRule="auto"/>
        <w:ind w:left="3457" w:hanging="2410"/>
        <w:jc w:val="left"/>
        <w:divId w:val="132019385"/>
      </w:pPr>
      <w:r>
        <w:t>R</w:t>
      </w:r>
      <w:r w:rsidRPr="00F313CD">
        <w:rPr>
          <w:vertAlign w:val="subscript"/>
        </w:rPr>
        <w:t>i</w:t>
      </w:r>
      <w:r w:rsidR="00F313CD">
        <w:tab/>
      </w:r>
      <w:r>
        <w:t>=</w:t>
      </w:r>
      <w:r w:rsidR="00F313CD">
        <w:tab/>
      </w:r>
      <w:r>
        <w:t>curah hujan bulanan (mm)</w:t>
      </w:r>
    </w:p>
    <w:p w14:paraId="701F2DE0" w14:textId="77777777" w:rsidR="00F313CD" w:rsidRDefault="00F313CD" w:rsidP="00F313CD">
      <w:pPr>
        <w:tabs>
          <w:tab w:val="left" w:pos="2552"/>
          <w:tab w:val="left" w:pos="2835"/>
        </w:tabs>
        <w:spacing w:line="240" w:lineRule="auto"/>
        <w:ind w:left="3457" w:hanging="2410"/>
        <w:jc w:val="left"/>
        <w:divId w:val="132019385"/>
      </w:pPr>
    </w:p>
    <w:p w14:paraId="02C0131B" w14:textId="77777777" w:rsidR="00F313CD" w:rsidRDefault="00F313CD" w:rsidP="00F313CD">
      <w:pPr>
        <w:tabs>
          <w:tab w:val="left" w:pos="2552"/>
          <w:tab w:val="left" w:pos="2835"/>
        </w:tabs>
        <w:spacing w:line="240" w:lineRule="auto"/>
        <w:ind w:left="3457" w:hanging="2410"/>
        <w:jc w:val="left"/>
        <w:divId w:val="132019385"/>
      </w:pPr>
    </w:p>
    <w:p w14:paraId="1ECDBCD2" w14:textId="3BC218C4" w:rsidR="00F313CD" w:rsidRDefault="001837DF" w:rsidP="001837DF">
      <w:pPr>
        <w:divId w:val="132019385"/>
      </w:pPr>
      <w:r w:rsidRPr="001837DF">
        <w:t>Volume permintaan air kawasan pada bulan yang sama dihitung dari</w:t>
      </w:r>
      <w:r>
        <w:t xml:space="preserve"> </w:t>
      </w:r>
      <w:r w:rsidRPr="001837DF">
        <w:t>:</w:t>
      </w:r>
      <w:r>
        <w:t xml:space="preserve"> </w:t>
      </w:r>
    </w:p>
    <w:p w14:paraId="7D507EF9" w14:textId="77777777" w:rsidR="00F313CD" w:rsidRDefault="00F313CD" w:rsidP="00F313CD">
      <w:pPr>
        <w:tabs>
          <w:tab w:val="left" w:pos="2552"/>
          <w:tab w:val="left" w:pos="2835"/>
        </w:tabs>
        <w:spacing w:line="240" w:lineRule="auto"/>
        <w:ind w:left="3457" w:hanging="2410"/>
        <w:jc w:val="left"/>
        <w:divId w:val="132019385"/>
      </w:pPr>
    </w:p>
    <w:p w14:paraId="53627F71" w14:textId="60C3D777" w:rsidR="00073FEC" w:rsidRPr="00D550C7" w:rsidRDefault="00C832FE" w:rsidP="00073FEC">
      <w:pPr>
        <w:divId w:val="132019385"/>
      </w:pPr>
      <m:oMath>
        <m:sSub>
          <m:sSubPr>
            <m:ctrlPr>
              <w:rPr>
                <w:rFonts w:ascii="Cambria Math" w:hAnsi="Cambria Math"/>
                <w:i/>
              </w:rPr>
            </m:ctrlPr>
          </m:sSubPr>
          <m:e>
            <m:r>
              <w:rPr>
                <w:rFonts w:ascii="Cambria Math" w:hAnsi="Cambria Math"/>
              </w:rPr>
              <m:t>V</m:t>
            </m:r>
          </m:e>
          <m:sub>
            <m:r>
              <w:rPr>
                <w:rFonts w:ascii="Cambria Math" w:hAnsi="Cambria Math"/>
              </w:rPr>
              <m:t>demand</m:t>
            </m:r>
            <m:r>
              <w:rPr>
                <w:rFonts w:ascii="Cambria Math" w:hAnsi="Cambria Math"/>
              </w:rPr>
              <m:t>,</m:t>
            </m:r>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h</m:t>
            </m:r>
            <m:r>
              <w:rPr>
                <w:rFonts w:ascii="Cambria Math" w:hAnsi="Cambria Math"/>
              </w:rPr>
              <m:t>arian</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 xml:space="preserve">  </m:t>
        </m:r>
      </m:oMath>
      <w:r w:rsidR="00073FEC" w:rsidRPr="00CB056F">
        <w:ptab w:relativeTo="margin" w:alignment="right" w:leader="dot"/>
      </w:r>
    </w:p>
    <w:p w14:paraId="005A0F60" w14:textId="77777777" w:rsidR="00FA06D8" w:rsidRPr="00CB056F" w:rsidRDefault="00FA06D8" w:rsidP="00FA06D8">
      <w:pPr>
        <w:spacing w:line="240" w:lineRule="auto"/>
        <w:divId w:val="132019385"/>
        <w:rPr>
          <w:highlight w:val="white"/>
        </w:rPr>
      </w:pPr>
      <w:r w:rsidRPr="00CB056F">
        <w:rPr>
          <w:highlight w:val="white"/>
        </w:rPr>
        <w:t>Dimana</w:t>
      </w:r>
      <w:r>
        <w:rPr>
          <w:highlight w:val="white"/>
        </w:rPr>
        <w:t xml:space="preserve"> </w:t>
      </w:r>
      <w:r w:rsidRPr="00CB056F">
        <w:rPr>
          <w:highlight w:val="white"/>
        </w:rPr>
        <w:t>:</w:t>
      </w:r>
    </w:p>
    <w:p w14:paraId="785BBC48" w14:textId="77777777" w:rsidR="003344AB" w:rsidRDefault="00FA06D8" w:rsidP="003344AB">
      <w:pPr>
        <w:tabs>
          <w:tab w:val="left" w:pos="2552"/>
          <w:tab w:val="left" w:pos="2835"/>
        </w:tabs>
        <w:spacing w:line="240" w:lineRule="auto"/>
        <w:ind w:left="3457" w:hanging="2410"/>
        <w:jc w:val="left"/>
        <w:divId w:val="132019385"/>
      </w:pPr>
      <w:r>
        <w:t>V</w:t>
      </w:r>
      <w:r w:rsidR="00DD5EB0" w:rsidRPr="00DD5EB0">
        <w:rPr>
          <w:vertAlign w:val="subscript"/>
        </w:rPr>
        <w:t>demand</w:t>
      </w:r>
      <w:r w:rsidRPr="00DD5EB0">
        <w:rPr>
          <w:vertAlign w:val="subscript"/>
        </w:rPr>
        <w:t>,i</w:t>
      </w:r>
      <w:r>
        <w:tab/>
        <w:t>=</w:t>
      </w:r>
      <w:r>
        <w:tab/>
      </w:r>
      <w:r w:rsidR="006E7C92" w:rsidRPr="006E7C92">
        <w:t xml:space="preserve">volume </w:t>
      </w:r>
      <w:r w:rsidR="006E7C92">
        <w:t>kebutuhan air</w:t>
      </w:r>
      <w:r w:rsidR="006E7C92" w:rsidRPr="006E7C92">
        <w:t xml:space="preserve"> bulan ke-i (m³</w:t>
      </w:r>
      <w:r w:rsidR="00F37783">
        <w:t>)</w:t>
      </w:r>
    </w:p>
    <w:p w14:paraId="5C31AD97" w14:textId="5AF15BCD" w:rsidR="001837DF" w:rsidRDefault="00C579AD" w:rsidP="003344AB">
      <w:pPr>
        <w:tabs>
          <w:tab w:val="left" w:pos="2552"/>
          <w:tab w:val="left" w:pos="2835"/>
        </w:tabs>
        <w:spacing w:line="240" w:lineRule="auto"/>
        <w:ind w:left="3457" w:hanging="2410"/>
        <w:jc w:val="left"/>
        <w:divId w:val="132019385"/>
      </w:pPr>
      <w:r>
        <w:t>Q</w:t>
      </w:r>
      <w:r>
        <w:rPr>
          <w:vertAlign w:val="subscript"/>
        </w:rPr>
        <w:t>harian</w:t>
      </w:r>
      <w:r w:rsidR="00FA06D8">
        <w:tab/>
        <w:t>=</w:t>
      </w:r>
      <w:r w:rsidR="00DD5EB0">
        <w:tab/>
      </w:r>
      <w:r w:rsidR="00295851" w:rsidRPr="00295CF8">
        <w:t>kebutuhan air harian total kawasan (m³/hari)</w:t>
      </w:r>
    </w:p>
    <w:p w14:paraId="79932D52" w14:textId="580AB607" w:rsidR="003344AB" w:rsidRPr="003344AB" w:rsidRDefault="003344AB" w:rsidP="003344AB">
      <w:pPr>
        <w:tabs>
          <w:tab w:val="left" w:pos="2552"/>
          <w:tab w:val="left" w:pos="2835"/>
        </w:tabs>
        <w:spacing w:line="240" w:lineRule="auto"/>
        <w:ind w:left="3457" w:hanging="2410"/>
        <w:jc w:val="left"/>
        <w:divId w:val="132019385"/>
      </w:pPr>
      <w:r>
        <w:t>t</w:t>
      </w:r>
      <w:r>
        <w:rPr>
          <w:vertAlign w:val="subscript"/>
        </w:rPr>
        <w:t>i</w:t>
      </w:r>
      <w:r>
        <w:tab/>
        <w:t>=</w:t>
      </w:r>
      <w:r>
        <w:tab/>
        <w:t xml:space="preserve">jumlah hari pada bulan </w:t>
      </w:r>
      <w:r w:rsidR="00AE396A">
        <w:t>ke-i</w:t>
      </w:r>
    </w:p>
    <w:p w14:paraId="602DEAD3" w14:textId="77777777" w:rsidR="001837DF" w:rsidRDefault="001837DF" w:rsidP="00F313CD">
      <w:pPr>
        <w:tabs>
          <w:tab w:val="left" w:pos="2552"/>
          <w:tab w:val="left" w:pos="2835"/>
        </w:tabs>
        <w:spacing w:line="240" w:lineRule="auto"/>
        <w:ind w:left="3457" w:hanging="2410"/>
        <w:jc w:val="left"/>
        <w:divId w:val="132019385"/>
      </w:pPr>
    </w:p>
    <w:p w14:paraId="23E5D9F9" w14:textId="77777777" w:rsidR="00A849F5" w:rsidRDefault="00A849F5" w:rsidP="00A849F5">
      <w:pPr>
        <w:spacing w:after="200"/>
        <w:ind w:firstLine="720"/>
        <w:divId w:val="132019385"/>
      </w:pPr>
      <w:r w:rsidRPr="00295CF8">
        <w:t>Persamaan kontinuitas tampungan mengikuti prinsip konservasi massa:</w:t>
      </w:r>
    </w:p>
    <w:p w14:paraId="3EF9332E" w14:textId="77777777" w:rsidR="00FE3935" w:rsidRDefault="00FE3935" w:rsidP="00FE3935">
      <w:pPr>
        <w:tabs>
          <w:tab w:val="left" w:pos="2552"/>
          <w:tab w:val="left" w:pos="2835"/>
        </w:tabs>
        <w:spacing w:line="240" w:lineRule="auto"/>
        <w:ind w:left="3457" w:hanging="2410"/>
        <w:jc w:val="left"/>
        <w:divId w:val="132019385"/>
      </w:pPr>
    </w:p>
    <w:p w14:paraId="792D3C08" w14:textId="7F72949D" w:rsidR="00FE3935" w:rsidRDefault="00C832FE" w:rsidP="00FE3935">
      <w:pPr>
        <w:divId w:val="132019385"/>
      </w:pPr>
      <m:oMath>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m:t>
            </m:r>
            <m:r>
              <w:rPr>
                <w:rFonts w:ascii="Cambria Math" w:hAnsi="Cambria Math"/>
              </w:rPr>
              <m:t>-</m:t>
            </m:r>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supply</m:t>
            </m:r>
            <m:r>
              <w:rPr>
                <w:rFonts w:ascii="Cambria Math" w:hAnsi="Cambria Math"/>
              </w:rPr>
              <m:t>,</m:t>
            </m:r>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demand</m:t>
            </m:r>
            <m:r>
              <w:rPr>
                <w:rFonts w:ascii="Cambria Math" w:hAnsi="Cambria Math"/>
              </w:rPr>
              <m:t>,</m:t>
            </m:r>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 xml:space="preserve">  </m:t>
        </m:r>
      </m:oMath>
      <w:r w:rsidR="00FE3935" w:rsidRPr="00CB056F">
        <w:ptab w:relativeTo="margin" w:alignment="right" w:leader="dot"/>
      </w:r>
    </w:p>
    <w:p w14:paraId="442C6AB2" w14:textId="77777777" w:rsidR="000D4ABD" w:rsidRDefault="000D4ABD" w:rsidP="00FE3935">
      <w:pPr>
        <w:divId w:val="132019385"/>
      </w:pPr>
    </w:p>
    <w:p w14:paraId="7B721311" w14:textId="77777777" w:rsidR="000D4ABD" w:rsidRPr="00CB056F" w:rsidRDefault="000D4ABD" w:rsidP="000D4ABD">
      <w:pPr>
        <w:spacing w:line="240" w:lineRule="auto"/>
        <w:divId w:val="132019385"/>
        <w:rPr>
          <w:highlight w:val="white"/>
        </w:rPr>
      </w:pPr>
      <w:r w:rsidRPr="00CB056F">
        <w:rPr>
          <w:highlight w:val="white"/>
        </w:rPr>
        <w:t>Dimana</w:t>
      </w:r>
      <w:r>
        <w:rPr>
          <w:highlight w:val="white"/>
        </w:rPr>
        <w:t xml:space="preserve"> </w:t>
      </w:r>
      <w:r w:rsidRPr="00CB056F">
        <w:rPr>
          <w:highlight w:val="white"/>
        </w:rPr>
        <w:t>:</w:t>
      </w:r>
    </w:p>
    <w:p w14:paraId="25C83CAF" w14:textId="77777777" w:rsidR="00F406A2" w:rsidRDefault="00597836" w:rsidP="00F406A2">
      <w:pPr>
        <w:tabs>
          <w:tab w:val="left" w:pos="2552"/>
          <w:tab w:val="left" w:pos="2835"/>
        </w:tabs>
        <w:spacing w:line="240" w:lineRule="auto"/>
        <w:ind w:left="4417" w:hanging="3283"/>
        <w:jc w:val="left"/>
        <w:divId w:val="132019385"/>
      </w:pPr>
      <w:r>
        <w:t>S</w:t>
      </w:r>
      <w:r w:rsidR="000D4ABD" w:rsidRPr="00DD5EB0">
        <w:rPr>
          <w:vertAlign w:val="subscript"/>
        </w:rPr>
        <w:t>i</w:t>
      </w:r>
      <w:r w:rsidR="000D4ABD">
        <w:tab/>
        <w:t>=</w:t>
      </w:r>
      <w:r w:rsidR="000D4ABD">
        <w:tab/>
      </w:r>
      <w:r w:rsidR="00C97026" w:rsidRPr="00295CF8">
        <w:t>tampungan akhir bulan ke-i (m³)</w:t>
      </w:r>
    </w:p>
    <w:p w14:paraId="7310A8FF" w14:textId="791E5370" w:rsidR="00F406A2" w:rsidRDefault="00F406A2" w:rsidP="00F406A2">
      <w:pPr>
        <w:tabs>
          <w:tab w:val="left" w:pos="2552"/>
          <w:tab w:val="left" w:pos="2835"/>
        </w:tabs>
        <w:spacing w:line="240" w:lineRule="auto"/>
        <w:ind w:left="4417" w:hanging="3283"/>
        <w:jc w:val="left"/>
        <w:divId w:val="132019385"/>
      </w:pPr>
      <w:r w:rsidRPr="00295CF8">
        <w:t xml:space="preserve">Ei </w:t>
      </w:r>
      <w:r>
        <w:tab/>
      </w:r>
      <w:r w:rsidRPr="00295CF8">
        <w:t>=</w:t>
      </w:r>
      <w:r>
        <w:tab/>
      </w:r>
      <w:r w:rsidRPr="00295CF8">
        <w:t>kehilangan akibat evaporasi permukaan kolam (m³)</w:t>
      </w:r>
    </w:p>
    <w:p w14:paraId="2DE2D934" w14:textId="77777777" w:rsidR="00073C1A" w:rsidRPr="00295CF8" w:rsidRDefault="00073C1A" w:rsidP="00F406A2">
      <w:pPr>
        <w:tabs>
          <w:tab w:val="left" w:pos="2552"/>
          <w:tab w:val="left" w:pos="2835"/>
        </w:tabs>
        <w:spacing w:line="240" w:lineRule="auto"/>
        <w:ind w:left="4417" w:hanging="3283"/>
        <w:jc w:val="left"/>
        <w:divId w:val="132019385"/>
      </w:pPr>
    </w:p>
    <w:p w14:paraId="61025730" w14:textId="77777777" w:rsidR="00073C1A" w:rsidRDefault="00073C1A" w:rsidP="00073C1A">
      <w:pPr>
        <w:ind w:left="480"/>
        <w:divId w:val="132019385"/>
      </w:pPr>
      <w:r>
        <w:t>Nilai Si dibatasi 0 ≤ Si ≤ V</w:t>
      </w:r>
      <w:r w:rsidRPr="005E7BBE">
        <w:rPr>
          <w:vertAlign w:val="subscript"/>
        </w:rPr>
        <w:t>kolam</w:t>
      </w:r>
      <w:r>
        <w:t>; kelebihan di atas V</w:t>
      </w:r>
      <w:r w:rsidRPr="005E7BBE">
        <w:rPr>
          <w:vertAlign w:val="subscript"/>
        </w:rPr>
        <w:t xml:space="preserve">kolam </w:t>
      </w:r>
      <w:r>
        <w:t xml:space="preserve">dilimpaskan melalui </w:t>
      </w:r>
      <w:r w:rsidRPr="00073C1A">
        <w:rPr>
          <w:i/>
          <w:iCs/>
        </w:rPr>
        <w:t>overflow</w:t>
      </w:r>
      <w:r>
        <w:t>, sedangkan defisit menunjukkan kebutuhan yang tidak terpenuhi oleh pasokan hujan.</w:t>
      </w:r>
    </w:p>
    <w:p w14:paraId="31D7AAA0" w14:textId="6D844A9D" w:rsidR="00073C1A" w:rsidRDefault="00073C1A" w:rsidP="008D7606">
      <w:pPr>
        <w:divId w:val="132019385"/>
      </w:pPr>
      <w:r>
        <w:t xml:space="preserve">Volume tampungan minimum ditentukan dari defisit kumulatif maksimum antara permintaan dan pasokan sepanjang periode analisis, yang secara grafis diperoleh melalui metode kurva massa. </w:t>
      </w:r>
      <w:r w:rsidR="00250568" w:rsidRPr="00250568">
        <w:t xml:space="preserve">Metode kurva massa dipilih dalam penelitian ini karena data curah hujan yang tersedia untuk </w:t>
      </w:r>
      <w:r w:rsidR="00250568" w:rsidRPr="00250568">
        <w:lastRenderedPageBreak/>
        <w:t>kawasan studi berupa data bulanan, sehingga analisis neraca air pada interval bulanan lebih sesuai diterapkan dibandingkan simulasi kontinu harian yang mensyaratkan ketersediaan data hujan harian dalam rentang panjang. Pemilihan metode analisis dalam perencanaan sumber daya air memang umumnya didasarkan pada pertimbangan ketersediaan data, jenis kepentingan, dan pengalaman (Soemarto, 1999), dan metode Rippl telah lama digunakan sebagai metode grafis untuk menentukan kapasitas tampungan berdasarkan keseimbangan antara ketersediaan dan kebutuhan air (Kementerian Pekerjaan Umum, 2018)."</w:t>
      </w:r>
    </w:p>
    <w:p w14:paraId="4EC67DAE" w14:textId="77777777" w:rsidR="008D7606" w:rsidRDefault="008D7606" w:rsidP="008D7606">
      <w:pPr>
        <w:divId w:val="132019385"/>
      </w:pPr>
      <w:r>
        <w:t>Secara matematis, Vs dinyatakan sebagai selisih antara nilai tampungan kumulatif tertinggi dan terendah:</w:t>
      </w:r>
    </w:p>
    <w:p w14:paraId="72F77729" w14:textId="540C951D" w:rsidR="008D7606" w:rsidRDefault="00C832FE" w:rsidP="008D7606">
      <w:pPr>
        <w:spacing w:before="160" w:after="160"/>
        <w:divId w:val="132019385"/>
      </w:pPr>
      <m:oMath>
        <m:sSub>
          <m:sSubPr>
            <m:ctrlPr>
              <w:rPr>
                <w:rFonts w:ascii="Cambria Math" w:hAnsi="Cambria Math"/>
                <w:i/>
              </w:rPr>
            </m:ctrlPr>
          </m:sSubPr>
          <m:e>
            <m:r>
              <w:rPr>
                <w:rFonts w:ascii="Cambria Math" w:hAnsi="Cambria Math"/>
              </w:rPr>
              <m:t>V</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maks</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min</m:t>
            </m:r>
          </m:sub>
        </m:sSub>
      </m:oMath>
      <w:r w:rsidR="008D7606" w:rsidRPr="00CB056F">
        <w:ptab w:relativeTo="margin" w:alignment="right" w:leader="dot"/>
      </w:r>
      <w:r w:rsidR="008D7606">
        <w:t>(2.)</w:t>
      </w:r>
    </w:p>
    <w:p w14:paraId="7E602612" w14:textId="77777777" w:rsidR="008D7606" w:rsidRDefault="008D7606" w:rsidP="008D7606">
      <w:pPr>
        <w:spacing w:before="160" w:after="160"/>
        <w:divId w:val="132019385"/>
        <w:rPr>
          <w:rFonts w:ascii="Cambria Math" w:hAnsi="Cambria Math"/>
        </w:rPr>
      </w:pPr>
    </w:p>
    <w:p w14:paraId="35BAF27B" w14:textId="77777777" w:rsidR="008D7606" w:rsidRDefault="008D7606" w:rsidP="008D7606">
      <w:pPr>
        <w:ind w:firstLine="709"/>
        <w:divId w:val="132019385"/>
      </w:pPr>
      <w:r w:rsidRPr="008D7606">
        <w:t>Dimana :</w:t>
      </w:r>
    </w:p>
    <w:p w14:paraId="7A91172D" w14:textId="7210AC5A" w:rsidR="008D7606" w:rsidRPr="008D7606" w:rsidRDefault="008D7606" w:rsidP="008D7606">
      <w:pPr>
        <w:tabs>
          <w:tab w:val="left" w:pos="1701"/>
          <w:tab w:val="left" w:pos="1985"/>
        </w:tabs>
        <w:divId w:val="132019385"/>
        <w:rPr>
          <w:iCs/>
        </w:rPr>
      </w:pPr>
      <w:r>
        <w:t>V</w:t>
      </w:r>
      <w:r w:rsidRPr="008D7606">
        <w:rPr>
          <w:vertAlign w:val="subscript"/>
        </w:rPr>
        <w:t>s</w:t>
      </w:r>
      <w:r>
        <w:rPr>
          <w:vertAlign w:val="subscript"/>
        </w:rPr>
        <w:tab/>
      </w:r>
      <w:r>
        <w:t>=</w:t>
      </w:r>
      <w:r>
        <w:tab/>
        <w:t>volume kebutuhan penyimpanan (m³)</w:t>
      </w:r>
    </w:p>
    <w:p w14:paraId="2B330D6A" w14:textId="04B0F6E1" w:rsidR="008D7606" w:rsidRDefault="008D7606" w:rsidP="008D7606">
      <w:pPr>
        <w:tabs>
          <w:tab w:val="left" w:pos="1701"/>
          <w:tab w:val="left" w:pos="1985"/>
        </w:tabs>
        <w:divId w:val="132019385"/>
      </w:pPr>
      <w:r>
        <w:t>S</w:t>
      </w:r>
      <w:r w:rsidRPr="008D7606">
        <w:rPr>
          <w:vertAlign w:val="subscript"/>
        </w:rPr>
        <w:t>maks</w:t>
      </w:r>
      <w:r>
        <w:tab/>
        <w:t>=</w:t>
      </w:r>
      <w:r>
        <w:tab/>
        <w:t>nilai tampungan kumulatif tertinggi (m³)</w:t>
      </w:r>
    </w:p>
    <w:p w14:paraId="62783014" w14:textId="3368B35E" w:rsidR="0055672E" w:rsidRDefault="008D7606" w:rsidP="001A03C6">
      <w:pPr>
        <w:tabs>
          <w:tab w:val="left" w:pos="1701"/>
          <w:tab w:val="left" w:pos="1985"/>
        </w:tabs>
        <w:divId w:val="132019385"/>
      </w:pPr>
      <w:r>
        <w:t>S</w:t>
      </w:r>
      <w:r w:rsidRPr="008D7606">
        <w:rPr>
          <w:vertAlign w:val="subscript"/>
        </w:rPr>
        <w:t>min</w:t>
      </w:r>
      <w:r>
        <w:tab/>
        <w:t>=</w:t>
      </w:r>
      <w:r>
        <w:tab/>
        <w:t>nilai tampungan kumulatif terendah (m³)</w:t>
      </w:r>
    </w:p>
    <w:p w14:paraId="289AA78D" w14:textId="77777777" w:rsidR="001A03C6" w:rsidRDefault="001A03C6" w:rsidP="001A03C6">
      <w:pPr>
        <w:tabs>
          <w:tab w:val="left" w:pos="1701"/>
          <w:tab w:val="left" w:pos="1985"/>
        </w:tabs>
        <w:divId w:val="132019385"/>
      </w:pPr>
    </w:p>
    <w:p w14:paraId="39B97BF7" w14:textId="77777777" w:rsidR="00073C1A" w:rsidRDefault="00073C1A" w:rsidP="001A03C6">
      <w:pPr>
        <w:divId w:val="132019385"/>
      </w:pPr>
      <w:r>
        <w:t>Keandalan sistem (reliability) dievaluasi sebagai persentase periode di mana kebutuhan air dapat dipenuhi seluruhnya:</w:t>
      </w:r>
    </w:p>
    <w:p w14:paraId="44771877" w14:textId="54223DEA" w:rsidR="001837DF" w:rsidRDefault="006B06F3" w:rsidP="006B06F3">
      <w:pPr>
        <w:ind w:left="960"/>
        <w:divId w:val="132019385"/>
      </w:pPr>
      <m:oMath>
        <m:r>
          <m:rPr>
            <m:sty m:val="p"/>
          </m:rPr>
          <w:rPr>
            <w:rFonts w:ascii="Cambria Math" w:hAnsi="Cambria Math"/>
          </w:rPr>
          <m:t>Reliability</m:t>
        </m:r>
        <m:r>
          <m:rPr>
            <m:sty m:val="p"/>
          </m:rPr>
          <w:rPr>
            <w:rFonts w:ascii="Cambria Math"/>
          </w:rPr>
          <m:t>=(</m:t>
        </m:r>
        <m:sSub>
          <m:sSubPr>
            <m:ctrlPr>
              <w:rPr>
                <w:rFonts w:ascii="Cambria Math" w:hAnsi="Cambria Math"/>
              </w:rPr>
            </m:ctrlPr>
          </m:sSubPr>
          <m:e>
            <m:r>
              <m:rPr>
                <m:sty m:val="p"/>
              </m:rPr>
              <w:rPr>
                <w:rFonts w:ascii="Cambria Math"/>
              </w:rPr>
              <m:t>N</m:t>
            </m:r>
          </m:e>
          <m:sub>
            <m:r>
              <m:rPr>
                <m:sty m:val="p"/>
              </m:rPr>
              <w:rPr>
                <w:rFonts w:ascii="Cambria Math"/>
              </w:rPr>
              <m:t xml:space="preserve">terpenuhi </m:t>
            </m:r>
          </m:sub>
        </m:sSub>
        <m:r>
          <m:rPr>
            <m:sty m:val="p"/>
          </m:rPr>
          <w:rPr>
            <w:rFonts w:ascii="Cambria Math"/>
          </w:rPr>
          <m:t xml:space="preserve">/ </m:t>
        </m:r>
        <m:sSub>
          <m:sSubPr>
            <m:ctrlPr>
              <w:rPr>
                <w:rFonts w:ascii="Cambria Math" w:hAnsi="Cambria Math"/>
              </w:rPr>
            </m:ctrlPr>
          </m:sSubPr>
          <m:e>
            <m:r>
              <m:rPr>
                <m:sty m:val="p"/>
              </m:rPr>
              <w:rPr>
                <w:rFonts w:ascii="Cambria Math"/>
              </w:rPr>
              <m:t>N</m:t>
            </m:r>
          </m:e>
          <m:sub>
            <m:r>
              <m:rPr>
                <m:sty m:val="p"/>
              </m:rPr>
              <w:rPr>
                <w:rFonts w:ascii="Cambria Math"/>
              </w:rPr>
              <m:t>total</m:t>
            </m:r>
          </m:sub>
        </m:sSub>
        <m:r>
          <m:rPr>
            <m:sty m:val="p"/>
          </m:rPr>
          <w:rPr>
            <w:rFonts w:ascii="Cambria Math"/>
          </w:rPr>
          <m:t xml:space="preserve">) </m:t>
        </m:r>
        <m:r>
          <m:rPr>
            <m:sty m:val="p"/>
          </m:rPr>
          <w:rPr>
            <w:rFonts w:ascii="Cambria Math"/>
          </w:rPr>
          <m:t>×</m:t>
        </m:r>
        <m:r>
          <m:rPr>
            <m:sty m:val="p"/>
          </m:rPr>
          <w:rPr>
            <w:rFonts w:ascii="Cambria Math"/>
          </w:rPr>
          <m:t xml:space="preserve"> 100%   </m:t>
        </m:r>
      </m:oMath>
      <w:r w:rsidRPr="00CB056F">
        <w:ptab w:relativeTo="margin" w:alignment="right" w:leader="dot"/>
      </w:r>
    </w:p>
    <w:p w14:paraId="238BC00F" w14:textId="77777777" w:rsidR="001837DF" w:rsidRPr="00AE358C" w:rsidRDefault="001837DF" w:rsidP="00F313CD">
      <w:pPr>
        <w:tabs>
          <w:tab w:val="left" w:pos="2552"/>
          <w:tab w:val="left" w:pos="2835"/>
        </w:tabs>
        <w:spacing w:line="240" w:lineRule="auto"/>
        <w:ind w:left="3457" w:hanging="2410"/>
        <w:jc w:val="left"/>
        <w:divId w:val="132019385"/>
      </w:pPr>
    </w:p>
    <w:p w14:paraId="182A123E" w14:textId="6AC5AA4B" w:rsidR="003353D0" w:rsidRPr="00CB056F" w:rsidRDefault="003353D0" w:rsidP="003353D0">
      <w:pPr>
        <w:pStyle w:val="Heading4"/>
        <w:divId w:val="132019385"/>
      </w:pPr>
      <w:bookmarkStart w:id="1205" w:name="_Toc240583050"/>
      <w:r w:rsidRPr="00CB056F">
        <w:t>Analisis Hidrolika Pipa</w:t>
      </w:r>
      <w:bookmarkEnd w:id="1205"/>
    </w:p>
    <w:p w14:paraId="210A9471" w14:textId="6D550CDD" w:rsidR="003353D0" w:rsidRPr="00CB056F" w:rsidRDefault="003353D0" w:rsidP="003353D0">
      <w:pPr>
        <w:divId w:val="132019385"/>
      </w:pPr>
      <w:r w:rsidRPr="00CB056F">
        <w:t>Setelah debit puncak diketahui, langkah selanjutnya adalah analisis hidrolika untuk menentukan diameter pipa yang mampu mengalirkan debit tersebut. Persamaan Manning adalah rumus empiris yang paling umum digunakan untuk menganalisis aliran saluran terbuka atau pipa yang tidak terisi penuh (</w:t>
      </w:r>
      <w:r w:rsidRPr="00CB056F">
        <w:rPr>
          <w:i/>
          <w:iCs/>
        </w:rPr>
        <w:t>gravity flow</w:t>
      </w:r>
      <w:r w:rsidRPr="00CB056F">
        <w:t xml:space="preserve">). Persamaan Manning untuk menghitung kecepatan aliran adalah </w:t>
      </w:r>
      <w:sdt>
        <w:sdtPr>
          <w:rPr>
            <w:rFonts w:cs="Times New Roman"/>
            <w:color w:val="000000"/>
          </w:rPr>
          <w:tag w:val="MENDELEY_CITATION_v3_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"/>
          <w:id w:val="1905635435"/>
          <w:placeholder>
            <w:docPart w:val="DefaultPlaceholder_-1854013440"/>
          </w:placeholder>
        </w:sdtPr>
        <w:sdtEndPr/>
        <w:sdtContent>
          <w:r w:rsidR="009466D1" w:rsidRPr="009466D1">
            <w:rPr>
              <w:rFonts w:cs="Times New Roman"/>
              <w:color w:val="000000"/>
            </w:rPr>
            <w:t>(Yendri, 2023)</w:t>
          </w:r>
        </w:sdtContent>
      </w:sdt>
      <w:r w:rsidRPr="00CB056F">
        <w:t>:</w:t>
      </w:r>
    </w:p>
    <w:p w14:paraId="2DED6435" w14:textId="69700487" w:rsidR="003353D0" w:rsidRPr="00CB056F" w:rsidRDefault="003353D0" w:rsidP="003353D0">
      <w:pPr>
        <w:divId w:val="132019385"/>
        <w:rPr>
          <w:rFonts w:eastAsiaTheme="minorEastAsia"/>
        </w:rPr>
      </w:pPr>
      <m:oMath>
        <m:r>
          <w:rPr>
            <w:rFonts w:ascii="Cambria Math" w:hAnsi="Cambria Math"/>
          </w:rPr>
          <w:lastRenderedPageBreak/>
          <m:t>V=</m:t>
        </m:r>
        <m:f>
          <m:fPr>
            <m:ctrlPr>
              <w:rPr>
                <w:rFonts w:ascii="Cambria Math" w:hAnsi="Cambria Math"/>
                <w:i/>
              </w:rPr>
            </m:ctrlPr>
          </m:fPr>
          <m:num>
            <m:r>
              <w:rPr>
                <w:rFonts w:ascii="Cambria Math" w:hAnsi="Cambria Math"/>
              </w:rPr>
              <m:t>1</m:t>
            </m:r>
          </m:num>
          <m:den>
            <m:r>
              <w:rPr>
                <w:rFonts w:ascii="Cambria Math" w:hAnsi="Cambria Math"/>
              </w:rPr>
              <m:t>n</m:t>
            </m:r>
          </m:den>
        </m:f>
        <m:sSup>
          <m:sSupPr>
            <m:ctrlPr>
              <w:rPr>
                <w:rFonts w:ascii="Cambria Math" w:hAnsi="Cambria Math"/>
                <w:i/>
              </w:rPr>
            </m:ctrlPr>
          </m:sSupPr>
          <m:e>
            <m:sSub>
              <m:sSubPr>
                <m:ctrlPr>
                  <w:rPr>
                    <w:rFonts w:ascii="Cambria Math" w:hAnsi="Cambria Math"/>
                    <w:i/>
                  </w:rPr>
                </m:ctrlPr>
              </m:sSubPr>
              <m:e>
                <m:r>
                  <w:rPr>
                    <w:rFonts w:ascii="Cambria Math" w:hAnsi="Cambria Math"/>
                  </w:rPr>
                  <m:t>R</m:t>
                </m:r>
              </m:e>
              <m:sub>
                <m:r>
                  <w:rPr>
                    <w:rFonts w:ascii="Cambria Math" w:hAnsi="Cambria Math"/>
                  </w:rPr>
                  <m:t>h</m:t>
                </m:r>
              </m:sub>
            </m:sSub>
          </m:e>
          <m:sup>
            <m:r>
              <w:rPr>
                <w:rFonts w:ascii="Cambria Math" w:hAnsi="Cambria Math"/>
              </w:rPr>
              <m:t>2/3</m:t>
            </m:r>
          </m:sup>
        </m:sSup>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1/2</m:t>
            </m:r>
          </m:sup>
        </m:sSup>
      </m:oMath>
      <w:r w:rsidR="00D278E6" w:rsidRPr="00CB056F">
        <w:ptab w:relativeTo="margin" w:alignment="right" w:leader="dot"/>
      </w:r>
      <w:r w:rsidR="00D278E6" w:rsidRPr="00CB056F">
        <w:rPr>
          <w:highlight w:val="white"/>
        </w:rPr>
        <w:t xml:space="preserve"> (2.19)</w:t>
      </w:r>
    </w:p>
    <w:p w14:paraId="0729FEBA" w14:textId="77777777" w:rsidR="003353D0" w:rsidRPr="00CB056F" w:rsidRDefault="003353D0" w:rsidP="003353D0">
      <w:pPr>
        <w:divId w:val="132019385"/>
        <w:rPr>
          <w:rFonts w:eastAsiaTheme="minorEastAsia"/>
        </w:rPr>
      </w:pPr>
      <w:r w:rsidRPr="00CB056F">
        <w:rPr>
          <w:rFonts w:eastAsiaTheme="minorEastAsia"/>
        </w:rPr>
        <w:t>Debit aliran dalam pipa kemudian dapat dihitung dengan:</w:t>
      </w:r>
    </w:p>
    <w:p w14:paraId="711DE542" w14:textId="014DD471" w:rsidR="003353D0" w:rsidRPr="00CB056F" w:rsidRDefault="003353D0" w:rsidP="003353D0">
      <w:pPr>
        <w:divId w:val="132019385"/>
        <w:rPr>
          <w:rFonts w:eastAsiaTheme="minorEastAsia"/>
        </w:rPr>
      </w:pPr>
      <m:oMath>
        <m:r>
          <w:rPr>
            <w:rFonts w:ascii="Cambria Math" w:eastAsiaTheme="minorEastAsia" w:hAnsi="Cambria Math"/>
          </w:rPr>
          <m:t>Q=V.Ap</m:t>
        </m:r>
      </m:oMath>
      <w:r w:rsidR="00D278E6" w:rsidRPr="00CB056F">
        <w:ptab w:relativeTo="margin" w:alignment="right" w:leader="dot"/>
      </w:r>
      <w:r w:rsidR="00D278E6" w:rsidRPr="00CB056F">
        <w:rPr>
          <w:highlight w:val="white"/>
        </w:rPr>
        <w:t xml:space="preserve"> (2.20)</w:t>
      </w:r>
    </w:p>
    <w:p w14:paraId="22F0FDF4" w14:textId="77777777" w:rsidR="003353D0" w:rsidRPr="00CB056F" w:rsidRDefault="003353D0" w:rsidP="003353D0">
      <w:pPr>
        <w:divId w:val="132019385"/>
        <w:rPr>
          <w:rFonts w:eastAsiaTheme="minorEastAsia"/>
        </w:rPr>
      </w:pPr>
      <w:r w:rsidRPr="00CB056F">
        <w:rPr>
          <w:rFonts w:eastAsiaTheme="minorEastAsia"/>
        </w:rPr>
        <w:t>Dimana :</w:t>
      </w:r>
    </w:p>
    <w:p w14:paraId="124B3F8D" w14:textId="77777777" w:rsidR="003353D0" w:rsidRPr="00CB056F" w:rsidRDefault="003353D0" w:rsidP="003353D0">
      <w:pPr>
        <w:tabs>
          <w:tab w:val="left" w:pos="1701"/>
          <w:tab w:val="left" w:pos="1985"/>
        </w:tabs>
        <w:spacing w:line="240" w:lineRule="auto"/>
        <w:ind w:left="480" w:firstLine="371"/>
        <w:divId w:val="132019385"/>
      </w:pPr>
      <w:r w:rsidRPr="00CB056F">
        <w:t>Q</w:t>
      </w:r>
      <w:r w:rsidRPr="00CB056F">
        <w:tab/>
        <w:t>=</w:t>
      </w:r>
      <w:r w:rsidRPr="00CB056F">
        <w:tab/>
        <w:t>Debit aliran dalam pipa (m³/s)</w:t>
      </w:r>
    </w:p>
    <w:p w14:paraId="6BD1C9C1" w14:textId="77777777" w:rsidR="003353D0" w:rsidRPr="00CB056F" w:rsidRDefault="003353D0" w:rsidP="003353D0">
      <w:pPr>
        <w:tabs>
          <w:tab w:val="left" w:pos="1701"/>
          <w:tab w:val="left" w:pos="1985"/>
        </w:tabs>
        <w:spacing w:line="240" w:lineRule="auto"/>
        <w:ind w:left="480" w:firstLine="371"/>
        <w:divId w:val="132019385"/>
      </w:pPr>
      <w:r w:rsidRPr="00CB056F">
        <w:t>V</w:t>
      </w:r>
      <w:r w:rsidRPr="00CB056F">
        <w:tab/>
        <w:t>=</w:t>
      </w:r>
      <w:r w:rsidRPr="00CB056F">
        <w:tab/>
        <w:t>Kecepatan aliran rata-rata (m/s)</w:t>
      </w:r>
    </w:p>
    <w:p w14:paraId="6A35E088" w14:textId="77777777" w:rsidR="003353D0" w:rsidRPr="00CB056F" w:rsidRDefault="003353D0" w:rsidP="003353D0">
      <w:pPr>
        <w:tabs>
          <w:tab w:val="left" w:pos="1701"/>
          <w:tab w:val="left" w:pos="1985"/>
        </w:tabs>
        <w:spacing w:line="240" w:lineRule="auto"/>
        <w:ind w:left="480" w:firstLine="371"/>
        <w:divId w:val="132019385"/>
      </w:pPr>
      <w:r w:rsidRPr="00CB056F">
        <w:t>n</w:t>
      </w:r>
      <w:r w:rsidRPr="00CB056F">
        <w:tab/>
        <w:t>=</w:t>
      </w:r>
      <w:r w:rsidRPr="00CB056F">
        <w:tab/>
        <w:t>Koefisien kekasaran Manning</w:t>
      </w:r>
    </w:p>
    <w:p w14:paraId="2FF39F25" w14:textId="77777777" w:rsidR="003353D0" w:rsidRPr="00CB056F" w:rsidRDefault="003353D0" w:rsidP="003353D0">
      <w:pPr>
        <w:tabs>
          <w:tab w:val="left" w:pos="1701"/>
          <w:tab w:val="left" w:pos="1985"/>
        </w:tabs>
        <w:spacing w:line="240" w:lineRule="auto"/>
        <w:ind w:left="1560" w:hanging="709"/>
        <w:divId w:val="132019385"/>
      </w:pPr>
      <w:r w:rsidRPr="00CB056F">
        <w:t>R</w:t>
      </w:r>
      <w:r w:rsidRPr="00CB056F">
        <w:rPr>
          <w:vertAlign w:val="subscript"/>
        </w:rPr>
        <w:t>h</w:t>
      </w:r>
      <w:r w:rsidRPr="00CB056F">
        <w:tab/>
        <w:t>=</w:t>
      </w:r>
      <w:r w:rsidRPr="00CB056F">
        <w:tab/>
        <w:t>Jari-jari hidrolis (m), yaitu rasio antara luas penampang basah (A</w:t>
      </w:r>
      <w:r w:rsidRPr="00CB056F">
        <w:rPr>
          <w:vertAlign w:val="subscript"/>
        </w:rPr>
        <w:t>p</w:t>
      </w:r>
      <w:r w:rsidRPr="00CB056F">
        <w:t>) dan keliling basah (Pw ). Untuk pipa lingkaran penuh, Rh =D/4.</w:t>
      </w:r>
    </w:p>
    <w:p w14:paraId="302D0AD6" w14:textId="77777777" w:rsidR="003353D0" w:rsidRPr="00CB056F" w:rsidRDefault="003353D0" w:rsidP="003353D0">
      <w:pPr>
        <w:tabs>
          <w:tab w:val="left" w:pos="1701"/>
          <w:tab w:val="left" w:pos="1985"/>
        </w:tabs>
        <w:spacing w:line="240" w:lineRule="auto"/>
        <w:ind w:left="1560" w:hanging="709"/>
        <w:divId w:val="132019385"/>
      </w:pPr>
      <w:r w:rsidRPr="00CB056F">
        <w:t>S</w:t>
      </w:r>
      <w:r w:rsidRPr="00CB056F">
        <w:tab/>
        <w:t>=</w:t>
      </w:r>
      <w:r w:rsidRPr="00CB056F">
        <w:tab/>
        <w:t>Kemiringan (slope) pipa (m/m atau tanpa dimensi)</w:t>
      </w:r>
    </w:p>
    <w:p w14:paraId="4B0576A7" w14:textId="77777777" w:rsidR="003353D0" w:rsidRDefault="003353D0" w:rsidP="003353D0">
      <w:pPr>
        <w:tabs>
          <w:tab w:val="left" w:pos="1701"/>
          <w:tab w:val="left" w:pos="1985"/>
        </w:tabs>
        <w:spacing w:line="240" w:lineRule="auto"/>
        <w:ind w:left="1560" w:hanging="709"/>
        <w:divId w:val="132019385"/>
      </w:pPr>
      <w:r w:rsidRPr="00CB056F">
        <w:t>Ap</w:t>
      </w:r>
      <w:r w:rsidRPr="00CB056F">
        <w:tab/>
        <w:t>=</w:t>
      </w:r>
      <w:r w:rsidRPr="00CB056F">
        <w:tab/>
        <w:t>Luas penampang aliran (m²)</w:t>
      </w:r>
    </w:p>
    <w:p w14:paraId="42F9AB71" w14:textId="77777777" w:rsidR="008034DF" w:rsidRDefault="008034DF" w:rsidP="003353D0">
      <w:pPr>
        <w:tabs>
          <w:tab w:val="left" w:pos="1701"/>
          <w:tab w:val="left" w:pos="1985"/>
        </w:tabs>
        <w:spacing w:line="240" w:lineRule="auto"/>
        <w:ind w:left="1560" w:hanging="709"/>
        <w:divId w:val="132019385"/>
      </w:pPr>
    </w:p>
    <w:p w14:paraId="5DA0856F" w14:textId="3BD5F440" w:rsidR="006D1706" w:rsidRPr="00361A15" w:rsidRDefault="00361A15" w:rsidP="006D1706">
      <w:pPr>
        <w:spacing w:before="240"/>
        <w:jc w:val="center"/>
        <w:divId w:val="132019385"/>
      </w:pPr>
      <w:r w:rsidRPr="00361A15">
        <w:rPr>
          <w:b/>
          <w:bCs/>
        </w:rPr>
        <w:t xml:space="preserve">Tabel </w:t>
      </w:r>
      <w:r w:rsidR="00241167">
        <w:rPr>
          <w:b/>
          <w:bCs/>
        </w:rPr>
        <w:fldChar w:fldCharType="begin"/>
      </w:r>
      <w:r w:rsidR="00241167">
        <w:rPr>
          <w:b/>
          <w:bCs/>
        </w:rPr>
        <w:instrText xml:space="preserve"> STYLEREF 3 \s </w:instrText>
      </w:r>
      <w:r w:rsidR="00241167">
        <w:rPr>
          <w:b/>
          <w:bCs/>
        </w:rPr>
        <w:fldChar w:fldCharType="separate"/>
      </w:r>
      <w:r w:rsidR="00241167">
        <w:rPr>
          <w:b/>
          <w:bCs/>
          <w:noProof/>
        </w:rPr>
        <w:t>2</w:t>
      </w:r>
      <w:r w:rsidR="00241167">
        <w:rPr>
          <w:b/>
          <w:bCs/>
        </w:rPr>
        <w:fldChar w:fldCharType="end"/>
      </w:r>
      <w:r w:rsidR="00241167">
        <w:rPr>
          <w:b/>
          <w:bCs/>
        </w:rPr>
        <w:t>.</w:t>
      </w:r>
      <w:r w:rsidR="00241167">
        <w:rPr>
          <w:b/>
          <w:bCs/>
        </w:rPr>
        <w:fldChar w:fldCharType="begin"/>
      </w:r>
      <w:r w:rsidR="00241167">
        <w:rPr>
          <w:b/>
          <w:bCs/>
        </w:rPr>
        <w:instrText xml:space="preserve"> SEQ Tabel \* ARABIC \s 3 </w:instrText>
      </w:r>
      <w:r w:rsidR="00241167">
        <w:rPr>
          <w:b/>
          <w:bCs/>
        </w:rPr>
        <w:fldChar w:fldCharType="separate"/>
      </w:r>
      <w:r w:rsidR="00241167">
        <w:rPr>
          <w:b/>
          <w:bCs/>
          <w:noProof/>
        </w:rPr>
        <w:t>8</w:t>
      </w:r>
      <w:r w:rsidR="00241167">
        <w:rPr>
          <w:b/>
          <w:bCs/>
        </w:rPr>
        <w:fldChar w:fldCharType="end"/>
      </w:r>
      <w:r w:rsidRPr="00361A15">
        <w:t xml:space="preserve"> </w:t>
      </w:r>
      <w:r w:rsidR="006D1706" w:rsidRPr="00361A15">
        <w:t>Koefisien Kekasaran Manning untuk Berbagai Material Pipa</w:t>
      </w:r>
    </w:p>
    <w:tbl>
      <w:tblPr>
        <w:tblW w:w="9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4113"/>
        <w:gridCol w:w="4887"/>
      </w:tblGrid>
      <w:tr w:rsidR="006D1706" w:rsidRPr="009371F6" w14:paraId="097B73F4" w14:textId="77777777" w:rsidTr="006D1706">
        <w:trPr>
          <w:divId w:val="132019385"/>
          <w:tblHeader/>
        </w:trPr>
        <w:tc>
          <w:tcPr>
            <w:tcW w:w="0" w:type="auto"/>
            <w:shd w:val="solid" w:color="D9E2F3" w:fill="auto"/>
          </w:tcPr>
          <w:p w14:paraId="722BD601" w14:textId="77777777" w:rsidR="006D1706" w:rsidRPr="009371F6" w:rsidRDefault="006D1706" w:rsidP="00EC7E61">
            <w:pPr>
              <w:spacing w:before="60" w:after="60" w:line="260" w:lineRule="auto"/>
              <w:jc w:val="center"/>
            </w:pPr>
            <w:r w:rsidRPr="009371F6">
              <w:rPr>
                <w:b/>
                <w:bCs/>
                <w:sz w:val="22"/>
              </w:rPr>
              <w:t>Material Pipa</w:t>
            </w:r>
          </w:p>
        </w:tc>
        <w:tc>
          <w:tcPr>
            <w:tcW w:w="0" w:type="auto"/>
            <w:shd w:val="solid" w:color="D9E2F3" w:fill="auto"/>
          </w:tcPr>
          <w:p w14:paraId="16BDC6AC" w14:textId="77777777" w:rsidR="006D1706" w:rsidRPr="009371F6" w:rsidRDefault="006D1706" w:rsidP="00EC7E61">
            <w:pPr>
              <w:spacing w:before="60" w:after="60" w:line="260" w:lineRule="auto"/>
              <w:jc w:val="center"/>
            </w:pPr>
            <w:r w:rsidRPr="009371F6">
              <w:rPr>
                <w:b/>
                <w:bCs/>
                <w:sz w:val="22"/>
              </w:rPr>
              <w:t>Koefisien Manning (n)</w:t>
            </w:r>
          </w:p>
        </w:tc>
      </w:tr>
      <w:tr w:rsidR="006D1706" w:rsidRPr="009371F6" w14:paraId="364293D9" w14:textId="77777777" w:rsidTr="006D1706">
        <w:trPr>
          <w:divId w:val="132019385"/>
        </w:trPr>
        <w:tc>
          <w:tcPr>
            <w:tcW w:w="0" w:type="auto"/>
          </w:tcPr>
          <w:p w14:paraId="601C0558" w14:textId="77777777" w:rsidR="006D1706" w:rsidRPr="009371F6" w:rsidRDefault="006D1706" w:rsidP="00EC7E61">
            <w:pPr>
              <w:spacing w:before="60" w:after="60" w:line="260" w:lineRule="auto"/>
            </w:pPr>
            <w:r w:rsidRPr="009371F6">
              <w:rPr>
                <w:sz w:val="22"/>
              </w:rPr>
              <w:t>PVC halus</w:t>
            </w:r>
          </w:p>
        </w:tc>
        <w:tc>
          <w:tcPr>
            <w:tcW w:w="0" w:type="auto"/>
          </w:tcPr>
          <w:p w14:paraId="2E05F988" w14:textId="77777777" w:rsidR="006D1706" w:rsidRPr="009371F6" w:rsidRDefault="006D1706" w:rsidP="00EC7E61">
            <w:pPr>
              <w:spacing w:before="60" w:after="60" w:line="260" w:lineRule="auto"/>
              <w:jc w:val="center"/>
            </w:pPr>
            <w:r w:rsidRPr="009371F6">
              <w:rPr>
                <w:sz w:val="22"/>
              </w:rPr>
              <w:t>0,009 – 0,011</w:t>
            </w:r>
          </w:p>
        </w:tc>
      </w:tr>
      <w:tr w:rsidR="006D1706" w:rsidRPr="009371F6" w14:paraId="551E27FB" w14:textId="77777777" w:rsidTr="006D1706">
        <w:trPr>
          <w:divId w:val="132019385"/>
        </w:trPr>
        <w:tc>
          <w:tcPr>
            <w:tcW w:w="0" w:type="auto"/>
          </w:tcPr>
          <w:p w14:paraId="332EC393" w14:textId="77777777" w:rsidR="006D1706" w:rsidRPr="009371F6" w:rsidRDefault="006D1706" w:rsidP="00EC7E61">
            <w:pPr>
              <w:spacing w:before="60" w:after="60" w:line="260" w:lineRule="auto"/>
            </w:pPr>
            <w:r w:rsidRPr="009371F6">
              <w:rPr>
                <w:sz w:val="22"/>
              </w:rPr>
              <w:t>Beton halus</w:t>
            </w:r>
          </w:p>
        </w:tc>
        <w:tc>
          <w:tcPr>
            <w:tcW w:w="0" w:type="auto"/>
          </w:tcPr>
          <w:p w14:paraId="2411ACC8" w14:textId="77777777" w:rsidR="006D1706" w:rsidRPr="009371F6" w:rsidRDefault="006D1706" w:rsidP="00EC7E61">
            <w:pPr>
              <w:spacing w:before="60" w:after="60" w:line="260" w:lineRule="auto"/>
              <w:jc w:val="center"/>
            </w:pPr>
            <w:r w:rsidRPr="009371F6">
              <w:rPr>
                <w:sz w:val="22"/>
              </w:rPr>
              <w:t>0,011 – 0,013</w:t>
            </w:r>
          </w:p>
        </w:tc>
      </w:tr>
      <w:tr w:rsidR="006D1706" w:rsidRPr="009371F6" w14:paraId="348BF3DC" w14:textId="77777777" w:rsidTr="006D1706">
        <w:trPr>
          <w:divId w:val="132019385"/>
        </w:trPr>
        <w:tc>
          <w:tcPr>
            <w:tcW w:w="0" w:type="auto"/>
          </w:tcPr>
          <w:p w14:paraId="00F0B249" w14:textId="77777777" w:rsidR="006D1706" w:rsidRPr="009371F6" w:rsidRDefault="006D1706" w:rsidP="00EC7E61">
            <w:pPr>
              <w:spacing w:before="60" w:after="60" w:line="260" w:lineRule="auto"/>
            </w:pPr>
            <w:r w:rsidRPr="009371F6">
              <w:rPr>
                <w:sz w:val="22"/>
              </w:rPr>
              <w:t>Besi tuang berlapis</w:t>
            </w:r>
          </w:p>
        </w:tc>
        <w:tc>
          <w:tcPr>
            <w:tcW w:w="0" w:type="auto"/>
          </w:tcPr>
          <w:p w14:paraId="2CF455CA" w14:textId="77777777" w:rsidR="006D1706" w:rsidRPr="009371F6" w:rsidRDefault="006D1706" w:rsidP="00EC7E61">
            <w:pPr>
              <w:spacing w:before="60" w:after="60" w:line="260" w:lineRule="auto"/>
              <w:jc w:val="center"/>
            </w:pPr>
            <w:r w:rsidRPr="009371F6">
              <w:rPr>
                <w:sz w:val="22"/>
              </w:rPr>
              <w:t>0,012 – 0,014</w:t>
            </w:r>
          </w:p>
        </w:tc>
      </w:tr>
      <w:tr w:rsidR="006D1706" w:rsidRPr="009371F6" w14:paraId="17199184" w14:textId="77777777" w:rsidTr="006D1706">
        <w:trPr>
          <w:divId w:val="132019385"/>
        </w:trPr>
        <w:tc>
          <w:tcPr>
            <w:tcW w:w="0" w:type="auto"/>
          </w:tcPr>
          <w:p w14:paraId="78171D37" w14:textId="77777777" w:rsidR="006D1706" w:rsidRPr="009371F6" w:rsidRDefault="006D1706" w:rsidP="00EC7E61">
            <w:pPr>
              <w:spacing w:before="60" w:after="60" w:line="260" w:lineRule="auto"/>
            </w:pPr>
            <w:r w:rsidRPr="009371F6">
              <w:rPr>
                <w:sz w:val="22"/>
              </w:rPr>
              <w:t>Beton kasar</w:t>
            </w:r>
          </w:p>
        </w:tc>
        <w:tc>
          <w:tcPr>
            <w:tcW w:w="0" w:type="auto"/>
          </w:tcPr>
          <w:p w14:paraId="29C8CAD2" w14:textId="77777777" w:rsidR="006D1706" w:rsidRPr="009371F6" w:rsidRDefault="006D1706" w:rsidP="00EC7E61">
            <w:pPr>
              <w:spacing w:before="60" w:after="60" w:line="260" w:lineRule="auto"/>
              <w:jc w:val="center"/>
            </w:pPr>
            <w:r w:rsidRPr="009371F6">
              <w:rPr>
                <w:sz w:val="22"/>
              </w:rPr>
              <w:t>0,015 – 0,017</w:t>
            </w:r>
          </w:p>
        </w:tc>
      </w:tr>
    </w:tbl>
    <w:p w14:paraId="793E145F" w14:textId="70FEC1E6" w:rsidR="006D1706" w:rsidRPr="00241167" w:rsidRDefault="006D1706" w:rsidP="00241167">
      <w:pPr>
        <w:spacing w:before="60" w:after="200"/>
        <w:jc w:val="center"/>
        <w:divId w:val="132019385"/>
      </w:pPr>
      <w:r w:rsidRPr="009371F6">
        <w:rPr>
          <w:i/>
          <w:iCs/>
          <w:color w:val="555555"/>
          <w:sz w:val="20"/>
          <w:szCs w:val="20"/>
        </w:rPr>
        <w:t>Sumber: Chow (1959); Yendri (2023)</w:t>
      </w:r>
    </w:p>
    <w:p w14:paraId="569B5CE4" w14:textId="7B84661D" w:rsidR="00B47A94" w:rsidRDefault="000B6676" w:rsidP="000B6676">
      <w:pPr>
        <w:pStyle w:val="Heading4"/>
        <w:divId w:val="132019385"/>
      </w:pPr>
      <w:bookmarkStart w:id="1206" w:name="_Toc240583051"/>
      <w:r w:rsidRPr="00CB056F">
        <w:t xml:space="preserve">Analisis Volume </w:t>
      </w:r>
      <w:r w:rsidR="0054671B" w:rsidRPr="00CB056F">
        <w:t>Kolam</w:t>
      </w:r>
      <w:bookmarkEnd w:id="1206"/>
    </w:p>
    <w:p w14:paraId="74BBD7CC" w14:textId="77777777" w:rsidR="00E22B0E" w:rsidRDefault="00E22B0E" w:rsidP="008F77C8">
      <w:pPr>
        <w:divId w:val="132019385"/>
      </w:pPr>
      <w:r>
        <w:t>Sesuai fungsi ganda kolam sebagai reservoir air baku dan sarana atenuasi (peredaman) limpasan, volume kolam ditentukan berdasarkan dua kriteria yang dievaluasi secara paralel, yaitu volume kebutuhan penyimpanan dan volume atenuasi limpasan.</w:t>
      </w:r>
    </w:p>
    <w:p w14:paraId="65529076" w14:textId="3DDC3A64" w:rsidR="00E22B0E" w:rsidRDefault="00E22B0E" w:rsidP="008F77C8">
      <w:pPr>
        <w:divId w:val="132019385"/>
      </w:pPr>
      <w:r>
        <w:t>Kriteria pertama adalah volume kebutuhan penyimpanan (V</w:t>
      </w:r>
      <w:r w:rsidRPr="008F77C8">
        <w:rPr>
          <w:vertAlign w:val="subscript"/>
        </w:rPr>
        <w:t>s</w:t>
      </w:r>
      <w:r>
        <w:t>), yang diperoleh dari analisis neraca air (Subbab 2.</w:t>
      </w:r>
      <w:r w:rsidR="008F77C8">
        <w:t>4</w:t>
      </w:r>
      <w:r>
        <w:t>) sebagai defisit kumulatif maksimum pasokan terhadap permintaan. Volume ini merepresentasikan kapasitas tampungan yang dibutuhkan agar kolam mampu menyediakan air baku secara berkelanjutan sepanjang tahun, termasuk pada bulan-bulan kering.</w:t>
      </w:r>
    </w:p>
    <w:p w14:paraId="0EF72F22" w14:textId="116F29F5" w:rsidR="00D709DE" w:rsidRDefault="00E22B0E" w:rsidP="005A645C">
      <w:pPr>
        <w:divId w:val="132019385"/>
      </w:pPr>
      <w:r>
        <w:lastRenderedPageBreak/>
        <w:t>Kriteria kedua adalah volume atenuasi limpasan (V</w:t>
      </w:r>
      <w:r w:rsidRPr="008F77C8">
        <w:rPr>
          <w:vertAlign w:val="subscript"/>
        </w:rPr>
        <w:t>a</w:t>
      </w:r>
      <w:r>
        <w:t>), yang diperoleh dari akumulasi debit puncak limpasan hujan rencana selama durasi hujan efektif. Volume ini merepresentasikan kapasitas tampungan yang dibutuhkan agar kolam mampu meredam debit puncak limpasan sehingga tidak membebani sistem drainase eksisting. Debit total yang masuk ke kolam merupakan penjumlahan debit limpasan seluruh blok perumahan:</w:t>
      </w:r>
    </w:p>
    <w:p w14:paraId="63B75ABF" w14:textId="5C158C3B" w:rsidR="00D709DE" w:rsidRDefault="00C832FE" w:rsidP="00D709DE">
      <w:pPr>
        <w:divId w:val="132019385"/>
      </w:pPr>
      <m:oMath>
        <m:sSub>
          <m:sSubPr>
            <m:ctrlPr>
              <w:rPr>
                <w:rFonts w:ascii="Cambria Math" w:hAnsi="Cambria Math"/>
                <w:i/>
              </w:rPr>
            </m:ctrlPr>
          </m:sSubPr>
          <m:e>
            <m:r>
              <w:rPr>
                <w:rFonts w:ascii="Cambria Math" w:hAnsi="Cambria Math"/>
              </w:rPr>
              <m:t>Q</m:t>
            </m:r>
          </m:e>
          <m:sub>
            <m:r>
              <w:rPr>
                <w:rFonts w:ascii="Cambria Math" w:hAnsi="Cambria Math"/>
              </w:rPr>
              <m:t>in</m:t>
            </m:r>
          </m:sub>
        </m:sSub>
        <m:r>
          <w:rPr>
            <w:rFonts w:ascii="Cambria Math" w:hAnsi="Cambria Math"/>
          </w:rPr>
          <m:t>=</m:t>
        </m:r>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Q</m:t>
                </m:r>
              </m:e>
              <m:sub>
                <m:r>
                  <w:rPr>
                    <w:rFonts w:ascii="Cambria Math" w:hAnsi="Cambria Math"/>
                  </w:rPr>
                  <m:t>i</m:t>
                </m:r>
              </m:sub>
            </m:sSub>
          </m:e>
        </m:nary>
      </m:oMath>
      <w:r w:rsidR="00786402" w:rsidRPr="00CB056F">
        <w:ptab w:relativeTo="margin" w:alignment="right" w:leader="dot"/>
      </w:r>
      <w:r w:rsidR="00786402" w:rsidRPr="00CB056F">
        <w:rPr>
          <w:highlight w:val="white"/>
        </w:rPr>
        <w:t>(2.2</w:t>
      </w:r>
      <w:r w:rsidR="005A645C">
        <w:rPr>
          <w:highlight w:val="white"/>
        </w:rPr>
        <w:t>1</w:t>
      </w:r>
      <w:r w:rsidR="00786402" w:rsidRPr="00CB056F">
        <w:rPr>
          <w:highlight w:val="white"/>
        </w:rPr>
        <w:t>)</w:t>
      </w:r>
    </w:p>
    <w:p w14:paraId="26531753" w14:textId="467B3B92" w:rsidR="00A6744E" w:rsidRDefault="003D5954" w:rsidP="00D709DE">
      <w:pPr>
        <w:divId w:val="132019385"/>
      </w:pPr>
      <w:r w:rsidRPr="003D5954">
        <w:t>Dengan asumsi konservatif Q</w:t>
      </w:r>
      <w:r w:rsidRPr="003D5954">
        <w:rPr>
          <w:vertAlign w:val="subscript"/>
        </w:rPr>
        <w:t>out</w:t>
      </w:r>
      <w:r w:rsidRPr="003D5954">
        <w:t xml:space="preserve"> = 0 selama kejadian hujan rencana, volume atenuasi disederhanakan menjadi</w:t>
      </w:r>
      <w:r>
        <w:t xml:space="preserve"> </w:t>
      </w:r>
      <w:r w:rsidRPr="003D5954">
        <w:t>:</w:t>
      </w:r>
    </w:p>
    <w:p w14:paraId="2F4D15A6" w14:textId="7B0DDA31" w:rsidR="00A348F9" w:rsidRDefault="00C832FE" w:rsidP="00A348F9">
      <w:pPr>
        <w:divId w:val="132019385"/>
      </w:pPr>
      <m:oMath>
        <m:sSub>
          <m:sSubPr>
            <m:ctrlPr>
              <w:rPr>
                <w:rFonts w:ascii="Cambria Math" w:hAnsi="Cambria Math"/>
                <w:i/>
              </w:rPr>
            </m:ctrlPr>
          </m:sSubPr>
          <m:e>
            <m:r>
              <w:rPr>
                <w:rFonts w:ascii="Cambria Math" w:hAnsi="Cambria Math"/>
              </w:rPr>
              <m:t>V</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in</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h</m:t>
            </m:r>
          </m:sub>
        </m:sSub>
      </m:oMath>
      <w:r w:rsidR="00A348F9" w:rsidRPr="00CB056F">
        <w:ptab w:relativeTo="margin" w:alignment="right" w:leader="dot"/>
      </w:r>
      <w:r w:rsidR="00A348F9" w:rsidRPr="00CB056F">
        <w:rPr>
          <w:highlight w:val="white"/>
        </w:rPr>
        <w:t>(2.2</w:t>
      </w:r>
      <w:r w:rsidR="001C6062">
        <w:rPr>
          <w:highlight w:val="white"/>
        </w:rPr>
        <w:t>2</w:t>
      </w:r>
      <w:r w:rsidR="00A348F9" w:rsidRPr="00CB056F">
        <w:rPr>
          <w:highlight w:val="white"/>
        </w:rPr>
        <w:t>)</w:t>
      </w:r>
    </w:p>
    <w:p w14:paraId="178FAAE5" w14:textId="77777777" w:rsidR="00C05D54" w:rsidRPr="00CB056F" w:rsidRDefault="00C05D54" w:rsidP="00C05D54">
      <w:pPr>
        <w:divId w:val="132019385"/>
        <w:rPr>
          <w:rFonts w:eastAsiaTheme="minorEastAsia"/>
        </w:rPr>
      </w:pPr>
      <w:r w:rsidRPr="00CB056F">
        <w:rPr>
          <w:rFonts w:eastAsiaTheme="minorEastAsia"/>
        </w:rPr>
        <w:t>Dimana :</w:t>
      </w:r>
    </w:p>
    <w:p w14:paraId="7D9BBFC5" w14:textId="58BAFDAD" w:rsidR="00C05D54" w:rsidRPr="00CB056F" w:rsidRDefault="0017064A" w:rsidP="00C05D54">
      <w:pPr>
        <w:tabs>
          <w:tab w:val="left" w:pos="1701"/>
          <w:tab w:val="left" w:pos="1985"/>
        </w:tabs>
        <w:spacing w:line="240" w:lineRule="auto"/>
        <w:ind w:left="480" w:firstLine="371"/>
        <w:divId w:val="132019385"/>
      </w:pPr>
      <w:r>
        <w:t>V</w:t>
      </w:r>
      <w:r w:rsidRPr="0017064A">
        <w:rPr>
          <w:vertAlign w:val="subscript"/>
        </w:rPr>
        <w:t>a</w:t>
      </w:r>
      <w:r w:rsidR="00C05D54" w:rsidRPr="00CB056F">
        <w:tab/>
        <w:t>=</w:t>
      </w:r>
      <w:r w:rsidR="00C05D54" w:rsidRPr="00CB056F">
        <w:tab/>
      </w:r>
      <w:r>
        <w:rPr>
          <w:rFonts w:eastAsia="Times New Roman" w:cs="Times New Roman"/>
          <w:szCs w:val="24"/>
        </w:rPr>
        <w:t>volume atenuasi limpasan (m³)</w:t>
      </w:r>
    </w:p>
    <w:p w14:paraId="5B18EBB1" w14:textId="43F86D88" w:rsidR="00C05D54" w:rsidRPr="00CB056F" w:rsidRDefault="00A37C3C" w:rsidP="00C05D54">
      <w:pPr>
        <w:tabs>
          <w:tab w:val="left" w:pos="1701"/>
          <w:tab w:val="left" w:pos="1985"/>
        </w:tabs>
        <w:spacing w:line="240" w:lineRule="auto"/>
        <w:ind w:left="480" w:firstLine="371"/>
        <w:divId w:val="132019385"/>
      </w:pPr>
      <w:r>
        <w:t>Q</w:t>
      </w:r>
      <w:r w:rsidRPr="00A37C3C">
        <w:rPr>
          <w:vertAlign w:val="subscript"/>
        </w:rPr>
        <w:t>in</w:t>
      </w:r>
      <w:r w:rsidR="00C05D54" w:rsidRPr="00CB056F">
        <w:tab/>
        <w:t>=</w:t>
      </w:r>
      <w:r w:rsidR="00C05D54" w:rsidRPr="00CB056F">
        <w:tab/>
      </w:r>
      <w:r>
        <w:rPr>
          <w:rFonts w:eastAsia="Times New Roman" w:cs="Times New Roman"/>
          <w:szCs w:val="24"/>
        </w:rPr>
        <w:t>debit total masuk kolam (m³/s)</w:t>
      </w:r>
    </w:p>
    <w:p w14:paraId="6616BA31" w14:textId="2DD92DC6" w:rsidR="00C05D54" w:rsidRPr="00CB056F" w:rsidRDefault="0021252F" w:rsidP="00C05D54">
      <w:pPr>
        <w:tabs>
          <w:tab w:val="left" w:pos="1701"/>
          <w:tab w:val="left" w:pos="1985"/>
        </w:tabs>
        <w:spacing w:line="240" w:lineRule="auto"/>
        <w:ind w:left="480" w:firstLine="371"/>
        <w:divId w:val="132019385"/>
      </w:pPr>
      <w:r>
        <w:t>t</w:t>
      </w:r>
      <w:r w:rsidRPr="0021252F">
        <w:rPr>
          <w:vertAlign w:val="subscript"/>
        </w:rPr>
        <w:t>h</w:t>
      </w:r>
      <w:r w:rsidR="00C05D54" w:rsidRPr="00CB056F">
        <w:tab/>
        <w:t>=</w:t>
      </w:r>
      <w:r w:rsidR="00C05D54" w:rsidRPr="00CB056F">
        <w:tab/>
      </w:r>
      <w:r>
        <w:rPr>
          <w:rFonts w:eastAsia="Times New Roman" w:cs="Times New Roman"/>
          <w:szCs w:val="24"/>
        </w:rPr>
        <w:t>durasi hujan efektif (detik)</w:t>
      </w:r>
    </w:p>
    <w:p w14:paraId="71AEE8C8" w14:textId="224BCA58" w:rsidR="00D709DE" w:rsidRDefault="005514B1" w:rsidP="00B03DC4">
      <w:pPr>
        <w:tabs>
          <w:tab w:val="left" w:pos="3969"/>
        </w:tabs>
        <w:divId w:val="132019385"/>
      </w:pPr>
      <w:r w:rsidRPr="005514B1">
        <w:t>Volume desain kolam ditetapkan sebagai nilai terbesar dari kedua kriteria</w:t>
      </w:r>
      <w:r>
        <w:t xml:space="preserve"> </w:t>
      </w:r>
      <w:r w:rsidRPr="005514B1">
        <w:t>:</w:t>
      </w:r>
    </w:p>
    <w:p w14:paraId="6B3F9718" w14:textId="0E318085" w:rsidR="00242101" w:rsidRDefault="00C832FE" w:rsidP="00242101">
      <w:pPr>
        <w:divId w:val="132019385"/>
      </w:pPr>
      <m:oMath>
        <m:sSub>
          <m:sSubPr>
            <m:ctrlPr>
              <w:rPr>
                <w:rFonts w:ascii="Cambria Math" w:hAnsi="Cambria Math"/>
                <w:i/>
              </w:rPr>
            </m:ctrlPr>
          </m:sSubPr>
          <m:e>
            <m:r>
              <w:rPr>
                <w:rFonts w:ascii="Cambria Math" w:hAnsi="Cambria Math"/>
              </w:rPr>
              <m:t>V</m:t>
            </m:r>
          </m:e>
          <m:sub>
            <m:r>
              <w:rPr>
                <w:rFonts w:ascii="Cambria Math" w:hAnsi="Cambria Math"/>
              </w:rPr>
              <m:t>desain</m:t>
            </m:r>
          </m:sub>
        </m:sSub>
        <m:r>
          <w:rPr>
            <w:rFonts w:ascii="Cambria Math" w:hAnsi="Cambria Math"/>
          </w:rPr>
          <m:t>=</m:t>
        </m:r>
        <m:sSub>
          <m:sSubPr>
            <m:ctrlPr>
              <w:rPr>
                <w:rFonts w:ascii="Cambria Math" w:hAnsi="Cambria Math"/>
                <w:i/>
              </w:rPr>
            </m:ctrlPr>
          </m:sSubPr>
          <m:e>
            <m:func>
              <m:funcPr>
                <m:ctrlPr>
                  <w:rPr>
                    <w:rFonts w:ascii="Cambria Math" w:hAnsi="Cambria Math"/>
                    <w:i/>
                  </w:rPr>
                </m:ctrlPr>
              </m:funcPr>
              <m:fName>
                <m:r>
                  <m:rPr>
                    <m:sty m:val="p"/>
                  </m:rPr>
                  <w:rPr>
                    <w:rFonts w:ascii="Cambria Math" w:hAnsi="Cambria Math"/>
                  </w:rPr>
                  <m:t>max</m:t>
                </m:r>
              </m:fName>
              <m:e>
                <m:r>
                  <w:rPr>
                    <w:rFonts w:ascii="Cambria Math" w:hAnsi="Cambria Math"/>
                  </w:rPr>
                  <m:t>(</m:t>
                </m:r>
              </m:e>
            </m:func>
            <m:r>
              <w:rPr>
                <w:rFonts w:ascii="Cambria Math" w:hAnsi="Cambria Math"/>
              </w:rPr>
              <m:t>V</m:t>
            </m:r>
          </m:e>
          <m:sub>
            <m:r>
              <w:rPr>
                <w:rFonts w:ascii="Cambria Math" w:hAnsi="Cambria Math"/>
              </w:rPr>
              <m:t>s</m:t>
            </m:r>
          </m:sub>
        </m:sSub>
        <m:r>
          <w:rPr>
            <w:rFonts w:ascii="Cambria Math" w:hAnsi="Cambria Math"/>
          </w:rPr>
          <m:t xml:space="preserve"> , </m:t>
        </m:r>
        <m:sSub>
          <m:sSubPr>
            <m:ctrlPr>
              <w:rPr>
                <w:rFonts w:ascii="Cambria Math" w:hAnsi="Cambria Math"/>
                <w:i/>
              </w:rPr>
            </m:ctrlPr>
          </m:sSubPr>
          <m:e>
            <m:r>
              <w:rPr>
                <w:rFonts w:ascii="Cambria Math" w:hAnsi="Cambria Math"/>
              </w:rPr>
              <m:t>V</m:t>
            </m:r>
          </m:e>
          <m:sub>
            <m:r>
              <w:rPr>
                <w:rFonts w:ascii="Cambria Math" w:hAnsi="Cambria Math"/>
              </w:rPr>
              <m:t>a</m:t>
            </m:r>
          </m:sub>
        </m:sSub>
        <m:r>
          <w:rPr>
            <w:rFonts w:ascii="Cambria Math" w:hAnsi="Cambria Math"/>
          </w:rPr>
          <m:t>)</m:t>
        </m:r>
      </m:oMath>
      <w:r w:rsidR="00242101" w:rsidRPr="00CB056F">
        <w:ptab w:relativeTo="margin" w:alignment="right" w:leader="dot"/>
      </w:r>
      <w:r w:rsidR="00242101" w:rsidRPr="00CB056F">
        <w:rPr>
          <w:highlight w:val="white"/>
        </w:rPr>
        <w:t>(2.2</w:t>
      </w:r>
      <w:r w:rsidR="00C01A02">
        <w:rPr>
          <w:highlight w:val="white"/>
        </w:rPr>
        <w:t>3</w:t>
      </w:r>
      <w:r w:rsidR="00242101" w:rsidRPr="00CB056F">
        <w:rPr>
          <w:highlight w:val="white"/>
        </w:rPr>
        <w:t>)</w:t>
      </w:r>
    </w:p>
    <w:p w14:paraId="25AEA22A" w14:textId="5634A746" w:rsidR="00A67EF1" w:rsidRDefault="00EC6A2B" w:rsidP="00D709DE">
      <w:pPr>
        <w:divId w:val="132019385"/>
      </w:pPr>
      <w:r w:rsidRPr="00EC6A2B">
        <w:t>Dengan memilih volume terbesar, kolam mampu memenuhi kedua fungsi sekaligus, yaitu sebagai reservoir air baku dan sebagai pengendali limpasan.</w:t>
      </w:r>
    </w:p>
    <w:p w14:paraId="3B1C8414" w14:textId="040C0463" w:rsidR="005C0A75" w:rsidRPr="00CB056F" w:rsidRDefault="002C34B6" w:rsidP="002C34B6">
      <w:pPr>
        <w:pStyle w:val="Heading4"/>
        <w:divId w:val="132019385"/>
        <w:rPr>
          <w:rFonts w:eastAsiaTheme="minorEastAsia"/>
        </w:rPr>
      </w:pPr>
      <w:bookmarkStart w:id="1207" w:name="_Toc240583052"/>
      <w:r w:rsidRPr="00CB056F">
        <w:rPr>
          <w:rFonts w:eastAsiaTheme="minorEastAsia"/>
        </w:rPr>
        <w:t>Dimensi Kolam Retensi dan Tinggi Jagaan (</w:t>
      </w:r>
      <w:r w:rsidRPr="00CB056F">
        <w:rPr>
          <w:rFonts w:eastAsiaTheme="minorEastAsia"/>
          <w:i/>
          <w:iCs/>
        </w:rPr>
        <w:t>Freeboard</w:t>
      </w:r>
      <w:r w:rsidRPr="00CB056F">
        <w:rPr>
          <w:rFonts w:eastAsiaTheme="minorEastAsia"/>
        </w:rPr>
        <w:t>)</w:t>
      </w:r>
      <w:bookmarkEnd w:id="1207"/>
    </w:p>
    <w:p w14:paraId="4CD82588" w14:textId="3B5DBB46" w:rsidR="00AA0815" w:rsidRPr="00CB056F" w:rsidRDefault="00950714" w:rsidP="002C34B6">
      <w:pPr>
        <w:divId w:val="132019385"/>
      </w:pPr>
      <w:r w:rsidRPr="00CB056F">
        <w:t>Dimensi kolam retensi ditentukan berdasarkan volume tampungan yang telah dihitung. Hubungan antara volume kolam dan dimensi geometrinya dinyatakan sebagai:</w:t>
      </w:r>
    </w:p>
    <w:p w14:paraId="79FC77BC" w14:textId="6238FBAC" w:rsidR="00950714" w:rsidRPr="00CB056F" w:rsidRDefault="00534D2E" w:rsidP="00950714">
      <w:pPr>
        <w:divId w:val="132019385"/>
      </w:pPr>
      <m:oMath>
        <m:r>
          <w:rPr>
            <w:rFonts w:ascii="Cambria Math" w:eastAsiaTheme="minorEastAsia" w:hAnsi="Cambria Math"/>
          </w:rPr>
          <m:t xml:space="preserve">V=p . l . </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e</m:t>
            </m:r>
          </m:sub>
        </m:sSub>
      </m:oMath>
      <w:r w:rsidR="00950714" w:rsidRPr="00CB056F">
        <w:ptab w:relativeTo="margin" w:alignment="right" w:leader="dot"/>
      </w:r>
      <w:r w:rsidR="00950714" w:rsidRPr="00CB056F">
        <w:rPr>
          <w:highlight w:val="white"/>
        </w:rPr>
        <w:t xml:space="preserve"> (2.2</w:t>
      </w:r>
      <w:r w:rsidRPr="00CB056F">
        <w:rPr>
          <w:highlight w:val="white"/>
        </w:rPr>
        <w:t>3</w:t>
      </w:r>
      <w:r w:rsidR="00950714" w:rsidRPr="00CB056F">
        <w:rPr>
          <w:highlight w:val="white"/>
        </w:rPr>
        <w:t>)</w:t>
      </w:r>
    </w:p>
    <w:p w14:paraId="049F89B5" w14:textId="77777777" w:rsidR="00835834" w:rsidRPr="00CB056F" w:rsidRDefault="00835834" w:rsidP="00835834">
      <w:pPr>
        <w:divId w:val="132019385"/>
        <w:rPr>
          <w:rFonts w:eastAsiaTheme="minorEastAsia"/>
        </w:rPr>
      </w:pPr>
      <w:r w:rsidRPr="00CB056F">
        <w:rPr>
          <w:rFonts w:eastAsiaTheme="minorEastAsia"/>
        </w:rPr>
        <w:t>Dimana :</w:t>
      </w:r>
    </w:p>
    <w:p w14:paraId="0024B9AE" w14:textId="77777777" w:rsidR="00835834" w:rsidRPr="00CB056F" w:rsidRDefault="00835834" w:rsidP="00835834">
      <w:pPr>
        <w:tabs>
          <w:tab w:val="left" w:pos="1701"/>
          <w:tab w:val="left" w:pos="1985"/>
        </w:tabs>
        <w:spacing w:line="240" w:lineRule="auto"/>
        <w:ind w:left="480" w:firstLine="371"/>
        <w:divId w:val="132019385"/>
      </w:pPr>
      <w:r w:rsidRPr="00CB056F">
        <w:t>V</w:t>
      </w:r>
      <w:r w:rsidRPr="00CB056F">
        <w:tab/>
        <w:t>=</w:t>
      </w:r>
      <w:r w:rsidRPr="00CB056F">
        <w:tab/>
        <w:t>Volume Tampungan Kolam (m</w:t>
      </w:r>
      <w:r w:rsidRPr="00CB056F">
        <w:rPr>
          <w:vertAlign w:val="superscript"/>
        </w:rPr>
        <w:t>3</w:t>
      </w:r>
      <w:r w:rsidRPr="00CB056F">
        <w:t>)</w:t>
      </w:r>
    </w:p>
    <w:p w14:paraId="1BF40AF9" w14:textId="4C583801" w:rsidR="00835834" w:rsidRPr="00CB056F" w:rsidRDefault="00835834" w:rsidP="00835834">
      <w:pPr>
        <w:tabs>
          <w:tab w:val="left" w:pos="1701"/>
          <w:tab w:val="left" w:pos="1985"/>
        </w:tabs>
        <w:spacing w:line="240" w:lineRule="auto"/>
        <w:ind w:left="480" w:firstLine="371"/>
        <w:divId w:val="132019385"/>
      </w:pPr>
      <w:r w:rsidRPr="00CB056F">
        <w:t>p</w:t>
      </w:r>
      <w:r w:rsidRPr="00CB056F">
        <w:tab/>
        <w:t>=</w:t>
      </w:r>
      <w:r w:rsidRPr="00CB056F">
        <w:tab/>
        <w:t>panjang kolam (m)</w:t>
      </w:r>
    </w:p>
    <w:p w14:paraId="03853DD6" w14:textId="602A232B" w:rsidR="00835834" w:rsidRPr="00CB056F" w:rsidRDefault="00835834" w:rsidP="00835834">
      <w:pPr>
        <w:tabs>
          <w:tab w:val="left" w:pos="1701"/>
          <w:tab w:val="left" w:pos="1985"/>
        </w:tabs>
        <w:spacing w:line="240" w:lineRule="auto"/>
        <w:ind w:left="480" w:firstLine="371"/>
        <w:divId w:val="132019385"/>
      </w:pPr>
      <w:r w:rsidRPr="00CB056F">
        <w:t>l</w:t>
      </w:r>
      <w:r w:rsidRPr="00CB056F">
        <w:tab/>
        <w:t>=</w:t>
      </w:r>
      <w:r w:rsidRPr="00CB056F">
        <w:tab/>
        <w:t>lebar kolam (m)</w:t>
      </w:r>
    </w:p>
    <w:p w14:paraId="7C55C63A" w14:textId="5E5FE6E6" w:rsidR="00835834" w:rsidRPr="00CB056F" w:rsidRDefault="00835834" w:rsidP="00835834">
      <w:pPr>
        <w:tabs>
          <w:tab w:val="left" w:pos="1701"/>
          <w:tab w:val="left" w:pos="1985"/>
        </w:tabs>
        <w:spacing w:line="240" w:lineRule="auto"/>
        <w:ind w:left="480" w:firstLine="371"/>
        <w:divId w:val="132019385"/>
      </w:pPr>
      <w:r w:rsidRPr="00CB056F">
        <w:lastRenderedPageBreak/>
        <w:t>h</w:t>
      </w:r>
      <w:r w:rsidRPr="00CB056F">
        <w:rPr>
          <w:vertAlign w:val="subscript"/>
        </w:rPr>
        <w:t>e</w:t>
      </w:r>
      <w:r w:rsidRPr="00CB056F">
        <w:rPr>
          <w:vertAlign w:val="subscript"/>
        </w:rPr>
        <w:tab/>
      </w:r>
      <w:r w:rsidRPr="00CB056F">
        <w:t>=</w:t>
      </w:r>
      <w:r w:rsidRPr="00CB056F">
        <w:tab/>
      </w:r>
      <w:r w:rsidR="007C4F3A" w:rsidRPr="00CB056F">
        <w:t xml:space="preserve">kedalaman </w:t>
      </w:r>
      <w:r w:rsidR="00AB2632" w:rsidRPr="00CB056F">
        <w:t xml:space="preserve">efektif </w:t>
      </w:r>
      <w:r w:rsidR="007C4F3A" w:rsidRPr="00CB056F">
        <w:t>kolam (m)</w:t>
      </w:r>
    </w:p>
    <w:p w14:paraId="78DF3F57" w14:textId="77777777" w:rsidR="007C4F3A" w:rsidRPr="00CB056F" w:rsidRDefault="007C4F3A" w:rsidP="00835834">
      <w:pPr>
        <w:tabs>
          <w:tab w:val="left" w:pos="1701"/>
          <w:tab w:val="left" w:pos="1985"/>
        </w:tabs>
        <w:spacing w:line="240" w:lineRule="auto"/>
        <w:ind w:left="480" w:firstLine="371"/>
        <w:divId w:val="132019385"/>
      </w:pPr>
    </w:p>
    <w:p w14:paraId="08C223A6" w14:textId="278DECE2" w:rsidR="009B459F" w:rsidRPr="00CB056F" w:rsidRDefault="007C4F3A" w:rsidP="0054671B">
      <w:pPr>
        <w:tabs>
          <w:tab w:val="left" w:pos="851"/>
          <w:tab w:val="left" w:pos="1134"/>
        </w:tabs>
        <w:spacing w:line="240" w:lineRule="auto"/>
        <w:ind w:firstLine="0"/>
        <w:divId w:val="132019385"/>
      </w:pPr>
      <w:r w:rsidRPr="00CB056F">
        <w:t>Kedalaman total kolam terdiri atas kedalaman efektif dan tinggi jagaan (freeboard), sehingga dirumuskan sebagai :</w:t>
      </w:r>
    </w:p>
    <w:p w14:paraId="34FEC281" w14:textId="7544E02D" w:rsidR="007C4F3A" w:rsidRPr="00CB056F" w:rsidRDefault="00C832FE" w:rsidP="007C4F3A">
      <w:pPr>
        <w:divId w:val="132019385"/>
      </w:pP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total</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e</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f</m:t>
            </m:r>
          </m:sub>
        </m:sSub>
      </m:oMath>
      <w:r w:rsidR="007C4F3A" w:rsidRPr="00CB056F">
        <w:ptab w:relativeTo="margin" w:alignment="right" w:leader="dot"/>
      </w:r>
      <w:r w:rsidR="007C4F3A" w:rsidRPr="00CB056F">
        <w:rPr>
          <w:highlight w:val="white"/>
        </w:rPr>
        <w:t xml:space="preserve"> (2.23)</w:t>
      </w:r>
    </w:p>
    <w:p w14:paraId="2C7890F4" w14:textId="77777777" w:rsidR="007C4F3A" w:rsidRPr="00CB056F" w:rsidRDefault="007C4F3A" w:rsidP="007C4F3A">
      <w:pPr>
        <w:divId w:val="132019385"/>
        <w:rPr>
          <w:rFonts w:eastAsiaTheme="minorEastAsia"/>
        </w:rPr>
      </w:pPr>
      <w:r w:rsidRPr="00CB056F">
        <w:rPr>
          <w:rFonts w:eastAsiaTheme="minorEastAsia"/>
        </w:rPr>
        <w:t>Dimana :</w:t>
      </w:r>
    </w:p>
    <w:p w14:paraId="285D9C0F" w14:textId="6A685965" w:rsidR="007C4F3A" w:rsidRPr="00CB056F" w:rsidRDefault="00802A0E" w:rsidP="00AB2632">
      <w:pPr>
        <w:tabs>
          <w:tab w:val="left" w:pos="1985"/>
          <w:tab w:val="left" w:pos="2127"/>
        </w:tabs>
        <w:spacing w:line="240" w:lineRule="auto"/>
        <w:ind w:left="480" w:firstLine="371"/>
        <w:divId w:val="132019385"/>
      </w:pPr>
      <w:r w:rsidRPr="00CB056F">
        <w:t>h</w:t>
      </w:r>
      <w:r w:rsidRPr="00CB056F">
        <w:rPr>
          <w:vertAlign w:val="subscript"/>
        </w:rPr>
        <w:t>total</w:t>
      </w:r>
      <w:r w:rsidR="007C4F3A" w:rsidRPr="00CB056F">
        <w:tab/>
        <w:t>=</w:t>
      </w:r>
      <w:r w:rsidR="007C4F3A" w:rsidRPr="00CB056F">
        <w:tab/>
      </w:r>
      <w:r w:rsidRPr="00CB056F">
        <w:t>kedalaman total kolam</w:t>
      </w:r>
      <w:r w:rsidR="007C4F3A" w:rsidRPr="00CB056F">
        <w:t xml:space="preserve"> (m)</w:t>
      </w:r>
    </w:p>
    <w:p w14:paraId="5910B882" w14:textId="53C07CED" w:rsidR="00802A0E" w:rsidRPr="00CB056F" w:rsidRDefault="00802A0E" w:rsidP="00AB2632">
      <w:pPr>
        <w:tabs>
          <w:tab w:val="left" w:pos="1985"/>
          <w:tab w:val="left" w:pos="2127"/>
        </w:tabs>
        <w:spacing w:line="240" w:lineRule="auto"/>
        <w:ind w:left="480" w:firstLine="371"/>
        <w:divId w:val="132019385"/>
      </w:pPr>
      <w:r w:rsidRPr="00CB056F">
        <w:t>h</w:t>
      </w:r>
      <w:r w:rsidRPr="00CB056F">
        <w:rPr>
          <w:vertAlign w:val="subscript"/>
        </w:rPr>
        <w:t>e</w:t>
      </w:r>
      <w:r w:rsidRPr="00CB056F">
        <w:tab/>
        <w:t>=</w:t>
      </w:r>
      <w:r w:rsidRPr="00CB056F">
        <w:tab/>
        <w:t xml:space="preserve">kedalaman </w:t>
      </w:r>
      <w:r w:rsidR="00AB2632" w:rsidRPr="00CB056F">
        <w:t>efektif</w:t>
      </w:r>
      <w:r w:rsidRPr="00CB056F">
        <w:t xml:space="preserve"> kolam (m)</w:t>
      </w:r>
    </w:p>
    <w:p w14:paraId="718347E3" w14:textId="7203EFD8" w:rsidR="00802A0E" w:rsidRPr="00CB056F" w:rsidRDefault="00802A0E" w:rsidP="00AB2632">
      <w:pPr>
        <w:tabs>
          <w:tab w:val="left" w:pos="1985"/>
          <w:tab w:val="left" w:pos="2127"/>
        </w:tabs>
        <w:spacing w:line="240" w:lineRule="auto"/>
        <w:ind w:left="480" w:firstLine="371"/>
        <w:divId w:val="132019385"/>
      </w:pPr>
      <w:r w:rsidRPr="00CB056F">
        <w:t>h</w:t>
      </w:r>
      <w:r w:rsidR="00AB2632" w:rsidRPr="00CB056F">
        <w:rPr>
          <w:vertAlign w:val="subscript"/>
        </w:rPr>
        <w:t>f</w:t>
      </w:r>
      <w:r w:rsidRPr="00CB056F">
        <w:tab/>
        <w:t>=</w:t>
      </w:r>
      <w:r w:rsidRPr="00CB056F">
        <w:tab/>
      </w:r>
      <w:r w:rsidR="00AB2632" w:rsidRPr="00CB056F">
        <w:t>tinggi jagaan (</w:t>
      </w:r>
      <w:r w:rsidR="00AB2632" w:rsidRPr="00CB056F">
        <w:rPr>
          <w:i/>
          <w:iCs/>
        </w:rPr>
        <w:t>freeboard</w:t>
      </w:r>
      <w:r w:rsidR="00AB2632" w:rsidRPr="00CB056F">
        <w:t>)</w:t>
      </w:r>
      <w:r w:rsidRPr="00CB056F">
        <w:t xml:space="preserve"> (m)</w:t>
      </w:r>
    </w:p>
    <w:p w14:paraId="4C6B82C2" w14:textId="77777777" w:rsidR="005E42F2" w:rsidRPr="00CB056F" w:rsidRDefault="005E42F2" w:rsidP="00AB2632">
      <w:pPr>
        <w:tabs>
          <w:tab w:val="left" w:pos="1985"/>
          <w:tab w:val="left" w:pos="2127"/>
        </w:tabs>
        <w:spacing w:line="240" w:lineRule="auto"/>
        <w:ind w:left="480" w:firstLine="371"/>
        <w:divId w:val="132019385"/>
      </w:pPr>
    </w:p>
    <w:p w14:paraId="53CFB84A" w14:textId="0DF384BC" w:rsidR="007C4F3A" w:rsidRPr="00CB056F" w:rsidRDefault="005E42F2" w:rsidP="005E42F2">
      <w:pPr>
        <w:divId w:val="132019385"/>
      </w:pPr>
      <w:r w:rsidRPr="00CB056F">
        <w:t>Overflow direncanakan sebagai fasilitas pengaman hidraulik untuk mengalirkan kelebihan air apabila muka air kolam melampaui elevasi maksimum yang diizinkan. Elevasi crest overflow ditentukan pada batas atas muka air rencana dan di bawah batas freeboard, sehingga overflow hanya berfungsi pada kondisi hujan ekstrem di luar hujan rencana dan tidak mengganggu fungsi utama kolam retensi.</w:t>
      </w:r>
    </w:p>
    <w:p w14:paraId="491A0E1D" w14:textId="26F6CCC5" w:rsidR="000B6676" w:rsidRDefault="00CD7477" w:rsidP="00B361C0">
      <w:pPr>
        <w:divId w:val="132019385"/>
      </w:pPr>
      <w:r w:rsidRPr="00CB056F">
        <w:t>Tinggi jagaan (freeboard) merupakan ruang pengaman yang disediakan di atas muka air rencana kolam retensi untuk mengantisipasi ketidakpastian hidrologi dan fluktuasi muka air.</w:t>
      </w:r>
      <w:r w:rsidR="003D029E">
        <w:t xml:space="preserve"> </w:t>
      </w:r>
      <w:r w:rsidR="008C580B">
        <w:rPr>
          <w:rFonts w:eastAsia="Times New Roman" w:cs="Times New Roman"/>
          <w:szCs w:val="24"/>
        </w:rPr>
        <w:t>Sebagai contoh</w:t>
      </w:r>
      <w:r w:rsidR="000856D8">
        <w:rPr>
          <w:rFonts w:eastAsia="Times New Roman" w:cs="Times New Roman"/>
          <w:szCs w:val="24"/>
        </w:rPr>
        <w:t xml:space="preserve"> </w:t>
      </w:r>
      <w:sdt>
        <w:sdtPr>
          <w:rPr>
            <w:rFonts w:eastAsia="Times New Roman" w:cs="Times New Roman"/>
            <w:szCs w:val="24"/>
          </w:rPr>
          <w:tag w:val="MENDELEY_CITATION_v3_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"/>
          <w:id w:val="-1181971496"/>
          <w:placeholder>
            <w:docPart w:val="DefaultPlaceholder_-1854013440"/>
          </w:placeholder>
        </w:sdtPr>
        <w:sdtEndPr/>
        <w:sdtContent>
          <w:r w:rsidR="009466D1" w:rsidRPr="009466D1">
            <w:rPr>
              <w:rFonts w:eastAsia="Times New Roman" w:cs="Times New Roman"/>
              <w:color w:val="000000"/>
              <w:szCs w:val="24"/>
            </w:rPr>
            <w:t>(F. P. Putra dkk., 2023)</w:t>
          </w:r>
        </w:sdtContent>
      </w:sdt>
      <w:r w:rsidR="008C580B">
        <w:rPr>
          <w:rFonts w:eastAsia="Times New Roman" w:cs="Times New Roman"/>
          <w:szCs w:val="24"/>
        </w:rPr>
        <w:t>, menetapkan tinggi jagaan sebesar 0,50 m dalam perencanaan revitalisasi kolam retensi untuk mitigasi banjir</w:t>
      </w:r>
      <w:r w:rsidR="000856D8">
        <w:rPr>
          <w:rFonts w:eastAsia="Times New Roman" w:cs="Times New Roman"/>
          <w:szCs w:val="24"/>
        </w:rPr>
        <w:t>.</w:t>
      </w:r>
      <w:r w:rsidR="008C580B">
        <w:rPr>
          <w:rFonts w:eastAsia="Times New Roman" w:cs="Times New Roman"/>
          <w:szCs w:val="24"/>
        </w:rPr>
        <w:t xml:space="preserve"> </w:t>
      </w:r>
      <w:r w:rsidR="00EF3918">
        <w:rPr>
          <w:rFonts w:eastAsia="Times New Roman" w:cs="Times New Roman"/>
          <w:szCs w:val="24"/>
        </w:rPr>
        <w:t>Dalam penelitian ini digunakan tinggi jagaan sebesar 0,50 m sebagai nilai yang cukup aman untuk kolam retensi skala kawasan perumahan.</w:t>
      </w:r>
    </w:p>
    <w:p w14:paraId="2821E415" w14:textId="77777777" w:rsidR="007D09D5" w:rsidRPr="00CB056F" w:rsidRDefault="007D09D5" w:rsidP="00B361C0">
      <w:pPr>
        <w:divId w:val="132019385"/>
      </w:pPr>
    </w:p>
    <w:p w14:paraId="60F9CF4A" w14:textId="77777777" w:rsidR="00734ADF" w:rsidRPr="00CB056F" w:rsidRDefault="00734ADF" w:rsidP="00B47A94">
      <w:pPr>
        <w:divId w:val="132019385"/>
        <w:sectPr w:rsidR="00734ADF" w:rsidRPr="00CB056F" w:rsidSect="00DD26F1">
          <w:pgSz w:w="11907" w:h="16839" w:code="9"/>
          <w:pgMar w:top="1701" w:right="1701" w:bottom="1701" w:left="2268" w:header="720" w:footer="720" w:gutter="0"/>
          <w:cols w:space="720"/>
          <w:titlePg/>
          <w:docGrid w:linePitch="360"/>
        </w:sectPr>
      </w:pPr>
    </w:p>
    <w:p w14:paraId="6A923481" w14:textId="7DF9CA2D" w:rsidR="00B47A94" w:rsidRPr="00CB056F" w:rsidRDefault="00B47A94" w:rsidP="004922D1">
      <w:pPr>
        <w:pStyle w:val="Heading2"/>
        <w:divId w:val="132019385"/>
      </w:pPr>
      <w:r w:rsidRPr="00CB056F">
        <w:lastRenderedPageBreak/>
        <w:br/>
      </w:r>
      <w:bookmarkStart w:id="1208" w:name="_Toc199165356"/>
      <w:bookmarkStart w:id="1209" w:name="_Toc199165390"/>
      <w:bookmarkStart w:id="1210" w:name="_Toc199165543"/>
      <w:bookmarkStart w:id="1211" w:name="_Toc199165819"/>
      <w:bookmarkStart w:id="1212" w:name="_Toc240583053"/>
      <w:r w:rsidRPr="00CB056F">
        <w:t>METODOLOGI</w:t>
      </w:r>
      <w:bookmarkEnd w:id="1208"/>
      <w:bookmarkEnd w:id="1209"/>
      <w:bookmarkEnd w:id="1210"/>
      <w:bookmarkEnd w:id="1211"/>
      <w:bookmarkEnd w:id="1212"/>
    </w:p>
    <w:p w14:paraId="05F524EA" w14:textId="77777777" w:rsidR="00B47A94" w:rsidRPr="00CB056F" w:rsidRDefault="00B47A94" w:rsidP="00B47A94">
      <w:pPr>
        <w:pStyle w:val="Heading3"/>
        <w:divId w:val="132019385"/>
      </w:pPr>
      <w:bookmarkStart w:id="1213" w:name="_Toc373147950"/>
      <w:bookmarkStart w:id="1214" w:name="_Toc373264460"/>
      <w:bookmarkStart w:id="1215" w:name="_Toc376423258"/>
      <w:bookmarkStart w:id="1216" w:name="_Toc376423317"/>
      <w:bookmarkStart w:id="1217" w:name="_Toc376789180"/>
      <w:bookmarkStart w:id="1218" w:name="_Toc379531256"/>
      <w:bookmarkStart w:id="1219" w:name="_Toc382169650"/>
      <w:bookmarkStart w:id="1220" w:name="_Toc382595284"/>
      <w:bookmarkStart w:id="1221" w:name="_Toc383258524"/>
      <w:bookmarkStart w:id="1222" w:name="_Toc383263950"/>
      <w:bookmarkStart w:id="1223" w:name="_Toc383264391"/>
      <w:bookmarkStart w:id="1224" w:name="_Toc384805752"/>
      <w:bookmarkStart w:id="1225" w:name="_Toc199165227"/>
      <w:bookmarkStart w:id="1226" w:name="_Toc199165357"/>
      <w:bookmarkStart w:id="1227" w:name="_Toc199165391"/>
      <w:bookmarkStart w:id="1228" w:name="_Toc199165544"/>
      <w:bookmarkStart w:id="1229" w:name="_Toc199165820"/>
      <w:bookmarkStart w:id="1230" w:name="_Toc221052192"/>
      <w:bookmarkStart w:id="1231" w:name="_Toc221618478"/>
      <w:bookmarkStart w:id="1232" w:name="_Toc221800110"/>
      <w:bookmarkStart w:id="1233" w:name="_Toc240583054"/>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p>
    <w:p w14:paraId="2895D5A3" w14:textId="77777777" w:rsidR="00B47A94" w:rsidRPr="00CB056F" w:rsidRDefault="00B47A94" w:rsidP="00B47A94">
      <w:pPr>
        <w:pStyle w:val="Heading4"/>
        <w:divId w:val="132019385"/>
      </w:pPr>
      <w:bookmarkStart w:id="1234" w:name="_Toc199165358"/>
      <w:bookmarkStart w:id="1235" w:name="_Toc199165545"/>
      <w:bookmarkStart w:id="1236" w:name="_Toc199165821"/>
      <w:bookmarkStart w:id="1237" w:name="_Toc240583055"/>
      <w:r w:rsidRPr="00CB056F">
        <w:t>Jenis Penelitian</w:t>
      </w:r>
      <w:bookmarkEnd w:id="1234"/>
      <w:bookmarkEnd w:id="1235"/>
      <w:bookmarkEnd w:id="1236"/>
      <w:bookmarkEnd w:id="1237"/>
    </w:p>
    <w:p w14:paraId="1731A3A3" w14:textId="4C575D98" w:rsidR="00B47A94" w:rsidRPr="00CB056F" w:rsidRDefault="00B5109A" w:rsidP="00B47A94">
      <w:pPr>
        <w:divId w:val="132019385"/>
      </w:pPr>
      <w:r w:rsidRPr="00CB056F">
        <w:t>Studi</w:t>
      </w:r>
      <w:r w:rsidR="00B47A94" w:rsidRPr="00CB056F">
        <w:t xml:space="preserve"> ini dikategorikan sebagai </w:t>
      </w:r>
      <w:r w:rsidRPr="00CB056F">
        <w:t>studi</w:t>
      </w:r>
      <w:r w:rsidR="00B47A94" w:rsidRPr="00CB056F">
        <w:t xml:space="preserve"> dengan pendekatan metode kuantitatif. </w:t>
      </w:r>
      <w:r w:rsidR="008D5AE6" w:rsidRPr="00CB056F">
        <w:t>D</w:t>
      </w:r>
      <w:r w:rsidR="00B47A94" w:rsidRPr="00CB056F">
        <w:t>ata curah hujan historis akan diolah secara statistik untuk menentukan intensitas curah hujan rencana dan selanjutnya digunakan dalam perhitungan debit limpasan permukaan. Pemodelan hidrolika juga akan memanfaatkan prinsip-prinsip kuantitatif untuk mendesain dimensi optimal sistem drainase dan kolam retensi berdasarkan volume tampungan yang dibutuhkan. Dengan demikian, data numerik dan analisis statistik akan menjadi fondasi dalam menghasilkan spesifikasi teknis perancangan.</w:t>
      </w:r>
    </w:p>
    <w:p w14:paraId="665F5A63" w14:textId="7BDE9A10" w:rsidR="00B47A94" w:rsidRPr="00CB056F" w:rsidRDefault="00B47A94" w:rsidP="00B47A94">
      <w:pPr>
        <w:pStyle w:val="Heading4"/>
        <w:divId w:val="132019385"/>
      </w:pPr>
      <w:bookmarkStart w:id="1238" w:name="_Toc199165359"/>
      <w:bookmarkStart w:id="1239" w:name="_Toc199165546"/>
      <w:bookmarkStart w:id="1240" w:name="_Toc199165822"/>
      <w:bookmarkStart w:id="1241" w:name="_Toc240583056"/>
      <w:r w:rsidRPr="00CB056F">
        <w:t xml:space="preserve">Lokasi </w:t>
      </w:r>
      <w:bookmarkEnd w:id="1238"/>
      <w:bookmarkEnd w:id="1239"/>
      <w:bookmarkEnd w:id="1240"/>
      <w:r w:rsidR="00B5109A" w:rsidRPr="00CB056F">
        <w:t>Perencanaan</w:t>
      </w:r>
      <w:bookmarkEnd w:id="1241"/>
    </w:p>
    <w:p w14:paraId="731B6E50" w14:textId="228B510A" w:rsidR="00B47A94" w:rsidRPr="00CB056F" w:rsidRDefault="00B5109A" w:rsidP="00B47A94">
      <w:pPr>
        <w:divId w:val="132019385"/>
      </w:pPr>
      <w:r w:rsidRPr="00CB056F">
        <w:t>Perencanaan</w:t>
      </w:r>
      <w:r w:rsidR="00B47A94" w:rsidRPr="00CB056F">
        <w:t xml:space="preserve"> ini akan berfokus pada kawasan perumahan Rajawali Residence yang berada di Jl. Wonodadi 2, Kecamatan Sungai Raya  Kabupaten Kuburaya yang ditunjukkan pada Gambar 3.1. Kawasan perumahan yang menjadi fokus studi ini terdiri dari 160 unit residensial dengan tipologi bangunan tunggal, yaitu Tipe 36. Perancangan sistem akan dilakukan berdasarkan data dan analisis tersebut.</w:t>
      </w:r>
    </w:p>
    <w:p w14:paraId="0781C219" w14:textId="77777777" w:rsidR="00B47A94" w:rsidRPr="00CB056F" w:rsidRDefault="00B47A94" w:rsidP="008E5FDE">
      <w:pPr>
        <w:ind w:firstLine="0"/>
        <w:divId w:val="132019385"/>
      </w:pPr>
    </w:p>
    <w:p w14:paraId="7AB4D581" w14:textId="1AE30C98" w:rsidR="00C03F38" w:rsidRPr="00CB056F" w:rsidRDefault="00C03F38" w:rsidP="00B47A94">
      <w:pPr>
        <w:pStyle w:val="Caption"/>
        <w:ind w:left="480"/>
        <w:divId w:val="132019385"/>
        <w:sectPr w:rsidR="00C03F38" w:rsidRPr="00CB056F" w:rsidSect="003B6CA6">
          <w:pgSz w:w="11907" w:h="16839" w:code="9"/>
          <w:pgMar w:top="1701" w:right="1701" w:bottom="1701" w:left="2268" w:header="720" w:footer="720" w:gutter="0"/>
          <w:cols w:space="720"/>
          <w:titlePg/>
          <w:docGrid w:linePitch="360"/>
        </w:sectPr>
      </w:pPr>
    </w:p>
    <w:p w14:paraId="57960914" w14:textId="40E572F5" w:rsidR="0053680C" w:rsidRPr="00CB056F" w:rsidRDefault="0053680C" w:rsidP="00B47A94">
      <w:pPr>
        <w:pStyle w:val="Caption"/>
        <w:ind w:left="960"/>
        <w:divId w:val="132019385"/>
      </w:pPr>
      <w:bookmarkStart w:id="1242" w:name="_Toc239432841"/>
      <w:r w:rsidRPr="00CB056F">
        <w:rPr>
          <w:noProof/>
        </w:rPr>
        <w:lastRenderedPageBreak/>
        <w:drawing>
          <wp:anchor distT="0" distB="0" distL="114300" distR="114300" simplePos="0" relativeHeight="251658243" behindDoc="1" locked="0" layoutInCell="1" allowOverlap="1" wp14:anchorId="58C2F002" wp14:editId="59952670">
            <wp:simplePos x="0" y="0"/>
            <wp:positionH relativeFrom="column">
              <wp:posOffset>353765</wp:posOffset>
            </wp:positionH>
            <wp:positionV relativeFrom="paragraph">
              <wp:posOffset>3175</wp:posOffset>
            </wp:positionV>
            <wp:extent cx="9272270" cy="6550660"/>
            <wp:effectExtent l="0" t="0" r="5080" b="2540"/>
            <wp:wrapTopAndBottom/>
            <wp:docPr id="141245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9272270" cy="65506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B056F">
        <w:t xml:space="preserve">Gambar </w:t>
      </w:r>
      <w:r w:rsidRPr="00CB056F">
        <w:fldChar w:fldCharType="begin"/>
      </w:r>
      <w:r w:rsidRPr="00CB056F">
        <w:instrText xml:space="preserve"> STYLEREF 3 \s </w:instrText>
      </w:r>
      <w:r w:rsidRPr="00CB056F">
        <w:fldChar w:fldCharType="separate"/>
      </w:r>
      <w:r w:rsidR="00280FDC" w:rsidRPr="00CB056F">
        <w:rPr>
          <w:noProof/>
        </w:rPr>
        <w:t>3</w:t>
      </w:r>
      <w:r w:rsidRPr="00CB056F">
        <w:fldChar w:fldCharType="end"/>
      </w:r>
      <w:r w:rsidRPr="00CB056F">
        <w:t>.</w:t>
      </w:r>
      <w:r w:rsidRPr="00CB056F">
        <w:fldChar w:fldCharType="begin"/>
      </w:r>
      <w:r w:rsidRPr="00CB056F">
        <w:instrText xml:space="preserve"> SEQ Gambar \* ARABIC \s 3 </w:instrText>
      </w:r>
      <w:r w:rsidRPr="00CB056F">
        <w:fldChar w:fldCharType="separate"/>
      </w:r>
      <w:r w:rsidR="00280FDC" w:rsidRPr="00CB056F">
        <w:rPr>
          <w:noProof/>
        </w:rPr>
        <w:t>1</w:t>
      </w:r>
      <w:r w:rsidRPr="00CB056F">
        <w:fldChar w:fldCharType="end"/>
      </w:r>
      <w:r w:rsidRPr="00CB056F">
        <w:t xml:space="preserve"> Lokasi Perencanaan</w:t>
      </w:r>
      <w:bookmarkEnd w:id="1242"/>
    </w:p>
    <w:p w14:paraId="1366E9E1" w14:textId="3FA5DFBC" w:rsidR="00191981" w:rsidRPr="00CB056F" w:rsidRDefault="00191981" w:rsidP="00B47A94">
      <w:pPr>
        <w:pStyle w:val="Caption"/>
        <w:ind w:left="960"/>
        <w:divId w:val="132019385"/>
        <w:sectPr w:rsidR="00191981" w:rsidRPr="00CB056F" w:rsidSect="00C03F38">
          <w:pgSz w:w="16839" w:h="11907" w:orient="landscape" w:code="9"/>
          <w:pgMar w:top="567" w:right="567" w:bottom="567" w:left="567" w:header="720" w:footer="720" w:gutter="0"/>
          <w:cols w:space="720"/>
          <w:titlePg/>
          <w:docGrid w:linePitch="360"/>
        </w:sectPr>
      </w:pPr>
    </w:p>
    <w:p w14:paraId="1779B5D9" w14:textId="235D5E08" w:rsidR="0053680C" w:rsidRPr="00CB056F" w:rsidRDefault="0053680C" w:rsidP="0053680C">
      <w:pPr>
        <w:pStyle w:val="Caption"/>
        <w:spacing w:after="0"/>
        <w:divId w:val="132019385"/>
      </w:pPr>
      <w:bookmarkStart w:id="1243" w:name="_Toc239432842"/>
      <w:r w:rsidRPr="00CB056F">
        <w:rPr>
          <w:noProof/>
        </w:rPr>
        <w:lastRenderedPageBreak/>
        <w:drawing>
          <wp:anchor distT="0" distB="0" distL="114300" distR="114300" simplePos="0" relativeHeight="251658244" behindDoc="1" locked="0" layoutInCell="1" allowOverlap="1" wp14:anchorId="63FF72DC" wp14:editId="7F221539">
            <wp:simplePos x="0" y="0"/>
            <wp:positionH relativeFrom="column">
              <wp:posOffset>907415</wp:posOffset>
            </wp:positionH>
            <wp:positionV relativeFrom="paragraph">
              <wp:posOffset>635</wp:posOffset>
            </wp:positionV>
            <wp:extent cx="7760970" cy="6576695"/>
            <wp:effectExtent l="0" t="0" r="0" b="0"/>
            <wp:wrapTopAndBottom/>
            <wp:docPr id="11686508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2345" t="5590" r="21492" b="2830"/>
                    <a:stretch>
                      <a:fillRect/>
                    </a:stretch>
                  </pic:blipFill>
                  <pic:spPr bwMode="auto">
                    <a:xfrm>
                      <a:off x="0" y="0"/>
                      <a:ext cx="7760970" cy="65766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B056F">
        <w:t xml:space="preserve">Gambar </w:t>
      </w:r>
      <w:r w:rsidRPr="00CB056F">
        <w:fldChar w:fldCharType="begin"/>
      </w:r>
      <w:r w:rsidRPr="00CB056F">
        <w:instrText xml:space="preserve"> STYLEREF 3 \s </w:instrText>
      </w:r>
      <w:r w:rsidRPr="00CB056F">
        <w:fldChar w:fldCharType="separate"/>
      </w:r>
      <w:r w:rsidR="00280FDC" w:rsidRPr="00CB056F">
        <w:rPr>
          <w:noProof/>
        </w:rPr>
        <w:t>3</w:t>
      </w:r>
      <w:r w:rsidRPr="00CB056F">
        <w:fldChar w:fldCharType="end"/>
      </w:r>
      <w:r w:rsidRPr="00CB056F">
        <w:t>.</w:t>
      </w:r>
      <w:r w:rsidRPr="00CB056F">
        <w:fldChar w:fldCharType="begin"/>
      </w:r>
      <w:r w:rsidRPr="00CB056F">
        <w:instrText xml:space="preserve"> SEQ Gambar \* ARABIC \s 3 </w:instrText>
      </w:r>
      <w:r w:rsidRPr="00CB056F">
        <w:fldChar w:fldCharType="separate"/>
      </w:r>
      <w:r w:rsidR="00280FDC" w:rsidRPr="00CB056F">
        <w:rPr>
          <w:noProof/>
        </w:rPr>
        <w:t>2</w:t>
      </w:r>
      <w:r w:rsidRPr="00CB056F">
        <w:fldChar w:fldCharType="end"/>
      </w:r>
      <w:r w:rsidRPr="00CB056F">
        <w:t xml:space="preserve"> Siteplan</w:t>
      </w:r>
      <w:bookmarkEnd w:id="1243"/>
    </w:p>
    <w:p w14:paraId="066FB026" w14:textId="00A1D8FC" w:rsidR="00C03F38" w:rsidRPr="00CB056F" w:rsidRDefault="00C03F38" w:rsidP="0053680C">
      <w:pPr>
        <w:pStyle w:val="Caption"/>
        <w:spacing w:after="0"/>
        <w:ind w:left="480"/>
        <w:divId w:val="132019385"/>
        <w:sectPr w:rsidR="00C03F38" w:rsidRPr="00CB056F" w:rsidSect="0053680C">
          <w:pgSz w:w="16839" w:h="11907" w:orient="landscape" w:code="9"/>
          <w:pgMar w:top="567" w:right="567" w:bottom="426" w:left="567" w:header="720" w:footer="720" w:gutter="0"/>
          <w:cols w:space="720"/>
          <w:titlePg/>
          <w:docGrid w:linePitch="360"/>
        </w:sectPr>
      </w:pPr>
    </w:p>
    <w:p w14:paraId="6BA244F9" w14:textId="77777777" w:rsidR="00B47A94" w:rsidRPr="00CB056F" w:rsidRDefault="00B47A94" w:rsidP="005723CE">
      <w:pPr>
        <w:ind w:firstLine="0"/>
        <w:divId w:val="132019385"/>
      </w:pPr>
    </w:p>
    <w:p w14:paraId="4B3CF79F" w14:textId="77777777" w:rsidR="00B47A94" w:rsidRPr="00CB056F" w:rsidRDefault="00B47A94" w:rsidP="00B47A94">
      <w:pPr>
        <w:pStyle w:val="Heading4"/>
        <w:divId w:val="132019385"/>
      </w:pPr>
      <w:bookmarkStart w:id="1244" w:name="_Toc199165360"/>
      <w:bookmarkStart w:id="1245" w:name="_Toc199165547"/>
      <w:bookmarkStart w:id="1246" w:name="_Toc199165823"/>
      <w:bookmarkStart w:id="1247" w:name="_Toc240583057"/>
      <w:r w:rsidRPr="00CB056F">
        <w:t>Data dan Alat yang Dibutuhkan</w:t>
      </w:r>
      <w:bookmarkEnd w:id="1244"/>
      <w:bookmarkEnd w:id="1245"/>
      <w:bookmarkEnd w:id="1246"/>
      <w:bookmarkEnd w:id="1247"/>
    </w:p>
    <w:p w14:paraId="7CF46FA4" w14:textId="7AC6D73F" w:rsidR="00B47A94" w:rsidRDefault="00B47A94" w:rsidP="00B47A94">
      <w:pPr>
        <w:pStyle w:val="Heading5"/>
        <w:divId w:val="132019385"/>
      </w:pPr>
      <w:bookmarkStart w:id="1248" w:name="_Toc199165361"/>
      <w:bookmarkStart w:id="1249" w:name="_Toc199165548"/>
      <w:r w:rsidRPr="00CB056F">
        <w:t xml:space="preserve">Data </w:t>
      </w:r>
      <w:bookmarkEnd w:id="1248"/>
      <w:bookmarkEnd w:id="1249"/>
      <w:r w:rsidR="00054192">
        <w:t>Primer</w:t>
      </w:r>
    </w:p>
    <w:p w14:paraId="397181FD" w14:textId="2DC664D3" w:rsidR="00410A5E" w:rsidRDefault="00410A5E" w:rsidP="00F72943">
      <w:pPr>
        <w:divId w:val="132019385"/>
      </w:pPr>
      <w:r w:rsidRPr="00410A5E">
        <w:t>Data primer yang wajib dikumpulkan dalam studi perencanaan ini meliputi:</w:t>
      </w:r>
    </w:p>
    <w:p w14:paraId="2BAE0E80" w14:textId="47E5EE17" w:rsidR="00410A5E" w:rsidRDefault="00FE6F79" w:rsidP="00A07D05">
      <w:pPr>
        <w:pStyle w:val="ListParagraph"/>
        <w:numPr>
          <w:ilvl w:val="0"/>
          <w:numId w:val="6"/>
        </w:numPr>
        <w:ind w:left="906"/>
        <w:divId w:val="132019385"/>
      </w:pPr>
      <w:r w:rsidRPr="00FE6F79">
        <w:t>Dimensi saluran drainase eksisting (lebar dan tinggi saluran). Data ini diperoleh melalui pengukuran langsung di lapangan menggunakan meteran</w:t>
      </w:r>
      <w:r>
        <w:t>.</w:t>
      </w:r>
    </w:p>
    <w:p w14:paraId="22FE58E5" w14:textId="15CA3270" w:rsidR="00FE6F79" w:rsidRDefault="001A19CD" w:rsidP="00A07D05">
      <w:pPr>
        <w:pStyle w:val="ListParagraph"/>
        <w:numPr>
          <w:ilvl w:val="0"/>
          <w:numId w:val="6"/>
        </w:numPr>
        <w:ind w:left="906"/>
        <w:divId w:val="132019385"/>
      </w:pPr>
      <w:r w:rsidRPr="001A19CD">
        <w:t>Elevasi/beda tinggi antara titik talang atap dan titik rencana kolam retensi. Data ini diperoleh melalui pengukuran langsung di lapangan menggunakan waterpass sederhana</w:t>
      </w:r>
    </w:p>
    <w:p w14:paraId="759B626A" w14:textId="5D5B4815" w:rsidR="00985272" w:rsidRDefault="002712B8" w:rsidP="00A07D05">
      <w:pPr>
        <w:pStyle w:val="ListParagraph"/>
        <w:numPr>
          <w:ilvl w:val="0"/>
          <w:numId w:val="6"/>
        </w:numPr>
        <w:ind w:left="906"/>
        <w:divId w:val="132019385"/>
      </w:pPr>
      <w:r w:rsidRPr="002712B8">
        <w:t>Dokumentasi kondisi eksisting kawasan</w:t>
      </w:r>
      <w:r w:rsidR="00CB7E8D">
        <w:t xml:space="preserve">. </w:t>
      </w:r>
      <w:r w:rsidR="0082713D" w:rsidRPr="0082713D">
        <w:t>Data ini diperoleh melalui pemotretan langsung di lapangan.</w:t>
      </w:r>
    </w:p>
    <w:p w14:paraId="626D18E3" w14:textId="516855CC" w:rsidR="00A7515C" w:rsidRDefault="00A7515C" w:rsidP="00A7515C">
      <w:pPr>
        <w:pStyle w:val="Heading5"/>
        <w:divId w:val="132019385"/>
      </w:pPr>
      <w:r>
        <w:t>Data Sekunder</w:t>
      </w:r>
    </w:p>
    <w:p w14:paraId="6C6F4EB0" w14:textId="16E54833" w:rsidR="00281949" w:rsidRDefault="00281949" w:rsidP="00300A4E">
      <w:pPr>
        <w:divId w:val="132019385"/>
      </w:pPr>
      <w:r w:rsidRPr="00410A5E">
        <w:t xml:space="preserve">Data </w:t>
      </w:r>
      <w:r>
        <w:t>sekunder</w:t>
      </w:r>
      <w:r w:rsidRPr="00410A5E">
        <w:t xml:space="preserve"> yang wajib dikumpulkan dalam studi perencanaan ini meliputi:</w:t>
      </w:r>
    </w:p>
    <w:p w14:paraId="0FA453E1" w14:textId="4EE73455" w:rsidR="0099391C" w:rsidRDefault="0099391C" w:rsidP="002712B8">
      <w:pPr>
        <w:pStyle w:val="ListParagraph"/>
        <w:numPr>
          <w:ilvl w:val="0"/>
          <w:numId w:val="40"/>
        </w:numPr>
        <w:ind w:left="993"/>
        <w:divId w:val="132019385"/>
      </w:pPr>
      <w:r w:rsidRPr="0099391C">
        <w:t>Data curah hujan harian maksimum tahunan selama minimal 10 tahun</w:t>
      </w:r>
      <w:r w:rsidR="002712B8">
        <w:t xml:space="preserve"> dan d</w:t>
      </w:r>
      <w:r w:rsidR="00AC64B1" w:rsidRPr="00AC64B1">
        <w:t>ata curah hujan bulanan rata-rata Kabupaten Kubu Raya</w:t>
      </w:r>
      <w:r w:rsidR="000719D0">
        <w:t xml:space="preserve">. </w:t>
      </w:r>
      <w:r w:rsidR="000719D0" w:rsidRPr="000719D0">
        <w:t>Data ini diperoleh dari Badan Meteorologi, Klimatologi, dan Geofisika (BMKG).</w:t>
      </w:r>
    </w:p>
    <w:p w14:paraId="1AEF2B5E" w14:textId="3DCA47F0" w:rsidR="00AC64B1" w:rsidRDefault="00902816" w:rsidP="0099391C">
      <w:pPr>
        <w:pStyle w:val="ListParagraph"/>
        <w:numPr>
          <w:ilvl w:val="0"/>
          <w:numId w:val="40"/>
        </w:numPr>
        <w:ind w:left="993"/>
        <w:divId w:val="132019385"/>
      </w:pPr>
      <w:r w:rsidRPr="00902816">
        <w:t>Siteplan dan gambar teknis kawasan perumahan</w:t>
      </w:r>
      <w:r w:rsidR="005B2D30">
        <w:t xml:space="preserve">. </w:t>
      </w:r>
      <w:r w:rsidR="005B2D30" w:rsidRPr="005B2D30">
        <w:t>Data ini diperoleh dari pengembang (developer) Rajawali Residence.</w:t>
      </w:r>
    </w:p>
    <w:p w14:paraId="53AAF9A2" w14:textId="65004686" w:rsidR="00480383" w:rsidRDefault="00E037A5" w:rsidP="0099391C">
      <w:pPr>
        <w:pStyle w:val="ListParagraph"/>
        <w:numPr>
          <w:ilvl w:val="0"/>
          <w:numId w:val="40"/>
        </w:numPr>
        <w:ind w:left="993"/>
        <w:divId w:val="132019385"/>
      </w:pPr>
      <w:r w:rsidRPr="00E037A5">
        <w:t>Standar dan pedoman teknis, meliputi SNI 03-7065-2005, SNI 2415, koefisien kekasaran Manning, dan koefisien Hazen-Williams</w:t>
      </w:r>
      <w:r w:rsidR="00233732">
        <w:t xml:space="preserve">. </w:t>
      </w:r>
      <w:r w:rsidR="00233732" w:rsidRPr="00233732">
        <w:t>Data ini diperoleh dari dokumen standar nasional dan literatur teknis terkait</w:t>
      </w:r>
      <w:r w:rsidR="00233732">
        <w:t>.</w:t>
      </w:r>
    </w:p>
    <w:p w14:paraId="139E6738" w14:textId="2AA34A2D" w:rsidR="00B47A94" w:rsidRPr="00CB056F" w:rsidRDefault="00B47A94" w:rsidP="00B47A94">
      <w:pPr>
        <w:pStyle w:val="Heading5"/>
        <w:divId w:val="132019385"/>
      </w:pPr>
      <w:bookmarkStart w:id="1250" w:name="_Toc199165362"/>
      <w:bookmarkStart w:id="1251" w:name="_Toc199165549"/>
      <w:r w:rsidRPr="00CB056F">
        <w:t>Alat yang Dibutuhkan</w:t>
      </w:r>
      <w:bookmarkEnd w:id="1250"/>
      <w:bookmarkEnd w:id="1251"/>
    </w:p>
    <w:p w14:paraId="3EEA8D03" w14:textId="77777777" w:rsidR="00B47A94" w:rsidRPr="00CB056F" w:rsidRDefault="00B47A94" w:rsidP="00B47A94">
      <w:pPr>
        <w:divId w:val="132019385"/>
      </w:pPr>
      <w:r w:rsidRPr="00CB056F">
        <w:t>Alat-alat yang akan digunakan dalam penelitian ini meliputi:</w:t>
      </w:r>
    </w:p>
    <w:p w14:paraId="4730725F" w14:textId="77777777" w:rsidR="00B47A94" w:rsidRPr="00CB056F" w:rsidRDefault="00B47A94" w:rsidP="009A2F4D">
      <w:pPr>
        <w:pStyle w:val="ListParagraph"/>
        <w:numPr>
          <w:ilvl w:val="0"/>
          <w:numId w:val="7"/>
        </w:numPr>
        <w:ind w:left="927"/>
        <w:divId w:val="132019385"/>
      </w:pPr>
      <w:r w:rsidRPr="00CB056F">
        <w:t>Perangkat Keras (Hardware):</w:t>
      </w:r>
    </w:p>
    <w:p w14:paraId="28A08EE3" w14:textId="77777777" w:rsidR="00B47A94" w:rsidRPr="00CB056F" w:rsidRDefault="00B47A94" w:rsidP="009A2F4D">
      <w:pPr>
        <w:pStyle w:val="ListParagraph"/>
        <w:numPr>
          <w:ilvl w:val="0"/>
          <w:numId w:val="8"/>
        </w:numPr>
        <w:ind w:left="1287"/>
        <w:divId w:val="132019385"/>
      </w:pPr>
      <w:r w:rsidRPr="00CB056F">
        <w:t>Komputer/Laptop: Untuk pengolahan data, analisis, dan penyusunan laporan.</w:t>
      </w:r>
    </w:p>
    <w:p w14:paraId="32967547" w14:textId="77777777" w:rsidR="00B47A94" w:rsidRPr="00CB056F" w:rsidRDefault="00B47A94" w:rsidP="009A2F4D">
      <w:pPr>
        <w:pStyle w:val="ListParagraph"/>
        <w:numPr>
          <w:ilvl w:val="0"/>
          <w:numId w:val="8"/>
        </w:numPr>
        <w:ind w:left="1287"/>
        <w:divId w:val="132019385"/>
      </w:pPr>
      <w:r w:rsidRPr="00CB056F">
        <w:lastRenderedPageBreak/>
        <w:t>Peralatan Survei (jika diperlukan): Meteran, alat tulis, kamera untuk dokumentasi kondisi lapangan.</w:t>
      </w:r>
    </w:p>
    <w:p w14:paraId="511E0453" w14:textId="77777777" w:rsidR="00B47A94" w:rsidRPr="00CB056F" w:rsidRDefault="00B47A94" w:rsidP="009A2F4D">
      <w:pPr>
        <w:pStyle w:val="ListParagraph"/>
        <w:numPr>
          <w:ilvl w:val="0"/>
          <w:numId w:val="7"/>
        </w:numPr>
        <w:ind w:left="927"/>
        <w:divId w:val="132019385"/>
      </w:pPr>
      <w:r w:rsidRPr="00CB056F">
        <w:t>Perangkat Lunak (Software):</w:t>
      </w:r>
    </w:p>
    <w:p w14:paraId="0798D4B3" w14:textId="63645A8A" w:rsidR="00B47A94" w:rsidRPr="00CB056F" w:rsidRDefault="00B47A94" w:rsidP="009A2F4D">
      <w:pPr>
        <w:pStyle w:val="ListParagraph"/>
        <w:numPr>
          <w:ilvl w:val="0"/>
          <w:numId w:val="9"/>
        </w:numPr>
        <w:ind w:left="1287"/>
        <w:divId w:val="132019385"/>
      </w:pPr>
      <w:r w:rsidRPr="00CB056F">
        <w:t>Pengolah Data Curah Hujan: Perangkat lunak spreadsheet (misalnya, Microsoft Excel)</w:t>
      </w:r>
    </w:p>
    <w:p w14:paraId="4CDF942D" w14:textId="1BF2486F" w:rsidR="00B47A94" w:rsidRPr="00CB056F" w:rsidRDefault="00B47A94" w:rsidP="009A2F4D">
      <w:pPr>
        <w:pStyle w:val="ListParagraph"/>
        <w:numPr>
          <w:ilvl w:val="0"/>
          <w:numId w:val="9"/>
        </w:numPr>
        <w:ind w:left="1287"/>
        <w:divId w:val="132019385"/>
      </w:pPr>
      <w:r w:rsidRPr="00CB056F">
        <w:t>Perangkat Lunak Desain Teknik: Perangkat lunak Computer-Aided Design (CAD) (AutoCAD) untuk membantu dalam perancangan sistem drainase dan kolam retensi.</w:t>
      </w:r>
    </w:p>
    <w:p w14:paraId="2F9785DF" w14:textId="77777777" w:rsidR="00B47A94" w:rsidRPr="00CB056F" w:rsidRDefault="00B47A94" w:rsidP="00B47A94">
      <w:pPr>
        <w:divId w:val="132019385"/>
      </w:pPr>
    </w:p>
    <w:p w14:paraId="62F791CE" w14:textId="77777777" w:rsidR="00B47A94" w:rsidRPr="00CB056F" w:rsidRDefault="00B47A94" w:rsidP="00B47A94">
      <w:pPr>
        <w:pStyle w:val="Heading4"/>
        <w:divId w:val="132019385"/>
      </w:pPr>
      <w:bookmarkStart w:id="1252" w:name="_Toc199165363"/>
      <w:bookmarkStart w:id="1253" w:name="_Toc199165550"/>
      <w:bookmarkStart w:id="1254" w:name="_Toc199165824"/>
      <w:bookmarkStart w:id="1255" w:name="_Toc240583058"/>
      <w:r w:rsidRPr="00CB056F">
        <w:t>Analisis Data</w:t>
      </w:r>
      <w:bookmarkEnd w:id="1252"/>
      <w:bookmarkEnd w:id="1253"/>
      <w:bookmarkEnd w:id="1254"/>
      <w:bookmarkEnd w:id="1255"/>
    </w:p>
    <w:p w14:paraId="4EA164DA" w14:textId="7C1C686E" w:rsidR="00B47A94" w:rsidRPr="00CB056F" w:rsidRDefault="00973C3D" w:rsidP="00B47A94">
      <w:pPr>
        <w:divId w:val="132019385"/>
      </w:pPr>
      <w:r w:rsidRPr="00973C3D">
        <w:t>Tahapan analisis dalam perancangan ini dilakukan untuk membuat desain yang akan dibangun yaitu sistem perpipaan, lengkap dengan fasilitas pendukung dan mempertimbangkan berbagai aspek tambahan seperti faktor keselamatan</w:t>
      </w:r>
      <w:r w:rsidR="00B47A94" w:rsidRPr="00CB056F">
        <w:t>.</w:t>
      </w:r>
    </w:p>
    <w:p w14:paraId="20A6D0F2" w14:textId="076B6F0B" w:rsidR="00B47A94" w:rsidRPr="00CB056F" w:rsidRDefault="00B47A94" w:rsidP="009A2F4D">
      <w:pPr>
        <w:pStyle w:val="ListParagraph"/>
        <w:numPr>
          <w:ilvl w:val="0"/>
          <w:numId w:val="10"/>
        </w:numPr>
        <w:ind w:left="426"/>
        <w:divId w:val="132019385"/>
      </w:pPr>
      <w:r w:rsidRPr="00CB056F">
        <w:t xml:space="preserve">Dalam tahapan analisis hidrologi, fokus utama adalah untuk menentukan besaran debit limpasan yang akan masuk ke dalam sistem yang direncanakan. Proses ini diawali dengan evaluasi data curah hujan dari stasiun pengamatan yang relevan. Analisis pada data hujan ini mencakup penentuan intensitas curah hujan rencana untuk periode ulang 10 tahun, yang menjadi dasar perhitungan potensi banjir di kawasan studi. </w:t>
      </w:r>
      <w:r w:rsidR="000C39BA" w:rsidRPr="00CB056F">
        <w:t>Perhitungan debit inflow ke dalam sistem drainase dan kolam retensi dilakukan menggunakan Metode Rasional, yang dinilai sesuai untuk daerah tangkapan berskala kecil seperti atap bangunan dan kawasan perumahan. Pemilihan Metode Rasional didasarkan pada kesesuaiannya dengan karakteristik limpasan kawasan terbangun serta keterbatasan ketersediaan data hujan jam-jaman. Intensitas hujan yang digunakan dalam perhitungan debit diperoleh melalui konversi curah hujan harian maksimum menggunakan metode Mononobe. Besaran debit inflow yang dihasilkan selanjutnya digunakan sebagai dasar dalam perencanaan dimensi saluran tertutup berupa pipa dan kapasitas tampungan kolam retensi</w:t>
      </w:r>
      <w:r w:rsidRPr="00CB056F">
        <w:t>.</w:t>
      </w:r>
    </w:p>
    <w:p w14:paraId="3AAA8DE9" w14:textId="670D22A4" w:rsidR="00B47A94" w:rsidRPr="00CB056F" w:rsidRDefault="00B47A94" w:rsidP="009A2F4D">
      <w:pPr>
        <w:pStyle w:val="ListParagraph"/>
        <w:numPr>
          <w:ilvl w:val="0"/>
          <w:numId w:val="10"/>
        </w:numPr>
        <w:ind w:left="426"/>
        <w:divId w:val="132019385"/>
      </w:pPr>
      <w:r w:rsidRPr="00CB056F">
        <w:lastRenderedPageBreak/>
        <w:t xml:space="preserve">Analisis hidrolika dalam penelitian ini akan mencakup beberapa aspek penting terkait desain infrastruktur air. Pertama, akan dilakukan analisis </w:t>
      </w:r>
      <w:r w:rsidR="007B1F82" w:rsidRPr="00CB056F">
        <w:t>dimensi pipa</w:t>
      </w:r>
      <w:r w:rsidRPr="00CB056F">
        <w:t xml:space="preserve"> yang meliputi perhitungan parameter seperti koefisien Manning, kemiringan, serta geometri penampang basah (luas dan keliling). Analisis ini bertujuan untuk menentukan kapasitas aliran debit maksimum yang dapat ditampung oleh desain </w:t>
      </w:r>
      <w:r w:rsidR="002404DB" w:rsidRPr="00CB056F">
        <w:t>pipa</w:t>
      </w:r>
      <w:r w:rsidRPr="00CB056F">
        <w:t xml:space="preserve"> yang direncanakan. Selain itu, perhitungan tinggi jagaan (</w:t>
      </w:r>
      <w:r w:rsidRPr="00CB056F">
        <w:rPr>
          <w:i/>
          <w:iCs/>
        </w:rPr>
        <w:t>freeboard</w:t>
      </w:r>
      <w:r w:rsidRPr="00CB056F">
        <w:t xml:space="preserve">) juga akan dilakukan sebagai langkah antisipasi terhadap fluktuasi muka air. Selanjutnya, perencanaan kolam tampungan (retensi) akan didasarkan pada volume limpasan yang telah dihitung sebelumnya, dengan mempertimbangkan dimensi dan efisiensi penampungannya. </w:t>
      </w:r>
      <w:r w:rsidR="00F611F7" w:rsidRPr="00CB056F">
        <w:t>Sebagai bagian dari sistem pengaman hidraulik, direncanakan pula bangunan pelimpah (</w:t>
      </w:r>
      <w:r w:rsidR="00F611F7" w:rsidRPr="00225654">
        <w:rPr>
          <w:i/>
          <w:iCs/>
        </w:rPr>
        <w:t>overflow</w:t>
      </w:r>
      <w:r w:rsidR="00F611F7" w:rsidRPr="00CB056F">
        <w:t xml:space="preserve">) untuk mengendalikan muka air maksimum pada saluran dan kolam retensi. Analisis hidraulika dimulai dengan penentuan karakteristik fisik saluran tertutup berupa pipa dan kapasitas alirannya, yang selanjutnya digunakan dalam perencanaan elemen-elemen struktural sistem, meliputi kolam retensi dan bangunan </w:t>
      </w:r>
      <w:r w:rsidR="00F611F7" w:rsidRPr="00225654">
        <w:rPr>
          <w:i/>
          <w:iCs/>
        </w:rPr>
        <w:t>overflow</w:t>
      </w:r>
      <w:r w:rsidR="00F611F7" w:rsidRPr="00CB056F">
        <w:t xml:space="preserve">. Keberadaan </w:t>
      </w:r>
      <w:r w:rsidR="00F611F7" w:rsidRPr="00225654">
        <w:rPr>
          <w:i/>
          <w:iCs/>
        </w:rPr>
        <w:t>overflow</w:t>
      </w:r>
      <w:r w:rsidR="00F611F7" w:rsidRPr="00CB056F">
        <w:t xml:space="preserve"> dimaksudkan untuk mengalirkan kelebihan debit secara terkendali pada kondisi hujan ekstrem, sehingga sistem tetap beroperasi aman tanpa menimbulkan genangan atau limpasan tidak terkendali di kawasan perumahan</w:t>
      </w:r>
      <w:r w:rsidRPr="00CB056F">
        <w:t>.</w:t>
      </w:r>
    </w:p>
    <w:p w14:paraId="6055016A" w14:textId="56BBAD5E" w:rsidR="004C3861" w:rsidRPr="00CB056F" w:rsidRDefault="00D31854" w:rsidP="00D31854">
      <w:pPr>
        <w:pStyle w:val="ListParagraph"/>
        <w:numPr>
          <w:ilvl w:val="0"/>
          <w:numId w:val="10"/>
        </w:numPr>
        <w:ind w:left="426"/>
        <w:divId w:val="132019385"/>
      </w:pPr>
      <w:r w:rsidRPr="00CB056F">
        <w:t>Analisis ekonomi teknik dalam penelitian ini meliputi penyusunan Rencana Anggaran Biaya (RAB) untuk menentukan biaya investasi awal sebagai biaya tetap, estimasi Biaya Operasional dan Pemeliharaan yang mencakup konsumsi energi, tenaga kerja, dan biaya perawatan sebagai biaya periodik, serta analisis potensi pendapatan dari retribusi air hujan. Berdasarkan komponen biaya dan pendapatan tersebut, dilakukan analisis untuk menentukan kondisi keseimbangan antara total biaya dan total pendapatan sebagai dasar penilaian kelayakan ekonomi.</w:t>
      </w:r>
    </w:p>
    <w:p w14:paraId="3C12EDC0" w14:textId="77777777" w:rsidR="00B47A94" w:rsidRPr="00CB056F" w:rsidRDefault="00B47A94" w:rsidP="009A2F4D">
      <w:pPr>
        <w:pStyle w:val="ListParagraph"/>
        <w:numPr>
          <w:ilvl w:val="0"/>
          <w:numId w:val="10"/>
        </w:numPr>
        <w:ind w:left="426"/>
        <w:divId w:val="132019385"/>
      </w:pPr>
      <w:r w:rsidRPr="00CB056F">
        <w:t>Hasil visual dari perancangan ini akan berupa gambar-gambar teknis yang merinci struktur utama dan bangunan pelengkap pada perencanaan sistem drainase dan kolam retensi.</w:t>
      </w:r>
    </w:p>
    <w:p w14:paraId="15B95E19" w14:textId="77777777" w:rsidR="004E7519" w:rsidRDefault="004E7519" w:rsidP="00D20951">
      <w:pPr>
        <w:ind w:firstLine="0"/>
        <w:divId w:val="132019385"/>
      </w:pPr>
    </w:p>
    <w:p w14:paraId="7E4F4486" w14:textId="77777777" w:rsidR="00D16C0B" w:rsidRDefault="00D16C0B" w:rsidP="00D20951">
      <w:pPr>
        <w:ind w:firstLine="0"/>
        <w:divId w:val="132019385"/>
      </w:pPr>
    </w:p>
    <w:p w14:paraId="4AE38B8F" w14:textId="77777777" w:rsidR="00D16C0B" w:rsidRDefault="00D16C0B" w:rsidP="00D20951">
      <w:pPr>
        <w:ind w:firstLine="0"/>
        <w:divId w:val="132019385"/>
      </w:pPr>
    </w:p>
    <w:p w14:paraId="08E052F1" w14:textId="77777777" w:rsidR="00E820A9" w:rsidRPr="00E96E80" w:rsidRDefault="00E820A9" w:rsidP="00E820A9">
      <w:pPr>
        <w:pStyle w:val="Heading5"/>
        <w:divId w:val="132019385"/>
      </w:pPr>
      <w:r w:rsidRPr="00E96E80">
        <w:rPr>
          <w:rFonts w:eastAsia="Times New Roman"/>
        </w:rPr>
        <w:t>Analisis Kebutuhan Air dan Neraca Air</w:t>
      </w:r>
    </w:p>
    <w:p w14:paraId="20DA9EED" w14:textId="77777777" w:rsidR="00E820A9" w:rsidRPr="00E96E80" w:rsidRDefault="00E820A9" w:rsidP="00E820A9">
      <w:pPr>
        <w:divId w:val="132019385"/>
      </w:pPr>
      <w:r w:rsidRPr="00E96E80">
        <w:t>Tahap ini menjawab kebutuhan penyimpanan air baku kawasan. Kebutuhan air harian total dihitung dari jumlah unit rumah, rata-rata jumlah penghuni per unit, dan standar kebutuhan air domestik (SNI 03-7065-2005):</w:t>
      </w:r>
    </w:p>
    <w:p w14:paraId="0218A7C2" w14:textId="55392243" w:rsidR="00FA6A93" w:rsidRDefault="00C832FE" w:rsidP="00FC5FB0">
      <w:pPr>
        <w:jc w:val="left"/>
        <w:divId w:val="132019385"/>
      </w:pPr>
      <m:oMath>
        <m:sSub>
          <m:sSubPr>
            <m:ctrlPr>
              <w:rPr>
                <w:rFonts w:ascii="Cambria Math" w:hAnsi="Cambria Math"/>
                <w:i/>
              </w:rPr>
            </m:ctrlPr>
          </m:sSubPr>
          <m:e>
            <m:r>
              <w:rPr>
                <w:rFonts w:ascii="Cambria Math" w:hAnsi="Cambria Math"/>
              </w:rPr>
              <m:t>Q</m:t>
            </m:r>
          </m:e>
          <m:sub>
            <m:r>
              <w:rPr>
                <w:rFonts w:ascii="Cambria Math" w:hAnsi="Cambria Math"/>
              </w:rPr>
              <m:t>harian</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unit</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jiwa</m:t>
            </m:r>
          </m:sub>
        </m:sSub>
        <m:r>
          <w:rPr>
            <w:rFonts w:ascii="Cambria Math" w:eastAsiaTheme="minorEastAsia" w:hAnsi="Cambria Math"/>
          </w:rPr>
          <m:t>.q</m:t>
        </m:r>
      </m:oMath>
      <w:r w:rsidR="00FC5FB0" w:rsidRPr="00CB056F">
        <w:ptab w:relativeTo="margin" w:alignment="right" w:leader="dot"/>
      </w:r>
      <w:r w:rsidR="00FC5FB0" w:rsidRPr="00E96E80">
        <w:rPr>
          <w:rFonts w:eastAsia="Times New Roman" w:cs="Times New Roman"/>
        </w:rPr>
        <w:t xml:space="preserve"> (3.1)</w:t>
      </w:r>
    </w:p>
    <w:p w14:paraId="4DBD9D57" w14:textId="34116916" w:rsidR="00FA36CA" w:rsidRPr="00E96E80" w:rsidRDefault="00FA36CA" w:rsidP="00FA36CA">
      <w:pPr>
        <w:divId w:val="132019385"/>
      </w:pPr>
      <w:r w:rsidRPr="00FA36CA">
        <w:rPr>
          <w:rFonts w:eastAsia="Times New Roman" w:cs="Times New Roman"/>
        </w:rPr>
        <w:t>Dimana</w:t>
      </w:r>
      <w:r>
        <w:rPr>
          <w:rFonts w:eastAsia="Times New Roman" w:cs="Times New Roman"/>
        </w:rPr>
        <w:t xml:space="preserve"> </w:t>
      </w:r>
      <w:r w:rsidRPr="00FA36CA">
        <w:rPr>
          <w:rFonts w:eastAsia="Times New Roman" w:cs="Times New Roman"/>
        </w:rPr>
        <w:t>:</w:t>
      </w:r>
    </w:p>
    <w:p w14:paraId="7E49F967" w14:textId="39DBC162" w:rsidR="00FA36CA" w:rsidRPr="00E96E80" w:rsidRDefault="00FA36CA" w:rsidP="00270671">
      <w:pPr>
        <w:tabs>
          <w:tab w:val="left" w:pos="1843"/>
          <w:tab w:val="left" w:pos="2268"/>
        </w:tabs>
        <w:divId w:val="132019385"/>
      </w:pPr>
      <w:r w:rsidRPr="00E96E80">
        <w:t>Q</w:t>
      </w:r>
      <w:r w:rsidRPr="00DF6871">
        <w:rPr>
          <w:vertAlign w:val="subscript"/>
        </w:rPr>
        <w:t>harian</w:t>
      </w:r>
      <w:r w:rsidR="00FC5FB0">
        <w:tab/>
      </w:r>
      <w:r w:rsidRPr="00E96E80">
        <w:t>=</w:t>
      </w:r>
      <w:r w:rsidR="00FC5FB0">
        <w:tab/>
      </w:r>
      <w:r w:rsidRPr="00E96E80">
        <w:t>kebutuhan air harian total kawasan (liter/hari)</w:t>
      </w:r>
    </w:p>
    <w:p w14:paraId="76F1ECB6" w14:textId="136ACD4D" w:rsidR="00FA36CA" w:rsidRPr="00E96E80" w:rsidRDefault="00FA36CA" w:rsidP="00270671">
      <w:pPr>
        <w:tabs>
          <w:tab w:val="left" w:pos="1843"/>
          <w:tab w:val="left" w:pos="2268"/>
        </w:tabs>
        <w:divId w:val="132019385"/>
      </w:pPr>
      <w:r w:rsidRPr="00E96E80">
        <w:t>n</w:t>
      </w:r>
      <w:r w:rsidRPr="00DF6871">
        <w:rPr>
          <w:vertAlign w:val="subscript"/>
        </w:rPr>
        <w:t>unit</w:t>
      </w:r>
      <w:r w:rsidR="00FC5FB0">
        <w:tab/>
      </w:r>
      <w:r w:rsidRPr="00E96E80">
        <w:t>=</w:t>
      </w:r>
      <w:r w:rsidR="00FC5FB0">
        <w:tab/>
      </w:r>
      <w:r w:rsidRPr="00E96E80">
        <w:t>jumlah unit rumah</w:t>
      </w:r>
    </w:p>
    <w:p w14:paraId="3A12EB8B" w14:textId="04B8E064" w:rsidR="00FA36CA" w:rsidRPr="00E96E80" w:rsidRDefault="00FA36CA" w:rsidP="00270671">
      <w:pPr>
        <w:tabs>
          <w:tab w:val="left" w:pos="1843"/>
          <w:tab w:val="left" w:pos="2268"/>
        </w:tabs>
        <w:divId w:val="132019385"/>
      </w:pPr>
      <w:r w:rsidRPr="00E96E80">
        <w:rPr>
          <w:rFonts w:eastAsia="Times New Roman" w:cs="Times New Roman"/>
        </w:rPr>
        <w:t>n</w:t>
      </w:r>
      <w:r w:rsidR="00DF6871" w:rsidRPr="00DF6871">
        <w:rPr>
          <w:rFonts w:eastAsia="Times New Roman" w:cs="Times New Roman"/>
          <w:vertAlign w:val="subscript"/>
        </w:rPr>
        <w:t>j</w:t>
      </w:r>
      <w:r w:rsidRPr="00DF6871">
        <w:rPr>
          <w:rFonts w:eastAsia="Times New Roman" w:cs="Times New Roman"/>
          <w:vertAlign w:val="subscript"/>
        </w:rPr>
        <w:t>iwa</w:t>
      </w:r>
      <w:r w:rsidR="00FC5FB0">
        <w:rPr>
          <w:rFonts w:eastAsia="Times New Roman" w:cs="Times New Roman"/>
        </w:rPr>
        <w:tab/>
      </w:r>
      <w:r w:rsidRPr="00E96E80">
        <w:rPr>
          <w:rFonts w:eastAsia="Times New Roman" w:cs="Times New Roman"/>
        </w:rPr>
        <w:t>=</w:t>
      </w:r>
      <w:r w:rsidR="00FC5FB0">
        <w:rPr>
          <w:rFonts w:eastAsia="Times New Roman" w:cs="Times New Roman"/>
        </w:rPr>
        <w:tab/>
      </w:r>
      <w:r w:rsidRPr="00270671">
        <w:t>rata</w:t>
      </w:r>
      <w:r w:rsidRPr="00E96E80">
        <w:rPr>
          <w:rFonts w:eastAsia="Times New Roman" w:cs="Times New Roman"/>
        </w:rPr>
        <w:t>-rata jumlah penghuni per unit</w:t>
      </w:r>
    </w:p>
    <w:p w14:paraId="02E2FCDB" w14:textId="738DE1C7" w:rsidR="00FA36CA" w:rsidRPr="00E96E80" w:rsidRDefault="00FA36CA" w:rsidP="00270671">
      <w:pPr>
        <w:tabs>
          <w:tab w:val="left" w:pos="1843"/>
          <w:tab w:val="left" w:pos="2268"/>
        </w:tabs>
        <w:divId w:val="132019385"/>
      </w:pPr>
      <w:r w:rsidRPr="00E96E80">
        <w:rPr>
          <w:rFonts w:eastAsia="Times New Roman" w:cs="Times New Roman"/>
        </w:rPr>
        <w:t>q</w:t>
      </w:r>
      <w:r w:rsidR="00270671">
        <w:rPr>
          <w:rFonts w:eastAsia="Times New Roman" w:cs="Times New Roman"/>
        </w:rPr>
        <w:tab/>
      </w:r>
      <w:r w:rsidRPr="00E96E80">
        <w:rPr>
          <w:rFonts w:eastAsia="Times New Roman" w:cs="Times New Roman"/>
        </w:rPr>
        <w:t>=</w:t>
      </w:r>
      <w:r w:rsidR="00270671">
        <w:rPr>
          <w:rFonts w:eastAsia="Times New Roman" w:cs="Times New Roman"/>
        </w:rPr>
        <w:tab/>
      </w:r>
      <w:r w:rsidRPr="00270671">
        <w:t>standar</w:t>
      </w:r>
      <w:r w:rsidRPr="00E96E80">
        <w:rPr>
          <w:rFonts w:eastAsia="Times New Roman" w:cs="Times New Roman"/>
        </w:rPr>
        <w:t xml:space="preserve"> kebutuhan air domestik (liter/jiwa/hari)</w:t>
      </w:r>
    </w:p>
    <w:p w14:paraId="4FAB3503" w14:textId="028B94A4" w:rsidR="00A7052F" w:rsidRDefault="005F22A5" w:rsidP="00D9658D">
      <w:pPr>
        <w:divId w:val="132019385"/>
      </w:pPr>
      <w:r w:rsidRPr="00E96E80">
        <w:t>Selanjutnya disusun neraca air bulanan dengan membandingkan volume pasokan air hujan (Vsupply) terhadap volume kebutuhan (Vdemand) untuk setiap bulan, menggunakan Persamaan 2.21 hingga 2.23 pada Bab II. Dari neraca kumulatif tersebut, volume kebutuhan penyimpanan (Vs) ditentukan sebagai selisih antara tampungan kumulatif tertinggi dan terendah (Persamaan 2.24), yang secara grafis diperoleh melalui metode kurva massa (diagram Rippl). Keandalan sistem dievaluasi sebagai persentase bulan yang kebutuhannya terpenuhi sepenuhnya. Tahap ini menjawab Rumusan Masalah mengenai sejauh mana potensi tangkapan air hujan dapat memenuhi kebutuhan air kawasan.</w:t>
      </w:r>
    </w:p>
    <w:p w14:paraId="661A1DCC" w14:textId="77777777" w:rsidR="00A7052F" w:rsidRDefault="00A7052F" w:rsidP="00D20951">
      <w:pPr>
        <w:ind w:firstLine="0"/>
        <w:divId w:val="132019385"/>
      </w:pPr>
    </w:p>
    <w:p w14:paraId="7B27CF37" w14:textId="77777777" w:rsidR="00977265" w:rsidRDefault="00977265" w:rsidP="00D20951">
      <w:pPr>
        <w:ind w:firstLine="0"/>
        <w:divId w:val="132019385"/>
      </w:pPr>
    </w:p>
    <w:p w14:paraId="1CCF6F62" w14:textId="77777777" w:rsidR="00977265" w:rsidRDefault="00977265" w:rsidP="00D20951">
      <w:pPr>
        <w:ind w:firstLine="0"/>
        <w:divId w:val="132019385"/>
      </w:pPr>
    </w:p>
    <w:p w14:paraId="1AF2FE84" w14:textId="77777777" w:rsidR="00977265" w:rsidRDefault="00977265" w:rsidP="00D20951">
      <w:pPr>
        <w:ind w:firstLine="0"/>
        <w:divId w:val="132019385"/>
      </w:pPr>
    </w:p>
    <w:p w14:paraId="5A7833BE" w14:textId="77777777" w:rsidR="00977265" w:rsidRDefault="00977265" w:rsidP="00D20951">
      <w:pPr>
        <w:ind w:firstLine="0"/>
        <w:divId w:val="132019385"/>
      </w:pPr>
    </w:p>
    <w:p w14:paraId="6E414682" w14:textId="77777777" w:rsidR="00977265" w:rsidRDefault="00977265" w:rsidP="00D20951">
      <w:pPr>
        <w:ind w:firstLine="0"/>
        <w:divId w:val="132019385"/>
      </w:pPr>
    </w:p>
    <w:p w14:paraId="3FF2628F" w14:textId="77777777" w:rsidR="00977265" w:rsidRDefault="00977265" w:rsidP="00D20951">
      <w:pPr>
        <w:ind w:firstLine="0"/>
        <w:divId w:val="132019385"/>
      </w:pPr>
    </w:p>
    <w:p w14:paraId="5256399D" w14:textId="77777777" w:rsidR="00977265" w:rsidRPr="00CB056F" w:rsidRDefault="00977265" w:rsidP="00D20951">
      <w:pPr>
        <w:ind w:firstLine="0"/>
        <w:divId w:val="132019385"/>
      </w:pPr>
    </w:p>
    <w:p w14:paraId="6CE70CE2" w14:textId="1F356605" w:rsidR="004E7519" w:rsidRPr="00CB056F" w:rsidRDefault="004E7519" w:rsidP="004E7519">
      <w:pPr>
        <w:pStyle w:val="Heading5"/>
        <w:divId w:val="132019385"/>
      </w:pPr>
      <w:r w:rsidRPr="00CB056F">
        <w:t>Perhitungan Debit Limpasan Rencana (Q)</w:t>
      </w:r>
    </w:p>
    <w:p w14:paraId="7EA766A2" w14:textId="07B81E36" w:rsidR="00CA77DE" w:rsidRPr="00CB056F" w:rsidRDefault="004E7519" w:rsidP="00CA77DE">
      <w:pPr>
        <w:divId w:val="132019385"/>
      </w:pPr>
      <w:r w:rsidRPr="00CB056F">
        <w:t>Debit limpasan dihitung dengan Metode Rasional</w:t>
      </w:r>
    </w:p>
    <w:p w14:paraId="421AE863" w14:textId="48AAB481" w:rsidR="004E7519" w:rsidRPr="00CB056F" w:rsidRDefault="004E7519" w:rsidP="004E7519">
      <w:pPr>
        <w:divId w:val="132019385"/>
        <w:rPr>
          <w:highlight w:val="white"/>
        </w:rPr>
      </w:pPr>
      <w:r w:rsidRPr="00CB056F">
        <w:rPr>
          <w:highlight w:val="white"/>
        </w:rPr>
        <w:t>Q</w:t>
      </w:r>
      <w:r w:rsidRPr="00CB056F">
        <w:rPr>
          <w:highlight w:val="white"/>
          <w:vertAlign w:val="subscript"/>
        </w:rPr>
        <w:t>T</w:t>
      </w:r>
      <w:r w:rsidRPr="00CB056F">
        <w:rPr>
          <w:highlight w:val="white"/>
        </w:rPr>
        <w:tab/>
        <w:t xml:space="preserve"> = 0,278 × C × I × A </w:t>
      </w:r>
      <w:r w:rsidRPr="00CB056F">
        <w:ptab w:relativeTo="margin" w:alignment="right" w:leader="dot"/>
      </w:r>
      <w:r w:rsidRPr="00CB056F">
        <w:rPr>
          <w:highlight w:val="white"/>
        </w:rPr>
        <w:t xml:space="preserve"> (</w:t>
      </w:r>
      <w:r w:rsidR="00D278E6" w:rsidRPr="00CB056F">
        <w:rPr>
          <w:highlight w:val="white"/>
        </w:rPr>
        <w:t>3</w:t>
      </w:r>
      <w:r w:rsidRPr="00CB056F">
        <w:rPr>
          <w:highlight w:val="white"/>
        </w:rPr>
        <w:t>.1)</w:t>
      </w:r>
    </w:p>
    <w:p w14:paraId="26AFB412" w14:textId="77777777" w:rsidR="004E7519" w:rsidRPr="00CB056F" w:rsidRDefault="004E7519" w:rsidP="004E7519">
      <w:pPr>
        <w:spacing w:line="240" w:lineRule="auto"/>
        <w:divId w:val="132019385"/>
        <w:rPr>
          <w:highlight w:val="white"/>
        </w:rPr>
      </w:pPr>
      <w:r w:rsidRPr="00CB056F">
        <w:rPr>
          <w:highlight w:val="white"/>
        </w:rPr>
        <w:t>Dimana:</w:t>
      </w:r>
    </w:p>
    <w:p w14:paraId="3D9BE8E3" w14:textId="77777777" w:rsidR="004E7519" w:rsidRPr="00CB056F" w:rsidRDefault="004E7519" w:rsidP="004E7519">
      <w:pPr>
        <w:tabs>
          <w:tab w:val="left" w:pos="1985"/>
          <w:tab w:val="left" w:pos="2268"/>
        </w:tabs>
        <w:spacing w:line="240" w:lineRule="auto"/>
        <w:ind w:left="2748" w:hanging="1701"/>
        <w:jc w:val="left"/>
        <w:divId w:val="132019385"/>
        <w:rPr>
          <w:highlight w:val="white"/>
        </w:rPr>
      </w:pPr>
      <w:r w:rsidRPr="00CB056F">
        <w:rPr>
          <w:highlight w:val="white"/>
        </w:rPr>
        <w:t>Q</w:t>
      </w:r>
      <w:r w:rsidRPr="00CB056F">
        <w:rPr>
          <w:highlight w:val="white"/>
          <w:vertAlign w:val="subscript"/>
        </w:rPr>
        <w:t>T</w:t>
      </w:r>
      <w:r w:rsidRPr="00CB056F">
        <w:rPr>
          <w:highlight w:val="white"/>
          <w:vertAlign w:val="subscript"/>
        </w:rPr>
        <w:tab/>
      </w:r>
      <w:r w:rsidRPr="00CB056F">
        <w:rPr>
          <w:highlight w:val="white"/>
        </w:rPr>
        <w:t>=</w:t>
      </w:r>
      <w:r w:rsidRPr="00CB056F">
        <w:rPr>
          <w:highlight w:val="white"/>
        </w:rPr>
        <w:tab/>
        <w:t>Debit rencana (m</w:t>
      </w:r>
      <w:r w:rsidRPr="00CB056F">
        <w:rPr>
          <w:highlight w:val="white"/>
          <w:vertAlign w:val="superscript"/>
        </w:rPr>
        <w:t>3</w:t>
      </w:r>
      <w:r w:rsidRPr="00CB056F">
        <w:rPr>
          <w:highlight w:val="white"/>
        </w:rPr>
        <w:t>/detik)</w:t>
      </w:r>
    </w:p>
    <w:p w14:paraId="214217D8" w14:textId="3420A8C0" w:rsidR="004E7519" w:rsidRPr="00CB056F" w:rsidRDefault="004E7519" w:rsidP="004E7519">
      <w:pPr>
        <w:tabs>
          <w:tab w:val="left" w:pos="1985"/>
          <w:tab w:val="left" w:pos="2268"/>
        </w:tabs>
        <w:spacing w:line="240" w:lineRule="auto"/>
        <w:ind w:left="2268" w:hanging="1701"/>
        <w:jc w:val="left"/>
        <w:divId w:val="132019385"/>
        <w:rPr>
          <w:highlight w:val="white"/>
        </w:rPr>
      </w:pPr>
      <w:r w:rsidRPr="00CB056F">
        <w:rPr>
          <w:highlight w:val="white"/>
        </w:rPr>
        <w:t>0,278</w:t>
      </w:r>
      <w:r w:rsidRPr="00CB056F">
        <w:rPr>
          <w:highlight w:val="white"/>
        </w:rPr>
        <w:tab/>
        <w:t>=</w:t>
      </w:r>
      <w:r w:rsidRPr="00CB056F">
        <w:rPr>
          <w:highlight w:val="white"/>
        </w:rPr>
        <w:tab/>
        <w:t>Faktor konversi</w:t>
      </w:r>
    </w:p>
    <w:p w14:paraId="7F9988F7" w14:textId="6FB169F3" w:rsidR="004E7519" w:rsidRPr="00CB056F" w:rsidRDefault="004E7519" w:rsidP="004E7519">
      <w:pPr>
        <w:tabs>
          <w:tab w:val="left" w:pos="1985"/>
          <w:tab w:val="left" w:pos="2268"/>
        </w:tabs>
        <w:spacing w:line="240" w:lineRule="auto"/>
        <w:ind w:left="2268" w:hanging="1701"/>
        <w:jc w:val="left"/>
        <w:divId w:val="132019385"/>
        <w:rPr>
          <w:highlight w:val="white"/>
        </w:rPr>
      </w:pPr>
      <w:r w:rsidRPr="00CB056F">
        <w:rPr>
          <w:highlight w:val="white"/>
        </w:rPr>
        <w:t>C</w:t>
      </w:r>
      <w:r w:rsidRPr="00CB056F">
        <w:rPr>
          <w:highlight w:val="white"/>
        </w:rPr>
        <w:tab/>
        <w:t>=</w:t>
      </w:r>
      <w:r w:rsidRPr="00CB056F">
        <w:rPr>
          <w:highlight w:val="white"/>
        </w:rPr>
        <w:tab/>
        <w:t xml:space="preserve">Koefisien pengaliran sesuai dengan </w:t>
      </w:r>
      <w:r w:rsidR="0023554E" w:rsidRPr="00CB056F">
        <w:rPr>
          <w:highlight w:val="white"/>
        </w:rPr>
        <w:t>material atap</w:t>
      </w:r>
    </w:p>
    <w:p w14:paraId="40286138" w14:textId="77777777" w:rsidR="004E7519" w:rsidRPr="00CB056F" w:rsidRDefault="004E7519" w:rsidP="004E7519">
      <w:pPr>
        <w:tabs>
          <w:tab w:val="left" w:pos="1985"/>
          <w:tab w:val="left" w:pos="2268"/>
        </w:tabs>
        <w:spacing w:line="240" w:lineRule="auto"/>
        <w:ind w:left="2268" w:hanging="1701"/>
        <w:jc w:val="left"/>
        <w:divId w:val="132019385"/>
        <w:rPr>
          <w:highlight w:val="white"/>
        </w:rPr>
      </w:pPr>
      <w:r w:rsidRPr="00CB056F">
        <w:rPr>
          <w:highlight w:val="white"/>
        </w:rPr>
        <w:t>I</w:t>
      </w:r>
      <w:r w:rsidRPr="00CB056F">
        <w:rPr>
          <w:highlight w:val="white"/>
        </w:rPr>
        <w:tab/>
        <w:t>=</w:t>
      </w:r>
      <w:r w:rsidRPr="00CB056F">
        <w:rPr>
          <w:highlight w:val="white"/>
        </w:rPr>
        <w:tab/>
        <w:t>Intensitas hujan maksimum (mm/jam)</w:t>
      </w:r>
    </w:p>
    <w:p w14:paraId="682673FD" w14:textId="405774BC" w:rsidR="004E7519" w:rsidRPr="00CB056F" w:rsidRDefault="004E7519" w:rsidP="004E7519">
      <w:pPr>
        <w:tabs>
          <w:tab w:val="left" w:pos="1985"/>
          <w:tab w:val="left" w:pos="2268"/>
        </w:tabs>
        <w:spacing w:line="240" w:lineRule="auto"/>
        <w:ind w:left="2268" w:hanging="1701"/>
        <w:jc w:val="left"/>
        <w:divId w:val="132019385"/>
        <w:rPr>
          <w:highlight w:val="white"/>
        </w:rPr>
      </w:pPr>
      <w:r w:rsidRPr="00CB056F">
        <w:rPr>
          <w:highlight w:val="white"/>
        </w:rPr>
        <w:t>A</w:t>
      </w:r>
      <w:r w:rsidRPr="00CB056F">
        <w:rPr>
          <w:highlight w:val="white"/>
        </w:rPr>
        <w:tab/>
        <w:t>=</w:t>
      </w:r>
      <w:r w:rsidRPr="00CB056F">
        <w:rPr>
          <w:highlight w:val="white"/>
        </w:rPr>
        <w:tab/>
        <w:t xml:space="preserve">Luas total </w:t>
      </w:r>
      <w:r w:rsidR="0023554E" w:rsidRPr="00CB056F">
        <w:rPr>
          <w:highlight w:val="white"/>
        </w:rPr>
        <w:t>atap</w:t>
      </w:r>
      <w:r w:rsidRPr="00CB056F">
        <w:rPr>
          <w:highlight w:val="white"/>
        </w:rPr>
        <w:t xml:space="preserve"> (m</w:t>
      </w:r>
      <w:r w:rsidRPr="00CB056F">
        <w:rPr>
          <w:highlight w:val="white"/>
          <w:vertAlign w:val="superscript"/>
        </w:rPr>
        <w:t>2</w:t>
      </w:r>
      <w:r w:rsidRPr="00CB056F">
        <w:rPr>
          <w:highlight w:val="white"/>
        </w:rPr>
        <w:t>)</w:t>
      </w:r>
    </w:p>
    <w:p w14:paraId="7CA20626" w14:textId="77777777" w:rsidR="00D20951" w:rsidRPr="00CB056F" w:rsidRDefault="00D20951" w:rsidP="004E7519">
      <w:pPr>
        <w:tabs>
          <w:tab w:val="left" w:pos="1985"/>
          <w:tab w:val="left" w:pos="2268"/>
        </w:tabs>
        <w:spacing w:line="240" w:lineRule="auto"/>
        <w:ind w:left="2268" w:hanging="1701"/>
        <w:jc w:val="left"/>
        <w:divId w:val="132019385"/>
        <w:rPr>
          <w:highlight w:val="white"/>
        </w:rPr>
      </w:pPr>
    </w:p>
    <w:p w14:paraId="4B01FC6E" w14:textId="77777777" w:rsidR="002E6DC6" w:rsidRPr="00E96E80" w:rsidRDefault="002E6DC6" w:rsidP="002E6DC6">
      <w:pPr>
        <w:pStyle w:val="Heading5"/>
        <w:divId w:val="132019385"/>
      </w:pPr>
      <w:r w:rsidRPr="00E96E80">
        <w:rPr>
          <w:rFonts w:eastAsia="Times New Roman"/>
        </w:rPr>
        <w:t>Penentuan Volume Kolam Retensi (Kriteria Ganda)</w:t>
      </w:r>
    </w:p>
    <w:p w14:paraId="263DDE81" w14:textId="77777777" w:rsidR="002E6DC6" w:rsidRPr="00E96E80" w:rsidRDefault="002E6DC6" w:rsidP="002E6DC6">
      <w:pPr>
        <w:divId w:val="132019385"/>
      </w:pPr>
      <w:r w:rsidRPr="00E96E80">
        <w:t>Sesuai fungsi ganda kolam sebagai reservoir air baku dan sarana atenuasi limpasan, volume kolam ditentukan berdasarkan dua kriteria. Kriteria pertama adalah volume kebutuhan penyimpanan (Vs) dari analisis neraca air (Subbab 3.4.2). Kriteria kedua adalah volume atenuasi limpasan (Va) yang dihitung dari akumulasi debit puncak selama durasi hujan efektif (Persamaan 2.21 dan 2.22 pada Bab II). Volume desain kolam ditetapkan sebagai nilai terbesar di antara keduanya (Persamaan 2.23 pada Bab II), sehingga kolam mampu memenuhi kedua fungsi sekaligus. Dimensi geometri kolam, tinggi jagaan, dan bangunan pelimpah (</w:t>
      </w:r>
      <w:r w:rsidRPr="002E6DC6">
        <w:rPr>
          <w:i/>
          <w:iCs/>
        </w:rPr>
        <w:t>overflow</w:t>
      </w:r>
      <w:r w:rsidRPr="00E96E80">
        <w:t>) kemudian ditentukan berdasarkan volume desain tersebut, dengan mempertimbangkan bahwa kolam dirancang kedap (</w:t>
      </w:r>
      <w:r w:rsidRPr="002E6DC6">
        <w:rPr>
          <w:i/>
          <w:iCs/>
        </w:rPr>
        <w:t>lined</w:t>
      </w:r>
      <w:r w:rsidRPr="00E96E80">
        <w:t>) mengingat kondisi tanah gambut di kawasan studi.</w:t>
      </w:r>
    </w:p>
    <w:p w14:paraId="29674FCE" w14:textId="77777777" w:rsidR="00D20951" w:rsidRPr="00CB056F" w:rsidRDefault="00D20951" w:rsidP="004E7519">
      <w:pPr>
        <w:tabs>
          <w:tab w:val="left" w:pos="1985"/>
          <w:tab w:val="left" w:pos="2268"/>
        </w:tabs>
        <w:spacing w:line="240" w:lineRule="auto"/>
        <w:ind w:left="2268" w:hanging="1701"/>
        <w:jc w:val="left"/>
        <w:divId w:val="132019385"/>
        <w:rPr>
          <w:highlight w:val="white"/>
        </w:rPr>
      </w:pPr>
    </w:p>
    <w:p w14:paraId="2D4A7A3B" w14:textId="77777777" w:rsidR="00D20951" w:rsidRPr="00CB056F" w:rsidRDefault="00D20951" w:rsidP="004E7519">
      <w:pPr>
        <w:tabs>
          <w:tab w:val="left" w:pos="1985"/>
          <w:tab w:val="left" w:pos="2268"/>
        </w:tabs>
        <w:spacing w:line="240" w:lineRule="auto"/>
        <w:ind w:left="2268" w:hanging="1701"/>
        <w:jc w:val="left"/>
        <w:divId w:val="132019385"/>
        <w:rPr>
          <w:highlight w:val="white"/>
        </w:rPr>
      </w:pPr>
    </w:p>
    <w:p w14:paraId="3AD8F0F7" w14:textId="77777777" w:rsidR="00D20951" w:rsidRPr="00CB056F" w:rsidRDefault="00D20951" w:rsidP="004E7519">
      <w:pPr>
        <w:tabs>
          <w:tab w:val="left" w:pos="1985"/>
          <w:tab w:val="left" w:pos="2268"/>
        </w:tabs>
        <w:spacing w:line="240" w:lineRule="auto"/>
        <w:ind w:left="2268" w:hanging="1701"/>
        <w:jc w:val="left"/>
        <w:divId w:val="132019385"/>
        <w:rPr>
          <w:highlight w:val="white"/>
        </w:rPr>
      </w:pPr>
    </w:p>
    <w:p w14:paraId="50A3AAEF" w14:textId="77777777" w:rsidR="00D20951" w:rsidRPr="00CB056F" w:rsidRDefault="00D20951" w:rsidP="004E7519">
      <w:pPr>
        <w:tabs>
          <w:tab w:val="left" w:pos="1985"/>
          <w:tab w:val="left" w:pos="2268"/>
        </w:tabs>
        <w:spacing w:line="240" w:lineRule="auto"/>
        <w:ind w:left="2268" w:hanging="1701"/>
        <w:jc w:val="left"/>
        <w:divId w:val="132019385"/>
        <w:rPr>
          <w:highlight w:val="white"/>
        </w:rPr>
      </w:pPr>
    </w:p>
    <w:p w14:paraId="6A9457CD" w14:textId="01B4CC1B" w:rsidR="004E7519" w:rsidRPr="00CB056F" w:rsidRDefault="004E7519" w:rsidP="004E7519">
      <w:pPr>
        <w:pStyle w:val="Heading5"/>
        <w:divId w:val="132019385"/>
      </w:pPr>
      <w:r w:rsidRPr="00CB056F">
        <w:t>Perhitungan dan Verifikasi Dimensi Pipa</w:t>
      </w:r>
    </w:p>
    <w:p w14:paraId="6F4011E9" w14:textId="70E1C94A" w:rsidR="004E7519" w:rsidRPr="00CB056F" w:rsidRDefault="004E7519" w:rsidP="004E7519">
      <w:pPr>
        <w:divId w:val="132019385"/>
      </w:pPr>
      <w:r w:rsidRPr="00CB056F">
        <w:t>Diameter teoritis pipa dihitung menggunakan Persamaan Manning untuk kondisi aliran penuh (</w:t>
      </w:r>
      <w:r w:rsidRPr="00CB056F">
        <w:rPr>
          <w:i/>
          <w:iCs/>
        </w:rPr>
        <w:t>full flow</w:t>
      </w:r>
      <w:r w:rsidRPr="00CB056F">
        <w:t>) agar memiliki faktor aman.</w:t>
      </w:r>
    </w:p>
    <w:p w14:paraId="5061E441" w14:textId="5D32C748" w:rsidR="004E7519" w:rsidRPr="00CB056F" w:rsidRDefault="004E7519" w:rsidP="004E7519">
      <w:pPr>
        <w:divId w:val="132019385"/>
      </w:pPr>
      <m:oMath>
        <m:r>
          <w:rPr>
            <w:rFonts w:ascii="Cambria Math" w:hAnsi="Cambria Math"/>
          </w:rPr>
          <w:lastRenderedPageBreak/>
          <m:t>D=</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rencana</m:t>
                        </m:r>
                      </m:sub>
                    </m:sSub>
                    <m:r>
                      <w:rPr>
                        <w:rFonts w:ascii="Cambria Math" w:hAnsi="Cambria Math"/>
                      </w:rPr>
                      <m:t>.n</m:t>
                    </m:r>
                  </m:num>
                  <m:den>
                    <m:r>
                      <w:rPr>
                        <w:rFonts w:ascii="Cambria Math" w:hAnsi="Cambria Math"/>
                      </w:rPr>
                      <m:t xml:space="preserve">0,312 . </m:t>
                    </m:r>
                    <m:sSup>
                      <m:sSupPr>
                        <m:ctrlPr>
                          <w:rPr>
                            <w:rFonts w:ascii="Cambria Math" w:hAnsi="Cambria Math"/>
                            <w:i/>
                          </w:rPr>
                        </m:ctrlPr>
                      </m:sSupPr>
                      <m:e>
                        <m:r>
                          <w:rPr>
                            <w:rFonts w:ascii="Cambria Math" w:hAnsi="Cambria Math"/>
                          </w:rPr>
                          <m:t>S</m:t>
                        </m:r>
                      </m:e>
                      <m:sup>
                        <m:r>
                          <w:rPr>
                            <w:rFonts w:ascii="Cambria Math" w:hAnsi="Cambria Math"/>
                          </w:rPr>
                          <m:t>1/2</m:t>
                        </m:r>
                      </m:sup>
                    </m:sSup>
                  </m:den>
                </m:f>
              </m:e>
            </m:d>
          </m:e>
          <m:sup>
            <m:r>
              <w:rPr>
                <w:rFonts w:ascii="Cambria Math" w:hAnsi="Cambria Math"/>
              </w:rPr>
              <m:t>3/8</m:t>
            </m:r>
          </m:sup>
        </m:sSup>
      </m:oMath>
      <w:r w:rsidR="00D278E6" w:rsidRPr="00CB056F">
        <w:ptab w:relativeTo="margin" w:alignment="right" w:leader="dot"/>
      </w:r>
      <w:r w:rsidR="00D278E6" w:rsidRPr="00CB056F">
        <w:rPr>
          <w:highlight w:val="white"/>
        </w:rPr>
        <w:t xml:space="preserve"> (3.2)</w:t>
      </w:r>
    </w:p>
    <w:p w14:paraId="6BD2C118" w14:textId="38A88170" w:rsidR="004E7519" w:rsidRPr="00CB056F" w:rsidRDefault="00F22A21" w:rsidP="00F22A21">
      <w:pPr>
        <w:divId w:val="132019385"/>
      </w:pPr>
      <w:r w:rsidRPr="00CB056F">
        <w:t>Diameter teoritis (D) dibulatkan ke atas ke ukuran pipa standar yang tersedia di pasaran (misalnya, 4", 6", 8"). Setelah diameter komersial (Dkomersial) dipilih, kecepatan aliran aktual di dalam pipa diverifikasi untuk memastikan kinerja yang baik.</w:t>
      </w:r>
    </w:p>
    <w:p w14:paraId="47583796" w14:textId="58975954" w:rsidR="00F22A21" w:rsidRPr="00CB056F" w:rsidRDefault="00F22A21" w:rsidP="004E7519">
      <w:pPr>
        <w:divId w:val="132019385"/>
        <w:rPr>
          <w:rFonts w:eastAsiaTheme="minorEastAsia"/>
        </w:rPr>
      </w:pPr>
      <m:oMath>
        <m:r>
          <w:rPr>
            <w:rFonts w:ascii="Cambria Math" w:hAnsi="Cambria Math"/>
          </w:rPr>
          <m:t>V=</m:t>
        </m:r>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rencana</m:t>
                </m:r>
              </m:sub>
            </m:sSub>
          </m:num>
          <m:den>
            <m:sSub>
              <m:sSubPr>
                <m:ctrlPr>
                  <w:rPr>
                    <w:rFonts w:ascii="Cambria Math" w:hAnsi="Cambria Math"/>
                    <w:i/>
                  </w:rPr>
                </m:ctrlPr>
              </m:sSubPr>
              <m:e>
                <m:r>
                  <w:rPr>
                    <w:rFonts w:ascii="Cambria Math" w:hAnsi="Cambria Math"/>
                  </w:rPr>
                  <m:t>A</m:t>
                </m:r>
              </m:e>
              <m:sub>
                <m:r>
                  <w:rPr>
                    <w:rFonts w:ascii="Cambria Math" w:hAnsi="Cambria Math"/>
                  </w:rPr>
                  <m:t>pipa</m:t>
                </m:r>
              </m:sub>
            </m:sSub>
          </m:den>
        </m:f>
      </m:oMath>
      <w:r w:rsidR="00D278E6" w:rsidRPr="00CB056F">
        <w:ptab w:relativeTo="margin" w:alignment="right" w:leader="dot"/>
      </w:r>
      <w:r w:rsidR="00D278E6" w:rsidRPr="00CB056F">
        <w:rPr>
          <w:highlight w:val="white"/>
        </w:rPr>
        <w:t xml:space="preserve"> (</w:t>
      </w:r>
      <w:r w:rsidR="00D278E6" w:rsidRPr="00CB056F">
        <w:t>3.3)</w:t>
      </w:r>
    </w:p>
    <w:p w14:paraId="133FC28E" w14:textId="6E814B36" w:rsidR="00F22A21" w:rsidRPr="00CB056F" w:rsidRDefault="00F22A21" w:rsidP="004E7519">
      <w:pPr>
        <w:divId w:val="132019385"/>
        <w:rPr>
          <w:rFonts w:eastAsiaTheme="minorEastAsia"/>
        </w:rPr>
      </w:pPr>
      <w:r w:rsidRPr="00CB056F">
        <w:rPr>
          <w:rFonts w:eastAsiaTheme="minorEastAsia"/>
        </w:rPr>
        <w:t>Dimana :</w:t>
      </w:r>
    </w:p>
    <w:p w14:paraId="3D3CE967" w14:textId="25445F71" w:rsidR="00F22A21" w:rsidRPr="00CB056F" w:rsidRDefault="00F22A21" w:rsidP="00F22A21">
      <w:pPr>
        <w:tabs>
          <w:tab w:val="left" w:pos="2552"/>
          <w:tab w:val="left" w:pos="2835"/>
        </w:tabs>
        <w:spacing w:line="240" w:lineRule="auto"/>
        <w:ind w:left="3882" w:hanging="2355"/>
        <w:jc w:val="left"/>
        <w:divId w:val="132019385"/>
      </w:pPr>
      <w:r w:rsidRPr="00CB056F">
        <w:t>V</w:t>
      </w:r>
      <w:r w:rsidRPr="00CB056F">
        <w:tab/>
        <w:t>=</w:t>
      </w:r>
      <w:r w:rsidRPr="00CB056F">
        <w:tab/>
        <w:t>kecepatan aliran (m/s)</w:t>
      </w:r>
    </w:p>
    <w:p w14:paraId="7E150069" w14:textId="5BBAB046" w:rsidR="00F22A21" w:rsidRPr="00CB056F" w:rsidRDefault="00F22A21" w:rsidP="00F22A21">
      <w:pPr>
        <w:tabs>
          <w:tab w:val="left" w:pos="2552"/>
          <w:tab w:val="left" w:pos="2835"/>
        </w:tabs>
        <w:spacing w:line="240" w:lineRule="auto"/>
        <w:ind w:left="3402" w:hanging="2355"/>
        <w:jc w:val="left"/>
        <w:divId w:val="132019385"/>
      </w:pPr>
      <w:r w:rsidRPr="00CB056F">
        <w:t>Q</w:t>
      </w:r>
      <w:r w:rsidRPr="00CB056F">
        <w:rPr>
          <w:vertAlign w:val="subscript"/>
        </w:rPr>
        <w:t>rencana</w:t>
      </w:r>
      <w:r w:rsidRPr="00CB056F">
        <w:rPr>
          <w:vertAlign w:val="subscript"/>
        </w:rPr>
        <w:tab/>
      </w:r>
      <w:r w:rsidRPr="00CB056F">
        <w:t>=</w:t>
      </w:r>
      <w:r w:rsidRPr="00CB056F">
        <w:tab/>
        <w:t>Debit rencana pada pipa (m</w:t>
      </w:r>
      <w:r w:rsidRPr="00CB056F">
        <w:rPr>
          <w:vertAlign w:val="superscript"/>
        </w:rPr>
        <w:t>3</w:t>
      </w:r>
      <w:r w:rsidRPr="00CB056F">
        <w:t>/s)</w:t>
      </w:r>
    </w:p>
    <w:p w14:paraId="57325E03" w14:textId="00899149" w:rsidR="00F22A21" w:rsidRPr="00CB056F" w:rsidRDefault="00F22A21" w:rsidP="00F22A21">
      <w:pPr>
        <w:tabs>
          <w:tab w:val="left" w:pos="2552"/>
          <w:tab w:val="left" w:pos="2835"/>
        </w:tabs>
        <w:spacing w:line="240" w:lineRule="auto"/>
        <w:ind w:left="3402" w:hanging="2355"/>
        <w:jc w:val="left"/>
        <w:divId w:val="132019385"/>
      </w:pPr>
      <w:r w:rsidRPr="00CB056F">
        <w:t>A</w:t>
      </w:r>
      <w:r w:rsidRPr="00CB056F">
        <w:rPr>
          <w:vertAlign w:val="subscript"/>
        </w:rPr>
        <w:t>pipa</w:t>
      </w:r>
      <w:r w:rsidRPr="00CB056F">
        <w:rPr>
          <w:vertAlign w:val="subscript"/>
        </w:rPr>
        <w:tab/>
      </w:r>
      <w:r w:rsidRPr="00CB056F">
        <w:t>=</w:t>
      </w:r>
      <w:r w:rsidRPr="00CB056F">
        <w:tab/>
        <w:t>Luas penampang pipa (m</w:t>
      </w:r>
      <w:r w:rsidRPr="00CB056F">
        <w:rPr>
          <w:vertAlign w:val="superscript"/>
        </w:rPr>
        <w:t>2</w:t>
      </w:r>
      <w:r w:rsidRPr="00CB056F">
        <w:t>)</w:t>
      </w:r>
    </w:p>
    <w:p w14:paraId="171644AB" w14:textId="65E93904" w:rsidR="00F22A21" w:rsidRPr="00CB056F" w:rsidRDefault="00D278E6" w:rsidP="00D278E6">
      <w:pPr>
        <w:divId w:val="132019385"/>
      </w:pPr>
      <w:r w:rsidRPr="00CB056F">
        <w:t>Dengan demikian, metodologi penelitian ini telah dirancang secara sistematis untuk menjawab permasalahan yang ada. Rangkaian tahapan yang dimulai dari pengumpulan data primer dan sekunder, dilanjutkan dengan analisis hidrologi untuk menentukan debit puncak rencana, hingga analisis hidraulika untuk menghitung dimensi pipa, membentuk suatu alur kerja yang logis dan dapat dipertanggungjawabkan.</w:t>
      </w:r>
    </w:p>
    <w:p w14:paraId="41393037" w14:textId="73DFDFA0" w:rsidR="00381109" w:rsidRPr="00CB056F" w:rsidRDefault="00016977" w:rsidP="00381109">
      <w:pPr>
        <w:pStyle w:val="Heading5"/>
        <w:ind w:left="480"/>
        <w:divId w:val="132019385"/>
      </w:pPr>
      <w:r w:rsidRPr="00CB056F">
        <w:t xml:space="preserve">Perhitungan </w:t>
      </w:r>
      <w:r w:rsidRPr="00CB056F">
        <w:rPr>
          <w:i/>
          <w:iCs/>
        </w:rPr>
        <w:t>Break Event Point</w:t>
      </w:r>
      <w:r w:rsidRPr="00CB056F">
        <w:t xml:space="preserve"> (BEP)</w:t>
      </w:r>
    </w:p>
    <w:p w14:paraId="32BC833F" w14:textId="1FE95E66" w:rsidR="00EF2776" w:rsidRPr="00CB056F" w:rsidRDefault="00DB186B" w:rsidP="00D278E6">
      <w:pPr>
        <w:divId w:val="132019385"/>
      </w:pPr>
      <w:r w:rsidRPr="00CB056F">
        <w:t>Perhitungan Break Even Point (BEP) dalam penelitian ini digunakan untuk mengetahui jangka waktu yang diperlukan agar investasi awal dapat kembali melalui keuntungan bersih yang dihasilkan sistem. Analisis BEP dilakukan dengan pendekatan waktu pengembalian modal (Payback Period), yaitu dengan membandingkan total investasi awal terhadap keuntungan bersih per tahun. Keuntungan bersih diperoleh dari selisih antara total pendapatan retribusi air hujan dan total biaya operasional tahunan. Hasil perhitungan BEP selanjutnya disajikan dalam bentuk tabel kumulatif dan divisualisasikan dalam grafik hubungan antara biaya dan pendapatan terhadap waktu, sehingga dapat ditentukan titik pertemuan antara total biaya dan total pendapatan sebagai titik BEP, yang secara ilustratif dapat terjadi</w:t>
      </w:r>
      <w:r w:rsidR="00A870E7" w:rsidRPr="00CB056F">
        <w:t>.</w:t>
      </w:r>
    </w:p>
    <w:p w14:paraId="509B27DA" w14:textId="396D875F" w:rsidR="00EF2776" w:rsidRPr="00CB056F" w:rsidRDefault="00EF2776" w:rsidP="00EF2776">
      <w:pPr>
        <w:ind w:left="426"/>
        <w:divId w:val="132019385"/>
      </w:pPr>
      <m:oMath>
        <m:r>
          <w:rPr>
            <w:rFonts w:ascii="Cambria Math" w:hAnsi="Cambria Math"/>
          </w:rPr>
          <m:t>BEP=</m:t>
        </m:r>
        <m:f>
          <m:fPr>
            <m:ctrlPr>
              <w:rPr>
                <w:rFonts w:ascii="Cambria Math" w:hAnsi="Cambria Math"/>
                <w:i/>
              </w:rPr>
            </m:ctrlPr>
          </m:fPr>
          <m:num>
            <m:r>
              <w:rPr>
                <w:rFonts w:ascii="Cambria Math" w:hAnsi="Cambria Math"/>
              </w:rPr>
              <m:t>Total Investasi Awal</m:t>
            </m:r>
          </m:num>
          <m:den>
            <m:r>
              <w:rPr>
                <w:rFonts w:ascii="Cambria Math" w:hAnsi="Cambria Math"/>
              </w:rPr>
              <m:t>Keuntungan Bersih Per tahun</m:t>
            </m:r>
          </m:den>
        </m:f>
      </m:oMath>
      <w:r w:rsidR="00F97E4B" w:rsidRPr="00CB056F">
        <w:ptab w:relativeTo="margin" w:alignment="right" w:leader="dot"/>
      </w:r>
      <w:r w:rsidR="00F97E4B" w:rsidRPr="00CB056F">
        <w:rPr>
          <w:highlight w:val="white"/>
        </w:rPr>
        <w:t xml:space="preserve"> (</w:t>
      </w:r>
      <w:r w:rsidR="00F97E4B" w:rsidRPr="00CB056F">
        <w:t>3.4)</w:t>
      </w:r>
    </w:p>
    <w:p w14:paraId="01FFE259" w14:textId="77777777" w:rsidR="00EF2776" w:rsidRPr="00CB056F" w:rsidRDefault="00EF2776" w:rsidP="007C0FC5">
      <w:pPr>
        <w:ind w:firstLine="0"/>
        <w:divId w:val="132019385"/>
      </w:pPr>
    </w:p>
    <w:p w14:paraId="1BA34232" w14:textId="604232D9" w:rsidR="00B47A94" w:rsidRPr="00CB056F" w:rsidRDefault="00B47A94" w:rsidP="00B47A94">
      <w:pPr>
        <w:pStyle w:val="Heading4"/>
        <w:divId w:val="132019385"/>
      </w:pPr>
      <w:bookmarkStart w:id="1256" w:name="_Toc199165364"/>
      <w:bookmarkStart w:id="1257" w:name="_Toc199165551"/>
      <w:bookmarkStart w:id="1258" w:name="_Toc199165825"/>
      <w:bookmarkStart w:id="1259" w:name="_Toc240583059"/>
      <w:r w:rsidRPr="00CB056F">
        <w:t>Bagan Alir Perancangan</w:t>
      </w:r>
      <w:bookmarkEnd w:id="1256"/>
      <w:bookmarkEnd w:id="1257"/>
      <w:bookmarkEnd w:id="1258"/>
      <w:bookmarkEnd w:id="1259"/>
    </w:p>
    <w:p w14:paraId="612F4470" w14:textId="753BF9C5" w:rsidR="00B47A94" w:rsidRPr="00CB056F" w:rsidRDefault="00B47A94" w:rsidP="00B47A94">
      <w:pPr>
        <w:spacing w:after="0" w:line="240" w:lineRule="auto"/>
        <w:divId w:val="132019385"/>
      </w:pPr>
      <w:r w:rsidRPr="00CB056F">
        <w:t>Berikut ini merupakan tahapan yang akan dilakukan perancana</w:t>
      </w:r>
      <w:r w:rsidR="00B5109A" w:rsidRPr="00CB056F">
        <w:t>a</w:t>
      </w:r>
      <w:r w:rsidRPr="00CB056F">
        <w:t>n dapat dilihat pada Gambar 3.</w:t>
      </w:r>
      <w:r w:rsidR="00224222">
        <w:t>3</w:t>
      </w:r>
    </w:p>
    <w:p w14:paraId="4F7CCE73" w14:textId="1FD51E1C" w:rsidR="00B47A94" w:rsidRPr="00CB056F" w:rsidRDefault="00B51B38" w:rsidP="00B94002">
      <w:pPr>
        <w:spacing w:after="0" w:line="240" w:lineRule="auto"/>
        <w:ind w:firstLine="0"/>
        <w:divId w:val="132019385"/>
      </w:pPr>
      <w:r>
        <w:rPr>
          <w:noProof/>
        </w:rPr>
        <w:object w:dxaOrig="225" w:dyaOrig="225" w14:anchorId="024F410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1" type="#_x0000_t75" style="position:absolute;left:0;text-align:left;margin-left:31.2pt;margin-top:17.35pt;width:343.05pt;height:536.3pt;z-index:251660292;mso-position-horizontal-relative:text;mso-position-vertical-relative:text" wrapcoords="8575 52 7921 78 7064 313 7064 653 8289 888 9187 888 3103 1149 3103 1306 1429 1515 939 1593 939 2220 2777 2560 9146 2978 6860 3056 6696 3082 6696 3709 7309 3813 9228 3813 3675 4048 3675 4231 286 4414 -41 4466 -41 7783 1919 7992 3675 7992 3675 8123 7554 8410 6656 8489 6492 8515 6492 9324 8779 9664 6288 9742 6043 9768 6043 12432 7309 12589 9228 12589 5880 12824 5553 12876 5553 13712 6778 13843 9228 13843 5553 14130 5553 15358 7023 15514 9228 15514 5880 15749 5553 15802 5553 17003 7268 17186 9228 17186 5880 17369 5553 17421 5553 18649 7472 18858 9228 18858 5553 19040 5553 20294 7636 20529 9105 20529 7268 20921 7268 20947 7105 21104 7105 21260 7391 21365 7391 21417 8330 21548 8616 21548 10045 21548 10371 21548 11310 21417 11310 21365 11555 21208 11596 21078 11433 20947 10494 20712 9555 20529 10820 20529 13148 20268 13189 19067 12576 19014 9432 18858 10984 18858 13148 18622 13189 17421 12535 17369 9432 17186 11229 17186 13148 16977 13189 15802 12290 15723 9432 15514 11474 15514 13148 15332 13189 14156 9432 13843 11719 13843 13148 13686 13189 12876 12290 12798 9432 12589 11188 12589 12658 12406 12699 9768 12372 9742 10085 9664 12168 9350 12250 8515 11678 8410 17027 8123 16986 7992 19150 7992 21600 7783 21600 4466 21273 4414 16986 4231 17068 4074 16414 4022 9432 3813 11351 3813 12005 3709 12045 3082 11760 3056 9514 2978 9432 2560 15271 2560 17803 2429 17843 1645 15598 1306 15679 1175 15026 1123 9514 888 10412 888 11637 653 11637 313 10780 78 10085 52 8575 52">
            <v:imagedata r:id="rId21" o:title=""/>
            <w10:wrap type="square"/>
          </v:shape>
          <o:OLEObject Type="Embed" ProgID="Visio.Drawing.15" ShapeID="_x0000_s2051" DrawAspect="Content" ObjectID="_1851244742" r:id="rId22"/>
        </w:object>
      </w:r>
    </w:p>
    <w:p w14:paraId="0208E8EC" w14:textId="5D4AF63B" w:rsidR="00B47A94" w:rsidRDefault="00B47A94" w:rsidP="00B47A94">
      <w:pPr>
        <w:spacing w:after="0" w:line="240" w:lineRule="auto"/>
        <w:ind w:firstLine="142"/>
        <w:divId w:val="132019385"/>
      </w:pPr>
    </w:p>
    <w:p w14:paraId="6E5140B3" w14:textId="0CF34E65" w:rsidR="00224222" w:rsidRPr="00CB056F" w:rsidRDefault="00224222" w:rsidP="00B47A94">
      <w:pPr>
        <w:spacing w:after="0" w:line="240" w:lineRule="auto"/>
        <w:ind w:firstLine="142"/>
        <w:divId w:val="132019385"/>
      </w:pPr>
    </w:p>
    <w:p w14:paraId="2ADC62BA" w14:textId="40E80E56" w:rsidR="00B47A94" w:rsidRPr="00CB056F" w:rsidRDefault="00B47A94" w:rsidP="00AE4554">
      <w:pPr>
        <w:pStyle w:val="Caption"/>
        <w:spacing w:after="0"/>
        <w:ind w:left="-993"/>
        <w:divId w:val="132019385"/>
      </w:pPr>
      <w:bookmarkStart w:id="1260" w:name="_Toc239432843"/>
      <w:r w:rsidRPr="00CB056F">
        <w:t xml:space="preserve">Gambar </w:t>
      </w:r>
      <w:r w:rsidRPr="00CB056F">
        <w:fldChar w:fldCharType="begin"/>
      </w:r>
      <w:r w:rsidRPr="00CB056F">
        <w:instrText xml:space="preserve"> STYLEREF 3 \s </w:instrText>
      </w:r>
      <w:r w:rsidRPr="00CB056F">
        <w:fldChar w:fldCharType="separate"/>
      </w:r>
      <w:r w:rsidR="00280FDC" w:rsidRPr="00CB056F">
        <w:rPr>
          <w:noProof/>
        </w:rPr>
        <w:t>3</w:t>
      </w:r>
      <w:r w:rsidRPr="00CB056F">
        <w:fldChar w:fldCharType="end"/>
      </w:r>
      <w:r w:rsidRPr="00CB056F">
        <w:t>.</w:t>
      </w:r>
      <w:r w:rsidRPr="00CB056F">
        <w:fldChar w:fldCharType="begin"/>
      </w:r>
      <w:r w:rsidRPr="00CB056F">
        <w:instrText xml:space="preserve"> SEQ Gambar \* ARABIC \s 3 </w:instrText>
      </w:r>
      <w:r w:rsidRPr="00CB056F">
        <w:fldChar w:fldCharType="separate"/>
      </w:r>
      <w:r w:rsidR="00280FDC" w:rsidRPr="00CB056F">
        <w:rPr>
          <w:noProof/>
        </w:rPr>
        <w:t>3</w:t>
      </w:r>
      <w:r w:rsidRPr="00CB056F">
        <w:fldChar w:fldCharType="end"/>
      </w:r>
      <w:r w:rsidRPr="00CB056F">
        <w:t xml:space="preserve"> Bagan Alir Perancangan</w:t>
      </w:r>
      <w:bookmarkEnd w:id="1260"/>
    </w:p>
    <w:p w14:paraId="63C44DDD" w14:textId="1C48DF5C" w:rsidR="00B47A94" w:rsidRPr="00CB056F" w:rsidRDefault="00B47A94" w:rsidP="00B47A94">
      <w:pPr>
        <w:divId w:val="132019385"/>
      </w:pPr>
    </w:p>
    <w:p w14:paraId="7CEC1563" w14:textId="77777777" w:rsidR="00B47A94" w:rsidRPr="00CB056F" w:rsidRDefault="00B47A94" w:rsidP="00B47A94">
      <w:pPr>
        <w:divId w:val="132019385"/>
        <w:sectPr w:rsidR="00B47A94" w:rsidRPr="00CB056F" w:rsidSect="003B6CA6">
          <w:pgSz w:w="11907" w:h="16839" w:code="9"/>
          <w:pgMar w:top="1701" w:right="1701" w:bottom="1701" w:left="2268" w:header="720" w:footer="720" w:gutter="0"/>
          <w:cols w:space="720"/>
          <w:titlePg/>
          <w:docGrid w:linePitch="360"/>
        </w:sectPr>
      </w:pPr>
    </w:p>
    <w:p w14:paraId="07FD6BB5" w14:textId="77777777" w:rsidR="00B47A94" w:rsidRPr="00CB056F" w:rsidRDefault="00B47A94" w:rsidP="00B47A94">
      <w:pPr>
        <w:pStyle w:val="Heading1"/>
        <w:divId w:val="132019385"/>
        <w:rPr>
          <w:sz w:val="24"/>
        </w:rPr>
      </w:pPr>
      <w:bookmarkStart w:id="1261" w:name="_Toc379531288"/>
      <w:bookmarkStart w:id="1262" w:name="_Toc382169682"/>
      <w:bookmarkStart w:id="1263" w:name="_Toc382595316"/>
      <w:bookmarkStart w:id="1264" w:name="_Toc383258556"/>
      <w:bookmarkStart w:id="1265" w:name="_Toc383263982"/>
      <w:bookmarkStart w:id="1266" w:name="_Toc383264423"/>
      <w:bookmarkStart w:id="1267" w:name="_Toc384805784"/>
      <w:bookmarkStart w:id="1268" w:name="_Toc199165365"/>
      <w:bookmarkStart w:id="1269" w:name="_Toc199165392"/>
      <w:bookmarkStart w:id="1270" w:name="_Toc199165552"/>
      <w:bookmarkStart w:id="1271" w:name="_Toc199165826"/>
      <w:bookmarkStart w:id="1272" w:name="_Toc240583060"/>
      <w:bookmarkEnd w:id="1261"/>
      <w:bookmarkEnd w:id="1262"/>
      <w:bookmarkEnd w:id="1263"/>
      <w:bookmarkEnd w:id="1264"/>
      <w:bookmarkEnd w:id="1265"/>
      <w:bookmarkEnd w:id="1266"/>
      <w:bookmarkEnd w:id="1267"/>
      <w:r w:rsidRPr="00CB056F">
        <w:rPr>
          <w:sz w:val="24"/>
        </w:rPr>
        <w:lastRenderedPageBreak/>
        <w:t>DAFTAR PUSTAKA</w:t>
      </w:r>
      <w:bookmarkEnd w:id="1268"/>
      <w:bookmarkEnd w:id="1269"/>
      <w:bookmarkEnd w:id="1270"/>
      <w:bookmarkEnd w:id="1271"/>
      <w:bookmarkEnd w:id="1272"/>
    </w:p>
    <w:sdt>
      <w:sdtPr>
        <w:rPr>
          <w:rFonts w:cs="Times New Roman"/>
          <w:color w:val="000000"/>
        </w:rPr>
        <w:tag w:val="MENDELEY_BIBLIOGRAPHY"/>
        <w:id w:val="-1426642692"/>
        <w:placeholder>
          <w:docPart w:val="DefaultPlaceholder_-1854013440"/>
        </w:placeholder>
      </w:sdtPr>
      <w:sdtEndPr/>
      <w:sdtContent>
        <w:p w14:paraId="606CB7B8" w14:textId="77777777" w:rsidR="009466D1" w:rsidRPr="009466D1" w:rsidRDefault="009466D1">
          <w:pPr>
            <w:autoSpaceDE w:val="0"/>
            <w:autoSpaceDN w:val="0"/>
            <w:ind w:hanging="480"/>
            <w:rPr>
              <w:rFonts w:eastAsia="Times New Roman" w:cs="Times New Roman"/>
              <w:color w:val="000000"/>
              <w:kern w:val="0"/>
              <w:szCs w:val="24"/>
            </w:rPr>
          </w:pPr>
          <w:r w:rsidRPr="009466D1">
            <w:rPr>
              <w:rFonts w:eastAsia="Times New Roman" w:cs="Times New Roman"/>
              <w:color w:val="000000"/>
            </w:rPr>
            <w:t xml:space="preserve">Badan Pusat Statistik Kabupaten Kubu Raya. (2025). </w:t>
          </w:r>
          <w:r w:rsidRPr="009466D1">
            <w:rPr>
              <w:rFonts w:eastAsia="Times New Roman" w:cs="Times New Roman"/>
              <w:i/>
              <w:iCs/>
              <w:color w:val="000000"/>
            </w:rPr>
            <w:t>kabupaten-kubu-raya-dalam-angka-2025</w:t>
          </w:r>
          <w:r w:rsidRPr="009466D1">
            <w:rPr>
              <w:rFonts w:eastAsia="Times New Roman" w:cs="Times New Roman"/>
              <w:color w:val="000000"/>
            </w:rPr>
            <w:t>.</w:t>
          </w:r>
        </w:p>
        <w:p w14:paraId="45D10342" w14:textId="77777777" w:rsidR="009466D1" w:rsidRPr="009466D1" w:rsidRDefault="009466D1">
          <w:pPr>
            <w:autoSpaceDE w:val="0"/>
            <w:autoSpaceDN w:val="0"/>
            <w:ind w:hanging="480"/>
            <w:rPr>
              <w:rFonts w:eastAsia="Times New Roman" w:cs="Times New Roman"/>
              <w:color w:val="000000"/>
            </w:rPr>
          </w:pPr>
          <w:r w:rsidRPr="009466D1">
            <w:rPr>
              <w:rFonts w:eastAsia="Times New Roman" w:cs="Times New Roman"/>
              <w:color w:val="000000"/>
            </w:rPr>
            <w:t xml:space="preserve">Dirgawati, M., Sururi, M. R., &amp; Susanti Ridwan, Y. (2024). </w:t>
          </w:r>
          <w:r w:rsidRPr="009466D1">
            <w:rPr>
              <w:rFonts w:eastAsia="Times New Roman" w:cs="Times New Roman"/>
              <w:i/>
              <w:iCs/>
              <w:color w:val="000000"/>
            </w:rPr>
            <w:t>Planning of Rainwater Harvesting Systems as an Alternative Technology for Providing Clean Water in High-Density Residential Areas</w:t>
          </w:r>
          <w:r w:rsidRPr="009466D1">
            <w:rPr>
              <w:rFonts w:eastAsia="Times New Roman" w:cs="Times New Roman"/>
              <w:color w:val="000000"/>
            </w:rPr>
            <w:t xml:space="preserve">. </w:t>
          </w:r>
          <w:r w:rsidRPr="009466D1">
            <w:rPr>
              <w:rFonts w:eastAsia="Times New Roman" w:cs="Times New Roman"/>
              <w:i/>
              <w:iCs/>
              <w:color w:val="000000"/>
            </w:rPr>
            <w:t>25</w:t>
          </w:r>
          <w:r w:rsidRPr="009466D1">
            <w:rPr>
              <w:rFonts w:eastAsia="Times New Roman" w:cs="Times New Roman"/>
              <w:color w:val="000000"/>
            </w:rPr>
            <w:t>(2), 246–256.</w:t>
          </w:r>
        </w:p>
        <w:p w14:paraId="7E76C6A7" w14:textId="77777777" w:rsidR="009466D1" w:rsidRPr="009466D1" w:rsidRDefault="009466D1">
          <w:pPr>
            <w:autoSpaceDE w:val="0"/>
            <w:autoSpaceDN w:val="0"/>
            <w:ind w:hanging="480"/>
            <w:rPr>
              <w:rFonts w:eastAsia="Times New Roman" w:cs="Times New Roman"/>
              <w:color w:val="000000"/>
            </w:rPr>
          </w:pPr>
          <w:r w:rsidRPr="009466D1">
            <w:rPr>
              <w:rFonts w:eastAsia="Times New Roman" w:cs="Times New Roman"/>
              <w:color w:val="000000"/>
            </w:rPr>
            <w:t xml:space="preserve">Humairo Saidah, Nur Khaerat Nur, Parea Rusan Rangan, Muhammad Ihsan Mukrim, Tamrin, Miswar Tumpu, Abd. Rakhim Nanda, Mardewi Jamal Amrullah Mansida, &amp; Fenti Daud Sindagamanik. (2021). </w:t>
          </w:r>
          <w:r w:rsidRPr="009466D1">
            <w:rPr>
              <w:rFonts w:eastAsia="Times New Roman" w:cs="Times New Roman"/>
              <w:i/>
              <w:iCs/>
              <w:color w:val="000000"/>
            </w:rPr>
            <w:t>Drainase Perkotaan</w:t>
          </w:r>
          <w:r w:rsidRPr="009466D1">
            <w:rPr>
              <w:rFonts w:eastAsia="Times New Roman" w:cs="Times New Roman"/>
              <w:color w:val="000000"/>
            </w:rPr>
            <w:t>.</w:t>
          </w:r>
        </w:p>
        <w:p w14:paraId="2DAFE00B" w14:textId="77777777" w:rsidR="009466D1" w:rsidRPr="009466D1" w:rsidRDefault="009466D1">
          <w:pPr>
            <w:autoSpaceDE w:val="0"/>
            <w:autoSpaceDN w:val="0"/>
            <w:ind w:hanging="480"/>
            <w:rPr>
              <w:rFonts w:eastAsia="Times New Roman" w:cs="Times New Roman"/>
              <w:color w:val="000000"/>
            </w:rPr>
          </w:pPr>
          <w:r w:rsidRPr="009466D1">
            <w:rPr>
              <w:rFonts w:eastAsia="Times New Roman" w:cs="Times New Roman"/>
              <w:color w:val="000000"/>
            </w:rPr>
            <w:t xml:space="preserve">Krisnayanti, D. S., Yosafath, Y. T., &amp; Pah, J. J. S. (2019). Efisiensi Pemanfaatan Air Dengan Sarana Penampungan Air Hujan Pada Rumah Warga Kota Kupang. Dalam </w:t>
          </w:r>
          <w:r w:rsidRPr="009466D1">
            <w:rPr>
              <w:rFonts w:eastAsia="Times New Roman" w:cs="Times New Roman"/>
              <w:i/>
              <w:iCs/>
              <w:color w:val="000000"/>
            </w:rPr>
            <w:t>Jurnal Teknik Sipil: VIII</w:t>
          </w:r>
          <w:r w:rsidRPr="009466D1">
            <w:rPr>
              <w:rFonts w:eastAsia="Times New Roman" w:cs="Times New Roman"/>
              <w:color w:val="000000"/>
            </w:rPr>
            <w:t xml:space="preserve"> (Nomor 2).</w:t>
          </w:r>
        </w:p>
        <w:p w14:paraId="4F32C4B6" w14:textId="77777777" w:rsidR="009466D1" w:rsidRPr="009466D1" w:rsidRDefault="009466D1">
          <w:pPr>
            <w:autoSpaceDE w:val="0"/>
            <w:autoSpaceDN w:val="0"/>
            <w:ind w:hanging="480"/>
            <w:rPr>
              <w:rFonts w:eastAsia="Times New Roman" w:cs="Times New Roman"/>
              <w:color w:val="000000"/>
            </w:rPr>
          </w:pPr>
          <w:r w:rsidRPr="009466D1">
            <w:rPr>
              <w:rFonts w:eastAsia="Times New Roman" w:cs="Times New Roman"/>
              <w:color w:val="000000"/>
            </w:rPr>
            <w:t xml:space="preserve">Limantara, I. L. M. (2019). </w:t>
          </w:r>
          <w:r w:rsidRPr="009466D1">
            <w:rPr>
              <w:rFonts w:eastAsia="Times New Roman" w:cs="Times New Roman"/>
              <w:i/>
              <w:iCs/>
              <w:color w:val="000000"/>
            </w:rPr>
            <w:t>Rekayasa Hidrologi: Edisi Revisi</w:t>
          </w:r>
          <w:r w:rsidRPr="009466D1">
            <w:rPr>
              <w:rFonts w:eastAsia="Times New Roman" w:cs="Times New Roman"/>
              <w:color w:val="000000"/>
            </w:rPr>
            <w:t>. Penerbit Andi.</w:t>
          </w:r>
        </w:p>
        <w:p w14:paraId="69B1553A" w14:textId="77777777" w:rsidR="009466D1" w:rsidRPr="009466D1" w:rsidRDefault="009466D1">
          <w:pPr>
            <w:autoSpaceDE w:val="0"/>
            <w:autoSpaceDN w:val="0"/>
            <w:ind w:hanging="480"/>
            <w:rPr>
              <w:rFonts w:eastAsia="Times New Roman" w:cs="Times New Roman"/>
              <w:color w:val="000000"/>
            </w:rPr>
          </w:pPr>
          <w:r w:rsidRPr="009466D1">
            <w:rPr>
              <w:rFonts w:eastAsia="Times New Roman" w:cs="Times New Roman"/>
              <w:color w:val="000000"/>
            </w:rPr>
            <w:t xml:space="preserve">Nissa, H., Irsan, R., &amp; Pramulya, M. (2024). </w:t>
          </w:r>
          <w:r w:rsidRPr="009466D1">
            <w:rPr>
              <w:rFonts w:eastAsia="Times New Roman" w:cs="Times New Roman"/>
              <w:i/>
              <w:iCs/>
              <w:color w:val="000000"/>
            </w:rPr>
            <w:t>Pendeteksian ISA (Impervious Surface Area) Sebagai Analisis</w:t>
          </w:r>
          <w:r w:rsidRPr="009466D1">
            <w:rPr>
              <w:rFonts w:eastAsia="Times New Roman" w:cs="Times New Roman"/>
              <w:color w:val="000000"/>
            </w:rPr>
            <w:t xml:space="preserve">. </w:t>
          </w:r>
          <w:r w:rsidRPr="009466D1">
            <w:rPr>
              <w:rFonts w:eastAsia="Times New Roman" w:cs="Times New Roman"/>
              <w:i/>
              <w:iCs/>
              <w:color w:val="000000"/>
            </w:rPr>
            <w:t>22</w:t>
          </w:r>
          <w:r w:rsidRPr="009466D1">
            <w:rPr>
              <w:rFonts w:eastAsia="Times New Roman" w:cs="Times New Roman"/>
              <w:color w:val="000000"/>
            </w:rPr>
            <w:t>, 1–10. https://doi.org/10.14710/jil.22.1.1</w:t>
          </w:r>
        </w:p>
        <w:p w14:paraId="531F8D7A" w14:textId="77777777" w:rsidR="009466D1" w:rsidRPr="009466D1" w:rsidRDefault="009466D1">
          <w:pPr>
            <w:autoSpaceDE w:val="0"/>
            <w:autoSpaceDN w:val="0"/>
            <w:ind w:hanging="480"/>
            <w:rPr>
              <w:rFonts w:eastAsia="Times New Roman" w:cs="Times New Roman"/>
              <w:color w:val="000000"/>
            </w:rPr>
          </w:pPr>
          <w:r w:rsidRPr="009466D1">
            <w:rPr>
              <w:rFonts w:eastAsia="Times New Roman" w:cs="Times New Roman"/>
              <w:color w:val="000000"/>
            </w:rPr>
            <w:t xml:space="preserve">Pratiwi, N. N., Wulandari, A., &amp; Zulfinanda, H. (2021). Analisis Sosial Ekonomi Pembentuk Tipologi Wilayah Peri Urban Kecamatan Sungai Raya, Kabupaten Kubu Raya. </w:t>
          </w:r>
          <w:r w:rsidRPr="009466D1">
            <w:rPr>
              <w:rFonts w:eastAsia="Times New Roman" w:cs="Times New Roman"/>
              <w:i/>
              <w:iCs/>
              <w:color w:val="000000"/>
            </w:rPr>
            <w:t>Jurnal Wilayah dan Lingkungan</w:t>
          </w:r>
          <w:r w:rsidRPr="009466D1">
            <w:rPr>
              <w:rFonts w:eastAsia="Times New Roman" w:cs="Times New Roman"/>
              <w:color w:val="000000"/>
            </w:rPr>
            <w:t xml:space="preserve">, </w:t>
          </w:r>
          <w:r w:rsidRPr="009466D1">
            <w:rPr>
              <w:rFonts w:eastAsia="Times New Roman" w:cs="Times New Roman"/>
              <w:i/>
              <w:iCs/>
              <w:color w:val="000000"/>
            </w:rPr>
            <w:t>9</w:t>
          </w:r>
          <w:r w:rsidRPr="009466D1">
            <w:rPr>
              <w:rFonts w:eastAsia="Times New Roman" w:cs="Times New Roman"/>
              <w:color w:val="000000"/>
            </w:rPr>
            <w:t>(3), 306–323. https://doi.org/10.14710/jwl.9.3.306-323</w:t>
          </w:r>
        </w:p>
        <w:p w14:paraId="7C836160" w14:textId="77777777" w:rsidR="009466D1" w:rsidRPr="009466D1" w:rsidRDefault="009466D1">
          <w:pPr>
            <w:autoSpaceDE w:val="0"/>
            <w:autoSpaceDN w:val="0"/>
            <w:ind w:hanging="480"/>
            <w:rPr>
              <w:rFonts w:eastAsia="Times New Roman" w:cs="Times New Roman"/>
              <w:color w:val="000000"/>
            </w:rPr>
          </w:pPr>
          <w:r w:rsidRPr="009466D1">
            <w:rPr>
              <w:rFonts w:eastAsia="Times New Roman" w:cs="Times New Roman"/>
              <w:color w:val="000000"/>
            </w:rPr>
            <w:t xml:space="preserve">Putra, F. P., Septiani, H., &amp; Setiawan, D. (2023). </w:t>
          </w:r>
          <w:r w:rsidRPr="009466D1">
            <w:rPr>
              <w:rFonts w:eastAsia="Times New Roman" w:cs="Times New Roman"/>
              <w:i/>
              <w:iCs/>
              <w:color w:val="000000"/>
            </w:rPr>
            <w:t>Revitalisasi Kolam Retensi Guna Mitigasi Banjir</w:t>
          </w:r>
          <w:r w:rsidRPr="009466D1">
            <w:rPr>
              <w:rFonts w:eastAsia="Times New Roman" w:cs="Times New Roman"/>
              <w:color w:val="000000"/>
            </w:rPr>
            <w:t>.</w:t>
          </w:r>
        </w:p>
        <w:p w14:paraId="573B9AD5" w14:textId="77777777" w:rsidR="009466D1" w:rsidRPr="009466D1" w:rsidRDefault="009466D1">
          <w:pPr>
            <w:autoSpaceDE w:val="0"/>
            <w:autoSpaceDN w:val="0"/>
            <w:ind w:hanging="480"/>
            <w:rPr>
              <w:rFonts w:eastAsia="Times New Roman" w:cs="Times New Roman"/>
              <w:color w:val="000000"/>
            </w:rPr>
          </w:pPr>
          <w:r w:rsidRPr="009466D1">
            <w:rPr>
              <w:rFonts w:eastAsia="Times New Roman" w:cs="Times New Roman"/>
              <w:color w:val="000000"/>
            </w:rPr>
            <w:t xml:space="preserve">Putra, S. A. (2022). ANALISA DAMPAK SUMUR BOR DALAM TERHADAP MUKA AIR TANAH DAN EKONOMI SOSIAL MASYARAKAT. </w:t>
          </w:r>
          <w:r w:rsidRPr="009466D1">
            <w:rPr>
              <w:rFonts w:eastAsia="Times New Roman" w:cs="Times New Roman"/>
              <w:i/>
              <w:iCs/>
              <w:color w:val="000000"/>
            </w:rPr>
            <w:t>Jurnal Teknik Sipil Dan Arsitektur</w:t>
          </w:r>
          <w:r w:rsidRPr="009466D1">
            <w:rPr>
              <w:rFonts w:eastAsia="Times New Roman" w:cs="Times New Roman"/>
              <w:color w:val="000000"/>
            </w:rPr>
            <w:t xml:space="preserve">, </w:t>
          </w:r>
          <w:r w:rsidRPr="009466D1">
            <w:rPr>
              <w:rFonts w:eastAsia="Times New Roman" w:cs="Times New Roman"/>
              <w:i/>
              <w:iCs/>
              <w:color w:val="000000"/>
            </w:rPr>
            <w:t>27</w:t>
          </w:r>
          <w:r w:rsidRPr="009466D1">
            <w:rPr>
              <w:rFonts w:eastAsia="Times New Roman" w:cs="Times New Roman"/>
              <w:color w:val="000000"/>
            </w:rPr>
            <w:t>(1), 2807–9418.</w:t>
          </w:r>
        </w:p>
        <w:p w14:paraId="24AFBA11" w14:textId="77777777" w:rsidR="009466D1" w:rsidRPr="009466D1" w:rsidRDefault="009466D1">
          <w:pPr>
            <w:autoSpaceDE w:val="0"/>
            <w:autoSpaceDN w:val="0"/>
            <w:ind w:hanging="480"/>
            <w:rPr>
              <w:rFonts w:eastAsia="Times New Roman" w:cs="Times New Roman"/>
              <w:color w:val="000000"/>
            </w:rPr>
          </w:pPr>
          <w:r w:rsidRPr="009466D1">
            <w:rPr>
              <w:rFonts w:eastAsia="Times New Roman" w:cs="Times New Roman"/>
              <w:color w:val="000000"/>
            </w:rPr>
            <w:t xml:space="preserve">Ratulangi, R. J., Rondonuwu, S. G., &amp; Sompie, O. B. A. (2025). Analisis Potensi Land Subsidence Akibat Penurunan Muka Air Tanah di Daerah Amurang. Dalam </w:t>
          </w:r>
          <w:r w:rsidRPr="009466D1">
            <w:rPr>
              <w:rFonts w:eastAsia="Times New Roman" w:cs="Times New Roman"/>
              <w:i/>
              <w:iCs/>
              <w:color w:val="000000"/>
            </w:rPr>
            <w:t>JTST</w:t>
          </w:r>
          <w:r w:rsidRPr="009466D1">
            <w:rPr>
              <w:rFonts w:eastAsia="Times New Roman" w:cs="Times New Roman"/>
              <w:color w:val="000000"/>
            </w:rPr>
            <w:t xml:space="preserve"> (Vol. 7, Nomor 2). http://jurnal.polimdo.ac.id/</w:t>
          </w:r>
        </w:p>
        <w:p w14:paraId="0481EC1B" w14:textId="77777777" w:rsidR="009466D1" w:rsidRPr="009466D1" w:rsidRDefault="009466D1">
          <w:pPr>
            <w:autoSpaceDE w:val="0"/>
            <w:autoSpaceDN w:val="0"/>
            <w:ind w:hanging="480"/>
            <w:rPr>
              <w:rFonts w:eastAsia="Times New Roman" w:cs="Times New Roman"/>
              <w:color w:val="000000"/>
            </w:rPr>
          </w:pPr>
          <w:r w:rsidRPr="009466D1">
            <w:rPr>
              <w:rFonts w:eastAsia="Times New Roman" w:cs="Times New Roman"/>
              <w:color w:val="000000"/>
            </w:rPr>
            <w:t xml:space="preserve">Rosadi, M. I., Hariyani, S., &amp; Ari, I. R. D. (2023). </w:t>
          </w:r>
          <w:r w:rsidRPr="009466D1">
            <w:rPr>
              <w:rFonts w:eastAsia="Times New Roman" w:cs="Times New Roman"/>
              <w:i/>
              <w:iCs/>
              <w:color w:val="000000"/>
            </w:rPr>
            <w:t>Pemanenan Air Hujan Sebagai Alternatif Pemenuhan Akses Air Baku Air Bersih di Kabupaten Trenggalek</w:t>
          </w:r>
          <w:r w:rsidRPr="009466D1">
            <w:rPr>
              <w:rFonts w:eastAsia="Times New Roman" w:cs="Times New Roman"/>
              <w:color w:val="000000"/>
            </w:rPr>
            <w:t>.</w:t>
          </w:r>
        </w:p>
        <w:p w14:paraId="074B77B1" w14:textId="77777777" w:rsidR="009466D1" w:rsidRPr="009466D1" w:rsidRDefault="009466D1">
          <w:pPr>
            <w:autoSpaceDE w:val="0"/>
            <w:autoSpaceDN w:val="0"/>
            <w:ind w:hanging="480"/>
            <w:rPr>
              <w:rFonts w:eastAsia="Times New Roman" w:cs="Times New Roman"/>
              <w:color w:val="000000"/>
            </w:rPr>
          </w:pPr>
          <w:r w:rsidRPr="009466D1">
            <w:rPr>
              <w:rFonts w:eastAsia="Times New Roman" w:cs="Times New Roman"/>
              <w:color w:val="000000"/>
            </w:rPr>
            <w:lastRenderedPageBreak/>
            <w:t xml:space="preserve">Suwarno. (2017). </w:t>
          </w:r>
          <w:r w:rsidRPr="009466D1">
            <w:rPr>
              <w:rFonts w:eastAsia="Times New Roman" w:cs="Times New Roman"/>
              <w:i/>
              <w:iCs/>
              <w:color w:val="000000"/>
            </w:rPr>
            <w:t>BAHAYA PEMOMPAAN AIR TANAH TERHADAP LAND SUBSIDENCE PADA LAPISAN TANAH LUNAK</w:t>
          </w:r>
          <w:r w:rsidRPr="009466D1">
            <w:rPr>
              <w:rFonts w:eastAsia="Times New Roman" w:cs="Times New Roman"/>
              <w:color w:val="000000"/>
            </w:rPr>
            <w:t>.</w:t>
          </w:r>
        </w:p>
        <w:p w14:paraId="753B7765" w14:textId="77777777" w:rsidR="009466D1" w:rsidRPr="009466D1" w:rsidRDefault="009466D1">
          <w:pPr>
            <w:autoSpaceDE w:val="0"/>
            <w:autoSpaceDN w:val="0"/>
            <w:ind w:hanging="480"/>
            <w:rPr>
              <w:rFonts w:eastAsia="Times New Roman" w:cs="Times New Roman"/>
              <w:color w:val="000000"/>
            </w:rPr>
          </w:pPr>
          <w:r w:rsidRPr="009466D1">
            <w:rPr>
              <w:rFonts w:eastAsia="Times New Roman" w:cs="Times New Roman"/>
              <w:color w:val="000000"/>
            </w:rPr>
            <w:t xml:space="preserve">Utami, S., &amp; Nugroho, A. M. (2019). Konservasi dengan rain water harvesting system sebagai solusi efektif bagi bangunan sekolah. </w:t>
          </w:r>
          <w:r w:rsidRPr="009466D1">
            <w:rPr>
              <w:rFonts w:eastAsia="Times New Roman" w:cs="Times New Roman"/>
              <w:i/>
              <w:iCs/>
              <w:color w:val="000000"/>
            </w:rPr>
            <w:t>JPLB</w:t>
          </w:r>
          <w:r w:rsidRPr="009466D1">
            <w:rPr>
              <w:rFonts w:eastAsia="Times New Roman" w:cs="Times New Roman"/>
              <w:color w:val="000000"/>
            </w:rPr>
            <w:t xml:space="preserve">, </w:t>
          </w:r>
          <w:r w:rsidRPr="009466D1">
            <w:rPr>
              <w:rFonts w:eastAsia="Times New Roman" w:cs="Times New Roman"/>
              <w:i/>
              <w:iCs/>
              <w:color w:val="000000"/>
            </w:rPr>
            <w:t>3</w:t>
          </w:r>
          <w:r w:rsidRPr="009466D1">
            <w:rPr>
              <w:rFonts w:eastAsia="Times New Roman" w:cs="Times New Roman"/>
              <w:color w:val="000000"/>
            </w:rPr>
            <w:t>(1), 258–271. http://www.bkpsl.org/ojswp/index.php/jplbhttp://www.bkpsl.org/ojswp/index.php/jplb</w:t>
          </w:r>
        </w:p>
        <w:p w14:paraId="05606371" w14:textId="77777777" w:rsidR="009466D1" w:rsidRPr="009466D1" w:rsidRDefault="009466D1">
          <w:pPr>
            <w:autoSpaceDE w:val="0"/>
            <w:autoSpaceDN w:val="0"/>
            <w:ind w:hanging="480"/>
            <w:rPr>
              <w:rFonts w:eastAsia="Times New Roman" w:cs="Times New Roman"/>
              <w:color w:val="000000"/>
            </w:rPr>
          </w:pPr>
          <w:r w:rsidRPr="009466D1">
            <w:rPr>
              <w:rFonts w:eastAsia="Times New Roman" w:cs="Times New Roman"/>
              <w:color w:val="000000"/>
            </w:rPr>
            <w:t xml:space="preserve">Warsilan, W. (2019). DAMPAK PERUBAHAN GUNA LAHAN TERHADAP KEMAMPUAN RESAPAN AIR (KASUS: KOTA SAMARINDA). </w:t>
          </w:r>
          <w:r w:rsidRPr="009466D1">
            <w:rPr>
              <w:rFonts w:eastAsia="Times New Roman" w:cs="Times New Roman"/>
              <w:i/>
              <w:iCs/>
              <w:color w:val="000000"/>
            </w:rPr>
            <w:t>JURNAL PEMBANGUNAN WILAYAH &amp; KOTA</w:t>
          </w:r>
          <w:r w:rsidRPr="009466D1">
            <w:rPr>
              <w:rFonts w:eastAsia="Times New Roman" w:cs="Times New Roman"/>
              <w:color w:val="000000"/>
            </w:rPr>
            <w:t xml:space="preserve">, </w:t>
          </w:r>
          <w:r w:rsidRPr="009466D1">
            <w:rPr>
              <w:rFonts w:eastAsia="Times New Roman" w:cs="Times New Roman"/>
              <w:i/>
              <w:iCs/>
              <w:color w:val="000000"/>
            </w:rPr>
            <w:t>15</w:t>
          </w:r>
          <w:r w:rsidRPr="009466D1">
            <w:rPr>
              <w:rFonts w:eastAsia="Times New Roman" w:cs="Times New Roman"/>
              <w:color w:val="000000"/>
            </w:rPr>
            <w:t>(1), 70. https://doi.org/10.14710/pwk.v15i1.20713</w:t>
          </w:r>
        </w:p>
        <w:p w14:paraId="5DD3A25E" w14:textId="77777777" w:rsidR="009466D1" w:rsidRPr="009466D1" w:rsidRDefault="009466D1">
          <w:pPr>
            <w:autoSpaceDE w:val="0"/>
            <w:autoSpaceDN w:val="0"/>
            <w:ind w:hanging="480"/>
            <w:rPr>
              <w:rFonts w:eastAsia="Times New Roman" w:cs="Times New Roman"/>
              <w:color w:val="000000"/>
            </w:rPr>
          </w:pPr>
          <w:r w:rsidRPr="009466D1">
            <w:rPr>
              <w:rFonts w:eastAsia="Times New Roman" w:cs="Times New Roman"/>
              <w:color w:val="000000"/>
            </w:rPr>
            <w:t xml:space="preserve">Wesli, W., &amp; Malikussaleh, U. (2015). </w:t>
          </w:r>
          <w:r w:rsidRPr="009466D1">
            <w:rPr>
              <w:rFonts w:eastAsia="Times New Roman" w:cs="Times New Roman"/>
              <w:i/>
              <w:iCs/>
              <w:color w:val="000000"/>
            </w:rPr>
            <w:t>Wesli - Drainase Perkotaan</w:t>
          </w:r>
          <w:r w:rsidRPr="009466D1">
            <w:rPr>
              <w:rFonts w:eastAsia="Times New Roman" w:cs="Times New Roman"/>
              <w:color w:val="000000"/>
            </w:rPr>
            <w:t>. (November). https://doi.org/10.13140/RG.2.1.3331.8162</w:t>
          </w:r>
        </w:p>
        <w:p w14:paraId="1B08D275" w14:textId="77777777" w:rsidR="009466D1" w:rsidRPr="009466D1" w:rsidRDefault="009466D1">
          <w:pPr>
            <w:autoSpaceDE w:val="0"/>
            <w:autoSpaceDN w:val="0"/>
            <w:ind w:hanging="480"/>
            <w:rPr>
              <w:rFonts w:eastAsia="Times New Roman" w:cs="Times New Roman"/>
              <w:color w:val="000000"/>
            </w:rPr>
          </w:pPr>
          <w:r w:rsidRPr="009466D1">
            <w:rPr>
              <w:rFonts w:eastAsia="Times New Roman" w:cs="Times New Roman"/>
              <w:color w:val="000000"/>
            </w:rPr>
            <w:t xml:space="preserve">Yendri, O. (2023). </w:t>
          </w:r>
          <w:r w:rsidRPr="009466D1">
            <w:rPr>
              <w:rFonts w:eastAsia="Times New Roman" w:cs="Times New Roman"/>
              <w:i/>
              <w:iCs/>
              <w:color w:val="000000"/>
            </w:rPr>
            <w:t>Mekanika Fluida Dan Hidrolika Untuk Teknik Sipil Dan Perencanaan</w:t>
          </w:r>
          <w:r w:rsidRPr="009466D1">
            <w:rPr>
              <w:rFonts w:eastAsia="Times New Roman" w:cs="Times New Roman"/>
              <w:color w:val="000000"/>
            </w:rPr>
            <w:t>. PT. Sonpedia Publishing Indonesia.</w:t>
          </w:r>
        </w:p>
        <w:p w14:paraId="3C7E91F8" w14:textId="77777777" w:rsidR="009466D1" w:rsidRPr="009466D1" w:rsidRDefault="009466D1">
          <w:pPr>
            <w:autoSpaceDE w:val="0"/>
            <w:autoSpaceDN w:val="0"/>
            <w:ind w:hanging="480"/>
            <w:rPr>
              <w:rFonts w:eastAsia="Times New Roman" w:cs="Times New Roman"/>
              <w:color w:val="000000"/>
            </w:rPr>
          </w:pPr>
          <w:r w:rsidRPr="009466D1">
            <w:rPr>
              <w:rFonts w:eastAsia="Times New Roman" w:cs="Times New Roman"/>
              <w:color w:val="000000"/>
            </w:rPr>
            <w:t xml:space="preserve">Yunianta, A., Riswanto, S., &amp; Wantoro, D. M. (2024). SISTEM DRAINASE BERKELANJUTAN PADA KOMPLEK PERUMAHAN. Dalam </w:t>
          </w:r>
          <w:r w:rsidRPr="009466D1">
            <w:rPr>
              <w:rFonts w:eastAsia="Times New Roman" w:cs="Times New Roman"/>
              <w:i/>
              <w:iCs/>
              <w:color w:val="000000"/>
            </w:rPr>
            <w:t>KoNTekS Ke-18 Kupang</w:t>
          </w:r>
          <w:r w:rsidRPr="009466D1">
            <w:rPr>
              <w:rFonts w:eastAsia="Times New Roman" w:cs="Times New Roman"/>
              <w:color w:val="000000"/>
            </w:rPr>
            <w:t>.</w:t>
          </w:r>
        </w:p>
        <w:p w14:paraId="2019B23B" w14:textId="5EB2AB29" w:rsidR="00CD335D" w:rsidRPr="00CB056F" w:rsidRDefault="009466D1" w:rsidP="00B47A94">
          <w:pPr>
            <w:ind w:left="480"/>
            <w:divId w:val="132019385"/>
            <w:rPr>
              <w:ins w:id="1273" w:author="razi faisal" w:date="2026-06-04T19:22:00Z" w16du:dateUtc="2026-06-04T12:22:00Z"/>
              <w:rFonts w:cs="Times New Roman"/>
              <w:color w:val="000000"/>
            </w:rPr>
          </w:pPr>
          <w:r w:rsidRPr="009466D1">
            <w:rPr>
              <w:rFonts w:eastAsia="Times New Roman" w:cs="Times New Roman"/>
              <w:color w:val="000000"/>
            </w:rPr>
            <w:t> </w:t>
          </w:r>
        </w:p>
      </w:sdtContent>
    </w:sdt>
    <w:p w14:paraId="07D39A7E" w14:textId="02342C12" w:rsidR="00B47A94" w:rsidRPr="00CB056F" w:rsidRDefault="00B47A94">
      <w:pPr>
        <w:spacing w:after="160" w:line="259" w:lineRule="auto"/>
        <w:ind w:firstLine="0"/>
        <w:jc w:val="left"/>
        <w:rPr>
          <w:rFonts w:cs="Times New Roman"/>
          <w:color w:val="000000"/>
          <w:rPrChange w:id="1274" w:author="razi faisal" w:date="2026-07-19T15:00:00Z" w16du:dateUtc="2026-07-19T08:00:00Z">
            <w:rPr/>
          </w:rPrChange>
        </w:rPr>
        <w:pPrChange w:id="1275" w:author="razi faisal" w:date="2026-06-04T20:30:00Z" w16du:dateUtc="2026-06-04T13:30:00Z">
          <w:pPr/>
        </w:pPrChange>
      </w:pPr>
    </w:p>
    <w:sectPr w:rsidR="00B47A94" w:rsidRPr="00CB056F" w:rsidSect="00E20230">
      <w:footerReference w:type="default" r:id="rId23"/>
      <w:pgSz w:w="11907" w:h="16839" w:code="9"/>
      <w:pgMar w:top="1701" w:right="1701" w:bottom="1701" w:left="226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9E1D4F" w14:textId="77777777" w:rsidR="00C832FE" w:rsidRDefault="00C832FE" w:rsidP="00E94702">
      <w:pPr>
        <w:spacing w:after="0" w:line="240" w:lineRule="auto"/>
      </w:pPr>
      <w:r>
        <w:separator/>
      </w:r>
    </w:p>
  </w:endnote>
  <w:endnote w:type="continuationSeparator" w:id="0">
    <w:p w14:paraId="35016042" w14:textId="77777777" w:rsidR="00C832FE" w:rsidRDefault="00C832FE" w:rsidP="00E94702">
      <w:pPr>
        <w:spacing w:after="0" w:line="240" w:lineRule="auto"/>
      </w:pPr>
      <w:r>
        <w:continuationSeparator/>
      </w:r>
    </w:p>
  </w:endnote>
  <w:endnote w:type="continuationNotice" w:id="1">
    <w:p w14:paraId="14E9FE2C" w14:textId="77777777" w:rsidR="00C832FE" w:rsidRDefault="00C832F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RomanC">
    <w:altName w:val="Calibri"/>
    <w:panose1 w:val="00000400000000000000"/>
    <w:charset w:val="00"/>
    <w:family w:val="auto"/>
    <w:pitch w:val="variable"/>
    <w:sig w:usb0="20002A87" w:usb1="00000000" w:usb2="00000000" w:usb3="00000000" w:csb0="000001FF" w:csb1="00000000"/>
  </w:font>
  <w:font w:name="Rockwell">
    <w:panose1 w:val="02060603020205020403"/>
    <w:charset w:val="00"/>
    <w:family w:val="roman"/>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17917"/>
      <w:docPartObj>
        <w:docPartGallery w:val="Page Numbers (Bottom of Page)"/>
        <w:docPartUnique/>
      </w:docPartObj>
    </w:sdtPr>
    <w:sdtEndPr>
      <w:rPr>
        <w:noProof/>
      </w:rPr>
    </w:sdtEndPr>
    <w:sdtContent>
      <w:p w14:paraId="2019A978" w14:textId="77777777" w:rsidR="00B47A94" w:rsidRDefault="00B47A94">
        <w:pPr>
          <w:pStyle w:val="Footer"/>
          <w:jc w:val="right"/>
        </w:pPr>
        <w:r>
          <w:fldChar w:fldCharType="begin"/>
        </w:r>
        <w:r>
          <w:instrText xml:space="preserve"> PAGE   \* MERGEFORMAT </w:instrText>
        </w:r>
        <w:r>
          <w:fldChar w:fldCharType="separate"/>
        </w:r>
        <w:r>
          <w:rPr>
            <w:noProof/>
          </w:rPr>
          <w:t>ii</w:t>
        </w:r>
        <w:r>
          <w:rPr>
            <w:noProof/>
          </w:rPr>
          <w:fldChar w:fldCharType="end"/>
        </w:r>
      </w:p>
    </w:sdtContent>
  </w:sdt>
  <w:p w14:paraId="138733EB" w14:textId="77777777" w:rsidR="00B47A94" w:rsidRDefault="00B47A9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6029541"/>
      <w:docPartObj>
        <w:docPartGallery w:val="Page Numbers (Bottom of Page)"/>
        <w:docPartUnique/>
      </w:docPartObj>
    </w:sdtPr>
    <w:sdtEndPr>
      <w:rPr>
        <w:noProof/>
      </w:rPr>
    </w:sdtEndPr>
    <w:sdtContent>
      <w:p w14:paraId="496913E5" w14:textId="77777777" w:rsidR="00B47A94" w:rsidRDefault="00B47A94">
        <w:pPr>
          <w:pStyle w:val="Footer"/>
          <w:jc w:val="right"/>
        </w:pPr>
        <w:r>
          <w:fldChar w:fldCharType="begin"/>
        </w:r>
        <w:r>
          <w:instrText xml:space="preserve"> PAGE   \* MERGEFORMAT </w:instrText>
        </w:r>
        <w:r>
          <w:fldChar w:fldCharType="separate"/>
        </w:r>
        <w:r>
          <w:rPr>
            <w:noProof/>
          </w:rPr>
          <w:t>xi</w:t>
        </w:r>
        <w:r>
          <w:rPr>
            <w:noProof/>
          </w:rPr>
          <w:fldChar w:fldCharType="end"/>
        </w:r>
      </w:p>
    </w:sdtContent>
  </w:sdt>
  <w:p w14:paraId="5F2D2762" w14:textId="77777777" w:rsidR="00B47A94" w:rsidRDefault="00B47A9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426717"/>
      <w:docPartObj>
        <w:docPartGallery w:val="Page Numbers (Bottom of Page)"/>
        <w:docPartUnique/>
      </w:docPartObj>
    </w:sdtPr>
    <w:sdtEndPr>
      <w:rPr>
        <w:noProof/>
      </w:rPr>
    </w:sdtEndPr>
    <w:sdtContent>
      <w:p w14:paraId="40594251" w14:textId="77777777" w:rsidR="00CA4402" w:rsidRDefault="00CA4402">
        <w:pPr>
          <w:pStyle w:val="Footer"/>
          <w:jc w:val="right"/>
        </w:pPr>
        <w:r>
          <w:fldChar w:fldCharType="begin"/>
        </w:r>
        <w:r>
          <w:instrText xml:space="preserve"> PAGE   \* MERGEFORMAT </w:instrText>
        </w:r>
        <w:r>
          <w:fldChar w:fldCharType="separate"/>
        </w:r>
        <w:r>
          <w:rPr>
            <w:noProof/>
          </w:rPr>
          <w:t>xi</w:t>
        </w:r>
        <w:r>
          <w:rPr>
            <w:noProof/>
          </w:rPr>
          <w:fldChar w:fldCharType="end"/>
        </w:r>
      </w:p>
    </w:sdtContent>
  </w:sdt>
  <w:p w14:paraId="3B51E13D" w14:textId="77777777" w:rsidR="00CA4402" w:rsidRDefault="00CA440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7E94A" w14:textId="77777777" w:rsidR="00B47A94" w:rsidRPr="00354817" w:rsidRDefault="00B47A94" w:rsidP="0035481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1E0DB" w14:textId="77777777" w:rsidR="00400FCA" w:rsidRPr="00354817" w:rsidRDefault="00400FCA" w:rsidP="003548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12698E" w14:textId="77777777" w:rsidR="00C832FE" w:rsidRDefault="00C832FE" w:rsidP="00E94702">
      <w:pPr>
        <w:spacing w:after="0" w:line="240" w:lineRule="auto"/>
      </w:pPr>
      <w:r>
        <w:separator/>
      </w:r>
    </w:p>
  </w:footnote>
  <w:footnote w:type="continuationSeparator" w:id="0">
    <w:p w14:paraId="41AF2CB8" w14:textId="77777777" w:rsidR="00C832FE" w:rsidRDefault="00C832FE" w:rsidP="00E94702">
      <w:pPr>
        <w:spacing w:after="0" w:line="240" w:lineRule="auto"/>
      </w:pPr>
      <w:r>
        <w:continuationSeparator/>
      </w:r>
    </w:p>
  </w:footnote>
  <w:footnote w:type="continuationNotice" w:id="1">
    <w:p w14:paraId="314E93DE" w14:textId="77777777" w:rsidR="00C832FE" w:rsidRDefault="00C832F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8648A" w14:textId="77777777" w:rsidR="00B47A94" w:rsidRDefault="00B47A94" w:rsidP="00A54398">
    <w:pPr>
      <w:pStyle w:val="Header"/>
      <w:tabs>
        <w:tab w:val="clear" w:pos="4680"/>
        <w:tab w:val="center" w:pos="3828"/>
      </w:tabs>
      <w:ind w:left="567" w:firstLine="425"/>
      <w:jc w:val="center"/>
      <w:rPr>
        <w:sz w:val="28"/>
        <w:szCs w:val="28"/>
      </w:rPr>
    </w:pPr>
    <w:r>
      <w:rPr>
        <w:noProof/>
        <w:lang w:eastAsia="id-ID"/>
      </w:rPr>
      <w:drawing>
        <wp:anchor distT="0" distB="0" distL="114300" distR="114300" simplePos="0" relativeHeight="251658240" behindDoc="0" locked="0" layoutInCell="1" allowOverlap="1" wp14:anchorId="269E5986" wp14:editId="23DD368F">
          <wp:simplePos x="0" y="0"/>
          <wp:positionH relativeFrom="column">
            <wp:posOffset>-555625</wp:posOffset>
          </wp:positionH>
          <wp:positionV relativeFrom="paragraph">
            <wp:posOffset>-40005</wp:posOffset>
          </wp:positionV>
          <wp:extent cx="962025" cy="903605"/>
          <wp:effectExtent l="0" t="0" r="9525" b="0"/>
          <wp:wrapNone/>
          <wp:docPr id="1139929038" name="Picture 1139929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62025" cy="903605"/>
                  </a:xfrm>
                  <a:prstGeom prst="rect">
                    <a:avLst/>
                  </a:prstGeom>
                  <a:noFill/>
                </pic:spPr>
              </pic:pic>
            </a:graphicData>
          </a:graphic>
          <wp14:sizeRelH relativeFrom="page">
            <wp14:pctWidth>0</wp14:pctWidth>
          </wp14:sizeRelH>
          <wp14:sizeRelV relativeFrom="page">
            <wp14:pctHeight>0</wp14:pctHeight>
          </wp14:sizeRelV>
        </wp:anchor>
      </w:drawing>
    </w:r>
    <w:r>
      <w:rPr>
        <w:sz w:val="28"/>
        <w:szCs w:val="28"/>
      </w:rPr>
      <w:t>KEMENTERIAN PENDIDIKAN DAN KEBUDAYAAN</w:t>
    </w:r>
  </w:p>
  <w:p w14:paraId="1C05D621" w14:textId="77777777" w:rsidR="00B47A94" w:rsidRDefault="00B47A94" w:rsidP="00A54398">
    <w:pPr>
      <w:pStyle w:val="Header"/>
      <w:ind w:left="567"/>
      <w:jc w:val="center"/>
      <w:rPr>
        <w:b/>
        <w:bCs/>
        <w:sz w:val="36"/>
        <w:szCs w:val="28"/>
      </w:rPr>
    </w:pPr>
    <w:r>
      <w:rPr>
        <w:b/>
        <w:bCs/>
        <w:sz w:val="36"/>
        <w:szCs w:val="28"/>
      </w:rPr>
      <w:t>UNIVERSITAS TANJUNGPURA</w:t>
    </w:r>
  </w:p>
  <w:p w14:paraId="26F47B38" w14:textId="77777777" w:rsidR="00B47A94" w:rsidRDefault="00B47A94" w:rsidP="00A54398">
    <w:pPr>
      <w:pStyle w:val="Header"/>
      <w:ind w:left="567"/>
      <w:jc w:val="center"/>
      <w:rPr>
        <w:rFonts w:ascii="Rockwell" w:hAnsi="Rockwell"/>
        <w:b/>
        <w:bCs/>
        <w:sz w:val="48"/>
        <w:szCs w:val="48"/>
      </w:rPr>
    </w:pPr>
    <w:r>
      <w:rPr>
        <w:rFonts w:ascii="Rockwell" w:hAnsi="Rockwell"/>
        <w:b/>
        <w:bCs/>
        <w:sz w:val="48"/>
        <w:szCs w:val="48"/>
      </w:rPr>
      <w:t>FAKULTAS TEKNIK</w:t>
    </w:r>
  </w:p>
  <w:p w14:paraId="0C27D4E9" w14:textId="77777777" w:rsidR="00B47A94" w:rsidRDefault="00B47A94" w:rsidP="00A54398">
    <w:pPr>
      <w:pStyle w:val="Header"/>
      <w:spacing w:after="60"/>
      <w:ind w:left="284" w:firstLine="0"/>
      <w:jc w:val="center"/>
      <w:rPr>
        <w:sz w:val="20"/>
        <w:szCs w:val="20"/>
      </w:rPr>
    </w:pPr>
    <w:r>
      <w:t>Jl. Ahmad Yani Pontianak 78124 Telp. (0561) 740186, 736439 Kotak Pos 1049</w:t>
    </w:r>
  </w:p>
  <w:p w14:paraId="6F1F9FA5" w14:textId="77777777" w:rsidR="00B47A94" w:rsidRPr="00A54398" w:rsidRDefault="00B47A94" w:rsidP="00A54398">
    <w:pPr>
      <w:pStyle w:val="Header"/>
      <w:pBdr>
        <w:top w:val="single" w:sz="24" w:space="1" w:color="000000"/>
      </w:pBdr>
      <w:ind w:left="-284" w:right="-284"/>
      <w:jc w:val="center"/>
      <w:rPr>
        <w:sz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37FFF" w14:textId="77777777" w:rsidR="00B47A94" w:rsidRDefault="00B47A9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7197230"/>
      <w:docPartObj>
        <w:docPartGallery w:val="Page Numbers (Top of Page)"/>
        <w:docPartUnique/>
      </w:docPartObj>
    </w:sdtPr>
    <w:sdtEndPr/>
    <w:sdtContent>
      <w:p w14:paraId="45C5BF04" w14:textId="77777777" w:rsidR="00B47A94" w:rsidRDefault="00B47A94">
        <w:pPr>
          <w:pStyle w:val="Header"/>
          <w:jc w:val="right"/>
        </w:pPr>
        <w:r>
          <w:fldChar w:fldCharType="begin"/>
        </w:r>
        <w:r>
          <w:instrText xml:space="preserve"> PAGE   \* MERGEFORMAT </w:instrText>
        </w:r>
        <w:r>
          <w:fldChar w:fldCharType="separate"/>
        </w:r>
        <w:r>
          <w:rPr>
            <w:noProof/>
          </w:rPr>
          <w:t>115</w:t>
        </w:r>
        <w:r>
          <w:fldChar w:fldCharType="end"/>
        </w:r>
      </w:p>
    </w:sdtContent>
  </w:sdt>
  <w:p w14:paraId="4E3DD072" w14:textId="77777777" w:rsidR="00B47A94" w:rsidRDefault="00B47A9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129A9"/>
    <w:multiLevelType w:val="hybridMultilevel"/>
    <w:tmpl w:val="E376E4FE"/>
    <w:lvl w:ilvl="0" w:tplc="04090011">
      <w:start w:val="1"/>
      <w:numFmt w:val="decimal"/>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1" w15:restartNumberingAfterBreak="0">
    <w:nsid w:val="033C3252"/>
    <w:multiLevelType w:val="hybridMultilevel"/>
    <w:tmpl w:val="7312E07E"/>
    <w:lvl w:ilvl="0" w:tplc="0421000F">
      <w:start w:val="1"/>
      <w:numFmt w:val="decimal"/>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2" w15:restartNumberingAfterBreak="0">
    <w:nsid w:val="04624F83"/>
    <w:multiLevelType w:val="hybridMultilevel"/>
    <w:tmpl w:val="0F58269E"/>
    <w:lvl w:ilvl="0" w:tplc="0421000F">
      <w:start w:val="1"/>
      <w:numFmt w:val="decimal"/>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3" w15:restartNumberingAfterBreak="0">
    <w:nsid w:val="07701082"/>
    <w:multiLevelType w:val="hybridMultilevel"/>
    <w:tmpl w:val="E5103016"/>
    <w:lvl w:ilvl="0" w:tplc="FFFFFFFF">
      <w:start w:val="1"/>
      <w:numFmt w:val="decimal"/>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4" w15:restartNumberingAfterBreak="0">
    <w:nsid w:val="09B648E7"/>
    <w:multiLevelType w:val="hybridMultilevel"/>
    <w:tmpl w:val="12186320"/>
    <w:lvl w:ilvl="0" w:tplc="0421000F">
      <w:start w:val="1"/>
      <w:numFmt w:val="decimal"/>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5" w15:restartNumberingAfterBreak="0">
    <w:nsid w:val="0BB310B3"/>
    <w:multiLevelType w:val="hybridMultilevel"/>
    <w:tmpl w:val="5AEEF72C"/>
    <w:lvl w:ilvl="0" w:tplc="04210019">
      <w:start w:val="1"/>
      <w:numFmt w:val="lowerLetter"/>
      <w:lvlText w:val="%1."/>
      <w:lvlJc w:val="left"/>
      <w:pPr>
        <w:ind w:left="2007" w:hanging="360"/>
      </w:pPr>
    </w:lvl>
    <w:lvl w:ilvl="1" w:tplc="04210019" w:tentative="1">
      <w:start w:val="1"/>
      <w:numFmt w:val="lowerLetter"/>
      <w:lvlText w:val="%2."/>
      <w:lvlJc w:val="left"/>
      <w:pPr>
        <w:ind w:left="2727" w:hanging="360"/>
      </w:pPr>
    </w:lvl>
    <w:lvl w:ilvl="2" w:tplc="0421001B" w:tentative="1">
      <w:start w:val="1"/>
      <w:numFmt w:val="lowerRoman"/>
      <w:lvlText w:val="%3."/>
      <w:lvlJc w:val="right"/>
      <w:pPr>
        <w:ind w:left="3447" w:hanging="180"/>
      </w:pPr>
    </w:lvl>
    <w:lvl w:ilvl="3" w:tplc="0421000F" w:tentative="1">
      <w:start w:val="1"/>
      <w:numFmt w:val="decimal"/>
      <w:lvlText w:val="%4."/>
      <w:lvlJc w:val="left"/>
      <w:pPr>
        <w:ind w:left="4167" w:hanging="360"/>
      </w:pPr>
    </w:lvl>
    <w:lvl w:ilvl="4" w:tplc="04210019" w:tentative="1">
      <w:start w:val="1"/>
      <w:numFmt w:val="lowerLetter"/>
      <w:lvlText w:val="%5."/>
      <w:lvlJc w:val="left"/>
      <w:pPr>
        <w:ind w:left="4887" w:hanging="360"/>
      </w:pPr>
    </w:lvl>
    <w:lvl w:ilvl="5" w:tplc="0421001B" w:tentative="1">
      <w:start w:val="1"/>
      <w:numFmt w:val="lowerRoman"/>
      <w:lvlText w:val="%6."/>
      <w:lvlJc w:val="right"/>
      <w:pPr>
        <w:ind w:left="5607" w:hanging="180"/>
      </w:pPr>
    </w:lvl>
    <w:lvl w:ilvl="6" w:tplc="0421000F" w:tentative="1">
      <w:start w:val="1"/>
      <w:numFmt w:val="decimal"/>
      <w:lvlText w:val="%7."/>
      <w:lvlJc w:val="left"/>
      <w:pPr>
        <w:ind w:left="6327" w:hanging="360"/>
      </w:pPr>
    </w:lvl>
    <w:lvl w:ilvl="7" w:tplc="04210019" w:tentative="1">
      <w:start w:val="1"/>
      <w:numFmt w:val="lowerLetter"/>
      <w:lvlText w:val="%8."/>
      <w:lvlJc w:val="left"/>
      <w:pPr>
        <w:ind w:left="7047" w:hanging="360"/>
      </w:pPr>
    </w:lvl>
    <w:lvl w:ilvl="8" w:tplc="0421001B" w:tentative="1">
      <w:start w:val="1"/>
      <w:numFmt w:val="lowerRoman"/>
      <w:lvlText w:val="%9."/>
      <w:lvlJc w:val="right"/>
      <w:pPr>
        <w:ind w:left="7767" w:hanging="180"/>
      </w:pPr>
    </w:lvl>
  </w:abstractNum>
  <w:abstractNum w:abstractNumId="6" w15:restartNumberingAfterBreak="0">
    <w:nsid w:val="0F696C7D"/>
    <w:multiLevelType w:val="hybridMultilevel"/>
    <w:tmpl w:val="A936128A"/>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7" w15:restartNumberingAfterBreak="0">
    <w:nsid w:val="10F40369"/>
    <w:multiLevelType w:val="hybridMultilevel"/>
    <w:tmpl w:val="6E424A5A"/>
    <w:lvl w:ilvl="0" w:tplc="FFFFFFFF">
      <w:start w:val="1"/>
      <w:numFmt w:val="decimal"/>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8" w15:restartNumberingAfterBreak="0">
    <w:nsid w:val="1F460707"/>
    <w:multiLevelType w:val="hybridMultilevel"/>
    <w:tmpl w:val="6C58E9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5504A3"/>
    <w:multiLevelType w:val="hybridMultilevel"/>
    <w:tmpl w:val="330EEB64"/>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0" w15:restartNumberingAfterBreak="0">
    <w:nsid w:val="24A459A7"/>
    <w:multiLevelType w:val="hybridMultilevel"/>
    <w:tmpl w:val="6652DAC2"/>
    <w:lvl w:ilvl="0" w:tplc="CB70239E">
      <w:start w:val="1"/>
      <w:numFmt w:val="decimal"/>
      <w:lvlText w:val="3.%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24B623B4"/>
    <w:multiLevelType w:val="multilevel"/>
    <w:tmpl w:val="9FDAF2A6"/>
    <w:lvl w:ilvl="0">
      <w:start w:val="1"/>
      <w:numFmt w:val="decimal"/>
      <w:lvlText w:val="2.%1"/>
      <w:lvlJc w:val="left"/>
      <w:pPr>
        <w:ind w:left="600" w:hanging="360"/>
      </w:pPr>
      <w:rPr>
        <w:rFonts w:hint="default"/>
      </w:rPr>
    </w:lvl>
    <w:lvl w:ilvl="1">
      <w:start w:val="1"/>
      <w:numFmt w:val="decimal"/>
      <w:lvlRestart w:val="0"/>
      <w:lvlText w:val="%1.%2"/>
      <w:lvlJc w:val="left"/>
      <w:pPr>
        <w:ind w:left="1383" w:hanging="360"/>
      </w:pPr>
      <w:rPr>
        <w:rFonts w:hint="default"/>
      </w:rPr>
    </w:lvl>
    <w:lvl w:ilvl="2">
      <w:start w:val="1"/>
      <w:numFmt w:val="decimal"/>
      <w:lvlText w:val="%1.%2.%3"/>
      <w:lvlJc w:val="left"/>
      <w:pPr>
        <w:ind w:left="2526" w:hanging="720"/>
      </w:pPr>
      <w:rPr>
        <w:rFonts w:hint="default"/>
      </w:rPr>
    </w:lvl>
    <w:lvl w:ilvl="3">
      <w:start w:val="1"/>
      <w:numFmt w:val="decimal"/>
      <w:lvlText w:val="%1.%2.%3.%4"/>
      <w:lvlJc w:val="left"/>
      <w:pPr>
        <w:ind w:left="3309" w:hanging="720"/>
      </w:pPr>
      <w:rPr>
        <w:rFonts w:hint="default"/>
      </w:rPr>
    </w:lvl>
    <w:lvl w:ilvl="4">
      <w:start w:val="1"/>
      <w:numFmt w:val="decimal"/>
      <w:lvlText w:val="%1.%2.%3.%4.%5"/>
      <w:lvlJc w:val="left"/>
      <w:pPr>
        <w:ind w:left="4452" w:hanging="1080"/>
      </w:pPr>
      <w:rPr>
        <w:rFonts w:hint="default"/>
      </w:rPr>
    </w:lvl>
    <w:lvl w:ilvl="5">
      <w:start w:val="1"/>
      <w:numFmt w:val="decimal"/>
      <w:lvlText w:val="%1.%2.%3.%4.%5.%6"/>
      <w:lvlJc w:val="left"/>
      <w:pPr>
        <w:ind w:left="5235" w:hanging="1080"/>
      </w:pPr>
      <w:rPr>
        <w:rFonts w:hint="default"/>
      </w:rPr>
    </w:lvl>
    <w:lvl w:ilvl="6">
      <w:start w:val="1"/>
      <w:numFmt w:val="decimal"/>
      <w:lvlText w:val="%1.%2.%3.%4.%5.%6.%7"/>
      <w:lvlJc w:val="left"/>
      <w:pPr>
        <w:ind w:left="6378" w:hanging="1440"/>
      </w:pPr>
      <w:rPr>
        <w:rFonts w:hint="default"/>
      </w:rPr>
    </w:lvl>
    <w:lvl w:ilvl="7">
      <w:start w:val="1"/>
      <w:numFmt w:val="decimal"/>
      <w:lvlText w:val="%1.%2.%3.%4.%5.%6.%7.%8"/>
      <w:lvlJc w:val="left"/>
      <w:pPr>
        <w:ind w:left="7161" w:hanging="1440"/>
      </w:pPr>
      <w:rPr>
        <w:rFonts w:hint="default"/>
      </w:rPr>
    </w:lvl>
    <w:lvl w:ilvl="8">
      <w:start w:val="1"/>
      <w:numFmt w:val="decimal"/>
      <w:lvlText w:val="%1.%2.%3.%4.%5.%6.%7.%8.%9"/>
      <w:lvlJc w:val="left"/>
      <w:pPr>
        <w:ind w:left="8304" w:hanging="1800"/>
      </w:pPr>
      <w:rPr>
        <w:rFonts w:hint="default"/>
      </w:rPr>
    </w:lvl>
  </w:abstractNum>
  <w:abstractNum w:abstractNumId="12" w15:restartNumberingAfterBreak="0">
    <w:nsid w:val="25B07C38"/>
    <w:multiLevelType w:val="hybridMultilevel"/>
    <w:tmpl w:val="6E424A5A"/>
    <w:lvl w:ilvl="0" w:tplc="0421000F">
      <w:start w:val="1"/>
      <w:numFmt w:val="decimal"/>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13" w15:restartNumberingAfterBreak="0">
    <w:nsid w:val="28C41598"/>
    <w:multiLevelType w:val="hybridMultilevel"/>
    <w:tmpl w:val="5AEEF72C"/>
    <w:lvl w:ilvl="0" w:tplc="04210019">
      <w:start w:val="1"/>
      <w:numFmt w:val="lowerLetter"/>
      <w:lvlText w:val="%1."/>
      <w:lvlJc w:val="left"/>
      <w:pPr>
        <w:ind w:left="2007" w:hanging="360"/>
      </w:pPr>
    </w:lvl>
    <w:lvl w:ilvl="1" w:tplc="04210019" w:tentative="1">
      <w:start w:val="1"/>
      <w:numFmt w:val="lowerLetter"/>
      <w:lvlText w:val="%2."/>
      <w:lvlJc w:val="left"/>
      <w:pPr>
        <w:ind w:left="2727" w:hanging="360"/>
      </w:pPr>
    </w:lvl>
    <w:lvl w:ilvl="2" w:tplc="0421001B" w:tentative="1">
      <w:start w:val="1"/>
      <w:numFmt w:val="lowerRoman"/>
      <w:lvlText w:val="%3."/>
      <w:lvlJc w:val="right"/>
      <w:pPr>
        <w:ind w:left="3447" w:hanging="180"/>
      </w:pPr>
    </w:lvl>
    <w:lvl w:ilvl="3" w:tplc="0421000F" w:tentative="1">
      <w:start w:val="1"/>
      <w:numFmt w:val="decimal"/>
      <w:lvlText w:val="%4."/>
      <w:lvlJc w:val="left"/>
      <w:pPr>
        <w:ind w:left="4167" w:hanging="360"/>
      </w:pPr>
    </w:lvl>
    <w:lvl w:ilvl="4" w:tplc="04210019" w:tentative="1">
      <w:start w:val="1"/>
      <w:numFmt w:val="lowerLetter"/>
      <w:lvlText w:val="%5."/>
      <w:lvlJc w:val="left"/>
      <w:pPr>
        <w:ind w:left="4887" w:hanging="360"/>
      </w:pPr>
    </w:lvl>
    <w:lvl w:ilvl="5" w:tplc="0421001B" w:tentative="1">
      <w:start w:val="1"/>
      <w:numFmt w:val="lowerRoman"/>
      <w:lvlText w:val="%6."/>
      <w:lvlJc w:val="right"/>
      <w:pPr>
        <w:ind w:left="5607" w:hanging="180"/>
      </w:pPr>
    </w:lvl>
    <w:lvl w:ilvl="6" w:tplc="0421000F" w:tentative="1">
      <w:start w:val="1"/>
      <w:numFmt w:val="decimal"/>
      <w:lvlText w:val="%7."/>
      <w:lvlJc w:val="left"/>
      <w:pPr>
        <w:ind w:left="6327" w:hanging="360"/>
      </w:pPr>
    </w:lvl>
    <w:lvl w:ilvl="7" w:tplc="04210019" w:tentative="1">
      <w:start w:val="1"/>
      <w:numFmt w:val="lowerLetter"/>
      <w:lvlText w:val="%8."/>
      <w:lvlJc w:val="left"/>
      <w:pPr>
        <w:ind w:left="7047" w:hanging="360"/>
      </w:pPr>
    </w:lvl>
    <w:lvl w:ilvl="8" w:tplc="0421001B" w:tentative="1">
      <w:start w:val="1"/>
      <w:numFmt w:val="lowerRoman"/>
      <w:lvlText w:val="%9."/>
      <w:lvlJc w:val="right"/>
      <w:pPr>
        <w:ind w:left="7767" w:hanging="180"/>
      </w:pPr>
    </w:lvl>
  </w:abstractNum>
  <w:abstractNum w:abstractNumId="14" w15:restartNumberingAfterBreak="0">
    <w:nsid w:val="2B0C16A7"/>
    <w:multiLevelType w:val="hybridMultilevel"/>
    <w:tmpl w:val="C662230C"/>
    <w:lvl w:ilvl="0" w:tplc="9904CC32">
      <w:start w:val="1"/>
      <w:numFmt w:val="decimal"/>
      <w:lvlText w:val="3.%1"/>
      <w:lvlJc w:val="left"/>
      <w:pPr>
        <w:ind w:left="2007" w:hanging="360"/>
      </w:pPr>
      <w:rPr>
        <w:rFonts w:hint="default"/>
      </w:rPr>
    </w:lvl>
    <w:lvl w:ilvl="1" w:tplc="39F03F24">
      <w:start w:val="1"/>
      <w:numFmt w:val="decimal"/>
      <w:lvlText w:val="3.%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33D47F2D"/>
    <w:multiLevelType w:val="hybridMultilevel"/>
    <w:tmpl w:val="1CF8C5B2"/>
    <w:lvl w:ilvl="0" w:tplc="D40EA932">
      <w:start w:val="1"/>
      <w:numFmt w:val="decimal"/>
      <w:lvlText w:val="%1."/>
      <w:lvlJc w:val="left"/>
      <w:pPr>
        <w:ind w:left="1287" w:hanging="360"/>
      </w:pPr>
      <w:rPr>
        <w:i w:val="0"/>
        <w:iCs/>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6" w15:restartNumberingAfterBreak="0">
    <w:nsid w:val="3DC04081"/>
    <w:multiLevelType w:val="hybridMultilevel"/>
    <w:tmpl w:val="6EE48EC6"/>
    <w:lvl w:ilvl="0" w:tplc="0421000F">
      <w:start w:val="1"/>
      <w:numFmt w:val="decimal"/>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17" w15:restartNumberingAfterBreak="0">
    <w:nsid w:val="46FF71BB"/>
    <w:multiLevelType w:val="hybridMultilevel"/>
    <w:tmpl w:val="DA2200DA"/>
    <w:lvl w:ilvl="0" w:tplc="CB70239E">
      <w:start w:val="1"/>
      <w:numFmt w:val="decimal"/>
      <w:lvlText w:val="3.%1"/>
      <w:lvlJc w:val="left"/>
      <w:pPr>
        <w:ind w:left="1854" w:hanging="360"/>
      </w:pPr>
      <w:rPr>
        <w:rFonts w:hint="default"/>
      </w:rPr>
    </w:lvl>
    <w:lvl w:ilvl="1" w:tplc="04210019" w:tentative="1">
      <w:start w:val="1"/>
      <w:numFmt w:val="lowerLetter"/>
      <w:lvlText w:val="%2."/>
      <w:lvlJc w:val="left"/>
      <w:pPr>
        <w:ind w:left="2574" w:hanging="360"/>
      </w:pPr>
    </w:lvl>
    <w:lvl w:ilvl="2" w:tplc="0421001B" w:tentative="1">
      <w:start w:val="1"/>
      <w:numFmt w:val="lowerRoman"/>
      <w:lvlText w:val="%3."/>
      <w:lvlJc w:val="right"/>
      <w:pPr>
        <w:ind w:left="3294" w:hanging="180"/>
      </w:pPr>
    </w:lvl>
    <w:lvl w:ilvl="3" w:tplc="0421000F" w:tentative="1">
      <w:start w:val="1"/>
      <w:numFmt w:val="decimal"/>
      <w:lvlText w:val="%4."/>
      <w:lvlJc w:val="left"/>
      <w:pPr>
        <w:ind w:left="4014" w:hanging="360"/>
      </w:pPr>
    </w:lvl>
    <w:lvl w:ilvl="4" w:tplc="04210019" w:tentative="1">
      <w:start w:val="1"/>
      <w:numFmt w:val="lowerLetter"/>
      <w:lvlText w:val="%5."/>
      <w:lvlJc w:val="left"/>
      <w:pPr>
        <w:ind w:left="4734" w:hanging="360"/>
      </w:pPr>
    </w:lvl>
    <w:lvl w:ilvl="5" w:tplc="0421001B" w:tentative="1">
      <w:start w:val="1"/>
      <w:numFmt w:val="lowerRoman"/>
      <w:lvlText w:val="%6."/>
      <w:lvlJc w:val="right"/>
      <w:pPr>
        <w:ind w:left="5454" w:hanging="180"/>
      </w:pPr>
    </w:lvl>
    <w:lvl w:ilvl="6" w:tplc="0421000F" w:tentative="1">
      <w:start w:val="1"/>
      <w:numFmt w:val="decimal"/>
      <w:lvlText w:val="%7."/>
      <w:lvlJc w:val="left"/>
      <w:pPr>
        <w:ind w:left="6174" w:hanging="360"/>
      </w:pPr>
    </w:lvl>
    <w:lvl w:ilvl="7" w:tplc="04210019" w:tentative="1">
      <w:start w:val="1"/>
      <w:numFmt w:val="lowerLetter"/>
      <w:lvlText w:val="%8."/>
      <w:lvlJc w:val="left"/>
      <w:pPr>
        <w:ind w:left="6894" w:hanging="360"/>
      </w:pPr>
    </w:lvl>
    <w:lvl w:ilvl="8" w:tplc="0421001B" w:tentative="1">
      <w:start w:val="1"/>
      <w:numFmt w:val="lowerRoman"/>
      <w:lvlText w:val="%9."/>
      <w:lvlJc w:val="right"/>
      <w:pPr>
        <w:ind w:left="7614" w:hanging="180"/>
      </w:pPr>
    </w:lvl>
  </w:abstractNum>
  <w:abstractNum w:abstractNumId="18" w15:restartNumberingAfterBreak="0">
    <w:nsid w:val="4A851D41"/>
    <w:multiLevelType w:val="hybridMultilevel"/>
    <w:tmpl w:val="E5103016"/>
    <w:lvl w:ilvl="0" w:tplc="0421000F">
      <w:start w:val="1"/>
      <w:numFmt w:val="decimal"/>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19" w15:restartNumberingAfterBreak="0">
    <w:nsid w:val="4B012FCC"/>
    <w:multiLevelType w:val="hybridMultilevel"/>
    <w:tmpl w:val="A58211CC"/>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20" w15:restartNumberingAfterBreak="0">
    <w:nsid w:val="4EE730EE"/>
    <w:multiLevelType w:val="multilevel"/>
    <w:tmpl w:val="8E189DBE"/>
    <w:lvl w:ilvl="0">
      <w:start w:val="1"/>
      <w:numFmt w:val="none"/>
      <w:pStyle w:val="Heading1"/>
      <w:suff w:val="nothing"/>
      <w:lvlText w:val=""/>
      <w:lvlJc w:val="left"/>
      <w:pPr>
        <w:ind w:left="0" w:firstLine="0"/>
      </w:pPr>
      <w:rPr>
        <w:rFonts w:hint="default"/>
      </w:rPr>
    </w:lvl>
    <w:lvl w:ilvl="1">
      <w:start w:val="1"/>
      <w:numFmt w:val="upperRoman"/>
      <w:pStyle w:val="Heading2"/>
      <w:suff w:val="nothing"/>
      <w:lvlText w:val="BAB %1%2"/>
      <w:lvlJc w:val="left"/>
      <w:pPr>
        <w:ind w:left="0" w:firstLine="0"/>
      </w:pPr>
      <w:rPr>
        <w:rFonts w:hint="default"/>
      </w:rPr>
    </w:lvl>
    <w:lvl w:ilvl="2">
      <w:start w:val="1"/>
      <w:numFmt w:val="decimal"/>
      <w:lvlRestart w:val="1"/>
      <w:pStyle w:val="Heading3"/>
      <w:lvlText w:val="%3"/>
      <w:lvlJc w:val="left"/>
      <w:pPr>
        <w:tabs>
          <w:tab w:val="num" w:pos="567"/>
        </w:tabs>
        <w:ind w:left="0" w:firstLine="0"/>
      </w:pPr>
      <w:rPr>
        <w:rFonts w:hint="default"/>
      </w:rPr>
    </w:lvl>
    <w:lvl w:ilvl="3">
      <w:start w:val="1"/>
      <w:numFmt w:val="decimal"/>
      <w:pStyle w:val="Heading4"/>
      <w:isLgl/>
      <w:lvlText w:val="%2.%4"/>
      <w:lvlJc w:val="left"/>
      <w:pPr>
        <w:tabs>
          <w:tab w:val="num" w:pos="567"/>
        </w:tabs>
        <w:ind w:left="0" w:firstLine="0"/>
      </w:pPr>
      <w:rPr>
        <w:rFonts w:hint="default"/>
        <w:i w:val="0"/>
      </w:rPr>
    </w:lvl>
    <w:lvl w:ilvl="4">
      <w:start w:val="1"/>
      <w:numFmt w:val="decimal"/>
      <w:pStyle w:val="Heading5"/>
      <w:isLgl/>
      <w:lvlText w:val="%2.%4.%5"/>
      <w:lvlJc w:val="left"/>
      <w:pPr>
        <w:tabs>
          <w:tab w:val="num" w:pos="567"/>
        </w:tabs>
        <w:ind w:left="0" w:firstLine="0"/>
      </w:pPr>
      <w:rPr>
        <w:rFonts w:hint="default"/>
      </w:rPr>
    </w:lvl>
    <w:lvl w:ilvl="5">
      <w:start w:val="1"/>
      <w:numFmt w:val="decimal"/>
      <w:pStyle w:val="Heading6"/>
      <w:isLgl/>
      <w:lvlText w:val="%2.%4.%5.%6"/>
      <w:lvlJc w:val="left"/>
      <w:pPr>
        <w:tabs>
          <w:tab w:val="num" w:pos="737"/>
        </w:tabs>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21" w15:restartNumberingAfterBreak="0">
    <w:nsid w:val="4F901DC6"/>
    <w:multiLevelType w:val="hybridMultilevel"/>
    <w:tmpl w:val="C4F69D36"/>
    <w:lvl w:ilvl="0" w:tplc="CB70239E">
      <w:start w:val="1"/>
      <w:numFmt w:val="decimal"/>
      <w:lvlText w:val="3.%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51433601"/>
    <w:multiLevelType w:val="hybridMultilevel"/>
    <w:tmpl w:val="6EE48EC6"/>
    <w:lvl w:ilvl="0" w:tplc="0421000F">
      <w:start w:val="1"/>
      <w:numFmt w:val="decimal"/>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23" w15:restartNumberingAfterBreak="0">
    <w:nsid w:val="596C515E"/>
    <w:multiLevelType w:val="multilevel"/>
    <w:tmpl w:val="D1C2A742"/>
    <w:lvl w:ilvl="0">
      <w:start w:val="1"/>
      <w:numFmt w:val="decimal"/>
      <w:lvlText w:val="%1"/>
      <w:lvlJc w:val="left"/>
      <w:pPr>
        <w:ind w:left="360" w:hanging="360"/>
      </w:pPr>
      <w:rPr>
        <w:rFonts w:hint="default"/>
      </w:rPr>
    </w:lvl>
    <w:lvl w:ilvl="1">
      <w:start w:val="1"/>
      <w:numFmt w:val="decimal"/>
      <w:lvlRestart w:val="0"/>
      <w:lvlText w:val="%1.%2"/>
      <w:lvlJc w:val="left"/>
      <w:pPr>
        <w:ind w:left="1143" w:hanging="360"/>
      </w:pPr>
      <w:rPr>
        <w:rFonts w:hint="default"/>
      </w:rPr>
    </w:lvl>
    <w:lvl w:ilvl="2">
      <w:start w:val="1"/>
      <w:numFmt w:val="decimal"/>
      <w:lvlText w:val="%1.%2.%3"/>
      <w:lvlJc w:val="left"/>
      <w:pPr>
        <w:ind w:left="2286" w:hanging="720"/>
      </w:pPr>
      <w:rPr>
        <w:rFonts w:hint="default"/>
      </w:rPr>
    </w:lvl>
    <w:lvl w:ilvl="3">
      <w:start w:val="1"/>
      <w:numFmt w:val="decimal"/>
      <w:lvlText w:val="%1.%2.%3.%4"/>
      <w:lvlJc w:val="left"/>
      <w:pPr>
        <w:ind w:left="3069" w:hanging="720"/>
      </w:pPr>
      <w:rPr>
        <w:rFonts w:hint="default"/>
      </w:rPr>
    </w:lvl>
    <w:lvl w:ilvl="4">
      <w:start w:val="1"/>
      <w:numFmt w:val="decimal"/>
      <w:lvlText w:val="%1.%2.%3.%4.%5"/>
      <w:lvlJc w:val="left"/>
      <w:pPr>
        <w:ind w:left="4212" w:hanging="1080"/>
      </w:pPr>
      <w:rPr>
        <w:rFonts w:hint="default"/>
      </w:rPr>
    </w:lvl>
    <w:lvl w:ilvl="5">
      <w:start w:val="1"/>
      <w:numFmt w:val="decimal"/>
      <w:lvlText w:val="%1.%2.%3.%4.%5.%6"/>
      <w:lvlJc w:val="left"/>
      <w:pPr>
        <w:ind w:left="4995" w:hanging="1080"/>
      </w:pPr>
      <w:rPr>
        <w:rFonts w:hint="default"/>
      </w:rPr>
    </w:lvl>
    <w:lvl w:ilvl="6">
      <w:start w:val="1"/>
      <w:numFmt w:val="decimal"/>
      <w:lvlText w:val="%1.%2.%3.%4.%5.%6.%7"/>
      <w:lvlJc w:val="left"/>
      <w:pPr>
        <w:ind w:left="6138" w:hanging="1440"/>
      </w:pPr>
      <w:rPr>
        <w:rFonts w:hint="default"/>
      </w:rPr>
    </w:lvl>
    <w:lvl w:ilvl="7">
      <w:start w:val="1"/>
      <w:numFmt w:val="decimal"/>
      <w:lvlText w:val="%1.%2.%3.%4.%5.%6.%7.%8"/>
      <w:lvlJc w:val="left"/>
      <w:pPr>
        <w:ind w:left="6921" w:hanging="1440"/>
      </w:pPr>
      <w:rPr>
        <w:rFonts w:hint="default"/>
      </w:rPr>
    </w:lvl>
    <w:lvl w:ilvl="8">
      <w:start w:val="1"/>
      <w:numFmt w:val="decimal"/>
      <w:lvlText w:val="%1.%2.%3.%4.%5.%6.%7.%8.%9"/>
      <w:lvlJc w:val="left"/>
      <w:pPr>
        <w:ind w:left="8064" w:hanging="1800"/>
      </w:pPr>
      <w:rPr>
        <w:rFonts w:hint="default"/>
      </w:rPr>
    </w:lvl>
  </w:abstractNum>
  <w:abstractNum w:abstractNumId="24" w15:restartNumberingAfterBreak="0">
    <w:nsid w:val="5B965F32"/>
    <w:multiLevelType w:val="multilevel"/>
    <w:tmpl w:val="BB2C3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CA03569"/>
    <w:multiLevelType w:val="hybridMultilevel"/>
    <w:tmpl w:val="41FA863A"/>
    <w:lvl w:ilvl="0" w:tplc="04210019">
      <w:start w:val="1"/>
      <w:numFmt w:val="lowerLetter"/>
      <w:lvlText w:val="%1."/>
      <w:lvlJc w:val="left"/>
      <w:pPr>
        <w:ind w:left="1647" w:hanging="360"/>
      </w:pPr>
    </w:lvl>
    <w:lvl w:ilvl="1" w:tplc="04210019" w:tentative="1">
      <w:start w:val="1"/>
      <w:numFmt w:val="lowerLetter"/>
      <w:lvlText w:val="%2."/>
      <w:lvlJc w:val="left"/>
      <w:pPr>
        <w:ind w:left="2367" w:hanging="360"/>
      </w:pPr>
    </w:lvl>
    <w:lvl w:ilvl="2" w:tplc="0421001B" w:tentative="1">
      <w:start w:val="1"/>
      <w:numFmt w:val="lowerRoman"/>
      <w:lvlText w:val="%3."/>
      <w:lvlJc w:val="right"/>
      <w:pPr>
        <w:ind w:left="3087" w:hanging="180"/>
      </w:pPr>
    </w:lvl>
    <w:lvl w:ilvl="3" w:tplc="0421000F" w:tentative="1">
      <w:start w:val="1"/>
      <w:numFmt w:val="decimal"/>
      <w:lvlText w:val="%4."/>
      <w:lvlJc w:val="left"/>
      <w:pPr>
        <w:ind w:left="3807" w:hanging="360"/>
      </w:pPr>
    </w:lvl>
    <w:lvl w:ilvl="4" w:tplc="04210019" w:tentative="1">
      <w:start w:val="1"/>
      <w:numFmt w:val="lowerLetter"/>
      <w:lvlText w:val="%5."/>
      <w:lvlJc w:val="left"/>
      <w:pPr>
        <w:ind w:left="4527" w:hanging="360"/>
      </w:pPr>
    </w:lvl>
    <w:lvl w:ilvl="5" w:tplc="0421001B" w:tentative="1">
      <w:start w:val="1"/>
      <w:numFmt w:val="lowerRoman"/>
      <w:lvlText w:val="%6."/>
      <w:lvlJc w:val="right"/>
      <w:pPr>
        <w:ind w:left="5247" w:hanging="180"/>
      </w:pPr>
    </w:lvl>
    <w:lvl w:ilvl="6" w:tplc="0421000F" w:tentative="1">
      <w:start w:val="1"/>
      <w:numFmt w:val="decimal"/>
      <w:lvlText w:val="%7."/>
      <w:lvlJc w:val="left"/>
      <w:pPr>
        <w:ind w:left="5967" w:hanging="360"/>
      </w:pPr>
    </w:lvl>
    <w:lvl w:ilvl="7" w:tplc="04210019" w:tentative="1">
      <w:start w:val="1"/>
      <w:numFmt w:val="lowerLetter"/>
      <w:lvlText w:val="%8."/>
      <w:lvlJc w:val="left"/>
      <w:pPr>
        <w:ind w:left="6687" w:hanging="360"/>
      </w:pPr>
    </w:lvl>
    <w:lvl w:ilvl="8" w:tplc="0421001B" w:tentative="1">
      <w:start w:val="1"/>
      <w:numFmt w:val="lowerRoman"/>
      <w:lvlText w:val="%9."/>
      <w:lvlJc w:val="right"/>
      <w:pPr>
        <w:ind w:left="7407" w:hanging="180"/>
      </w:pPr>
    </w:lvl>
  </w:abstractNum>
  <w:abstractNum w:abstractNumId="26" w15:restartNumberingAfterBreak="0">
    <w:nsid w:val="5EE42640"/>
    <w:multiLevelType w:val="multilevel"/>
    <w:tmpl w:val="31A293BC"/>
    <w:lvl w:ilvl="0">
      <w:start w:val="1"/>
      <w:numFmt w:val="decimal"/>
      <w:lvlText w:val="%1"/>
      <w:lvlJc w:val="left"/>
      <w:pPr>
        <w:ind w:left="960" w:hanging="960"/>
      </w:pPr>
      <w:rPr>
        <w:rFonts w:hint="default"/>
      </w:rPr>
    </w:lvl>
    <w:lvl w:ilvl="1">
      <w:start w:val="1"/>
      <w:numFmt w:val="decimal"/>
      <w:lvlText w:val="%1.%2"/>
      <w:lvlJc w:val="left"/>
      <w:pPr>
        <w:ind w:left="960" w:hanging="960"/>
      </w:pPr>
      <w:rPr>
        <w:rFonts w:hint="default"/>
      </w:rPr>
    </w:lvl>
    <w:lvl w:ilvl="2">
      <w:start w:val="1"/>
      <w:numFmt w:val="decimal"/>
      <w:lvlText w:val="%1.%2.%3"/>
      <w:lvlJc w:val="left"/>
      <w:pPr>
        <w:ind w:left="960" w:hanging="960"/>
      </w:pPr>
      <w:rPr>
        <w:rFonts w:hint="default"/>
      </w:rPr>
    </w:lvl>
    <w:lvl w:ilvl="3">
      <w:start w:val="1"/>
      <w:numFmt w:val="decimal"/>
      <w:lvlText w:val="%1.%2.%3.%4"/>
      <w:lvlJc w:val="left"/>
      <w:pPr>
        <w:ind w:left="960" w:hanging="96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647A5F24"/>
    <w:multiLevelType w:val="hybridMultilevel"/>
    <w:tmpl w:val="41FA863A"/>
    <w:lvl w:ilvl="0" w:tplc="04210019">
      <w:start w:val="1"/>
      <w:numFmt w:val="lowerLetter"/>
      <w:lvlText w:val="%1."/>
      <w:lvlJc w:val="left"/>
      <w:pPr>
        <w:ind w:left="1647" w:hanging="360"/>
      </w:pPr>
    </w:lvl>
    <w:lvl w:ilvl="1" w:tplc="04210019" w:tentative="1">
      <w:start w:val="1"/>
      <w:numFmt w:val="lowerLetter"/>
      <w:lvlText w:val="%2."/>
      <w:lvlJc w:val="left"/>
      <w:pPr>
        <w:ind w:left="2367" w:hanging="360"/>
      </w:pPr>
    </w:lvl>
    <w:lvl w:ilvl="2" w:tplc="0421001B" w:tentative="1">
      <w:start w:val="1"/>
      <w:numFmt w:val="lowerRoman"/>
      <w:lvlText w:val="%3."/>
      <w:lvlJc w:val="right"/>
      <w:pPr>
        <w:ind w:left="3087" w:hanging="180"/>
      </w:pPr>
    </w:lvl>
    <w:lvl w:ilvl="3" w:tplc="0421000F" w:tentative="1">
      <w:start w:val="1"/>
      <w:numFmt w:val="decimal"/>
      <w:lvlText w:val="%4."/>
      <w:lvlJc w:val="left"/>
      <w:pPr>
        <w:ind w:left="3807" w:hanging="360"/>
      </w:pPr>
    </w:lvl>
    <w:lvl w:ilvl="4" w:tplc="04210019" w:tentative="1">
      <w:start w:val="1"/>
      <w:numFmt w:val="lowerLetter"/>
      <w:lvlText w:val="%5."/>
      <w:lvlJc w:val="left"/>
      <w:pPr>
        <w:ind w:left="4527" w:hanging="360"/>
      </w:pPr>
    </w:lvl>
    <w:lvl w:ilvl="5" w:tplc="0421001B" w:tentative="1">
      <w:start w:val="1"/>
      <w:numFmt w:val="lowerRoman"/>
      <w:lvlText w:val="%6."/>
      <w:lvlJc w:val="right"/>
      <w:pPr>
        <w:ind w:left="5247" w:hanging="180"/>
      </w:pPr>
    </w:lvl>
    <w:lvl w:ilvl="6" w:tplc="0421000F" w:tentative="1">
      <w:start w:val="1"/>
      <w:numFmt w:val="decimal"/>
      <w:lvlText w:val="%7."/>
      <w:lvlJc w:val="left"/>
      <w:pPr>
        <w:ind w:left="5967" w:hanging="360"/>
      </w:pPr>
    </w:lvl>
    <w:lvl w:ilvl="7" w:tplc="04210019" w:tentative="1">
      <w:start w:val="1"/>
      <w:numFmt w:val="lowerLetter"/>
      <w:lvlText w:val="%8."/>
      <w:lvlJc w:val="left"/>
      <w:pPr>
        <w:ind w:left="6687" w:hanging="360"/>
      </w:pPr>
    </w:lvl>
    <w:lvl w:ilvl="8" w:tplc="0421001B" w:tentative="1">
      <w:start w:val="1"/>
      <w:numFmt w:val="lowerRoman"/>
      <w:lvlText w:val="%9."/>
      <w:lvlJc w:val="right"/>
      <w:pPr>
        <w:ind w:left="7407" w:hanging="180"/>
      </w:pPr>
    </w:lvl>
  </w:abstractNum>
  <w:abstractNum w:abstractNumId="28" w15:restartNumberingAfterBreak="0">
    <w:nsid w:val="652914FA"/>
    <w:multiLevelType w:val="hybridMultilevel"/>
    <w:tmpl w:val="0880580C"/>
    <w:lvl w:ilvl="0" w:tplc="B9C8A058">
      <w:start w:val="1"/>
      <w:numFmt w:val="bullet"/>
      <w:lvlText w:val="-"/>
      <w:lvlJc w:val="left"/>
      <w:pPr>
        <w:ind w:left="1004" w:hanging="360"/>
      </w:pPr>
      <w:rPr>
        <w:rFonts w:ascii="Times New Roman" w:hAnsi="Times New Roman" w:cs="Times New Roman" w:hint="default"/>
        <w:i w:val="0"/>
        <w:color w:val="000000"/>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9" w15:restartNumberingAfterBreak="0">
    <w:nsid w:val="727F476B"/>
    <w:multiLevelType w:val="hybridMultilevel"/>
    <w:tmpl w:val="4052E524"/>
    <w:lvl w:ilvl="0" w:tplc="B3E01D36">
      <w:start w:val="1"/>
      <w:numFmt w:val="decimal"/>
      <w:lvlText w:val="3.%1."/>
      <w:lvlJc w:val="left"/>
      <w:pPr>
        <w:ind w:left="1287" w:hanging="360"/>
      </w:pPr>
      <w:rPr>
        <w:rFonts w:hint="default"/>
      </w:r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30" w15:restartNumberingAfterBreak="0">
    <w:nsid w:val="77DB4BF8"/>
    <w:multiLevelType w:val="hybridMultilevel"/>
    <w:tmpl w:val="FB7A26A4"/>
    <w:lvl w:ilvl="0" w:tplc="CB70239E">
      <w:start w:val="1"/>
      <w:numFmt w:val="decimal"/>
      <w:lvlText w:val="3.%1"/>
      <w:lvlJc w:val="left"/>
      <w:pPr>
        <w:ind w:left="1854" w:hanging="360"/>
      </w:pPr>
      <w:rPr>
        <w:rFonts w:hint="default"/>
      </w:rPr>
    </w:lvl>
    <w:lvl w:ilvl="1" w:tplc="B3E01D36">
      <w:start w:val="1"/>
      <w:numFmt w:val="decimal"/>
      <w:lvlText w:val="3.%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15:restartNumberingAfterBreak="0">
    <w:nsid w:val="7A710B3C"/>
    <w:multiLevelType w:val="hybridMultilevel"/>
    <w:tmpl w:val="72DE1CB6"/>
    <w:lvl w:ilvl="0" w:tplc="0421000F">
      <w:start w:val="1"/>
      <w:numFmt w:val="decimal"/>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num w:numId="1" w16cid:durableId="255595585">
    <w:abstractNumId w:val="20"/>
  </w:num>
  <w:num w:numId="2" w16cid:durableId="1565524923">
    <w:abstractNumId w:val="0"/>
  </w:num>
  <w:num w:numId="3" w16cid:durableId="2084599836">
    <w:abstractNumId w:val="18"/>
  </w:num>
  <w:num w:numId="4" w16cid:durableId="2710961">
    <w:abstractNumId w:val="2"/>
  </w:num>
  <w:num w:numId="5" w16cid:durableId="936795702">
    <w:abstractNumId w:val="4"/>
  </w:num>
  <w:num w:numId="6" w16cid:durableId="1115445340">
    <w:abstractNumId w:val="12"/>
  </w:num>
  <w:num w:numId="7" w16cid:durableId="1921065456">
    <w:abstractNumId w:val="1"/>
  </w:num>
  <w:num w:numId="8" w16cid:durableId="1878009538">
    <w:abstractNumId w:val="27"/>
  </w:num>
  <w:num w:numId="9" w16cid:durableId="781728546">
    <w:abstractNumId w:val="25"/>
  </w:num>
  <w:num w:numId="10" w16cid:durableId="2109420267">
    <w:abstractNumId w:val="31"/>
  </w:num>
  <w:num w:numId="11" w16cid:durableId="2066567109">
    <w:abstractNumId w:val="16"/>
  </w:num>
  <w:num w:numId="12" w16cid:durableId="1722094082">
    <w:abstractNumId w:val="13"/>
  </w:num>
  <w:num w:numId="13" w16cid:durableId="1401781914">
    <w:abstractNumId w:val="5"/>
  </w:num>
  <w:num w:numId="14" w16cid:durableId="1520504836">
    <w:abstractNumId w:val="22"/>
  </w:num>
  <w:num w:numId="15" w16cid:durableId="394594434">
    <w:abstractNumId w:val="9"/>
  </w:num>
  <w:num w:numId="16" w16cid:durableId="1880239335">
    <w:abstractNumId w:val="15"/>
  </w:num>
  <w:num w:numId="17" w16cid:durableId="897975579">
    <w:abstractNumId w:val="28"/>
  </w:num>
  <w:num w:numId="18" w16cid:durableId="1239750943">
    <w:abstractNumId w:val="23"/>
  </w:num>
  <w:num w:numId="19" w16cid:durableId="84393499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01214949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878511136">
    <w:abstractNumId w:val="23"/>
  </w:num>
  <w:num w:numId="22" w16cid:durableId="900947321">
    <w:abstractNumId w:val="23"/>
  </w:num>
  <w:num w:numId="23" w16cid:durableId="542405844">
    <w:abstractNumId w:val="23"/>
  </w:num>
  <w:num w:numId="24" w16cid:durableId="529728545">
    <w:abstractNumId w:val="26"/>
  </w:num>
  <w:num w:numId="25" w16cid:durableId="53547692">
    <w:abstractNumId w:val="11"/>
  </w:num>
  <w:num w:numId="26" w16cid:durableId="1770586822">
    <w:abstractNumId w:val="30"/>
  </w:num>
  <w:num w:numId="27" w16cid:durableId="1861165459">
    <w:abstractNumId w:val="29"/>
  </w:num>
  <w:num w:numId="28" w16cid:durableId="2027779696">
    <w:abstractNumId w:val="14"/>
  </w:num>
  <w:num w:numId="29" w16cid:durableId="1551843564">
    <w:abstractNumId w:val="17"/>
  </w:num>
  <w:num w:numId="30" w16cid:durableId="1875535342">
    <w:abstractNumId w:val="10"/>
  </w:num>
  <w:num w:numId="31" w16cid:durableId="1954169434">
    <w:abstractNumId w:val="21"/>
  </w:num>
  <w:num w:numId="32" w16cid:durableId="1960716490">
    <w:abstractNumId w:val="19"/>
  </w:num>
  <w:num w:numId="33" w16cid:durableId="252275687">
    <w:abstractNumId w:val="6"/>
  </w:num>
  <w:num w:numId="34" w16cid:durableId="933242196">
    <w:abstractNumId w:val="8"/>
  </w:num>
  <w:num w:numId="35" w16cid:durableId="1908025886">
    <w:abstractNumId w:val="20"/>
  </w:num>
  <w:num w:numId="36" w16cid:durableId="850068716">
    <w:abstractNumId w:val="20"/>
  </w:num>
  <w:num w:numId="37" w16cid:durableId="2095975901">
    <w:abstractNumId w:val="24"/>
  </w:num>
  <w:num w:numId="38" w16cid:durableId="1935628747">
    <w:abstractNumId w:val="3"/>
  </w:num>
  <w:num w:numId="39" w16cid:durableId="320624687">
    <w:abstractNumId w:val="20"/>
  </w:num>
  <w:num w:numId="40" w16cid:durableId="157423422">
    <w:abstractNumId w:val="7"/>
  </w:num>
  <w:numIdMacAtCleanup w:val="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zi faisal">
    <w15:presenceInfo w15:providerId="Windows Live" w15:userId="58a716c561e2f62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revisionView w:markup="0"/>
  <w:defaultTabStop w:val="720"/>
  <w:characterSpacingControl w:val="doNotCompress"/>
  <w:hdrShapeDefaults>
    <o:shapedefaults v:ext="edit" spidmax="2052" fill="f" fillcolor="white" stroke="f">
      <v:fill color="white" on="f"/>
      <v:stroke on="f"/>
    </o:shapedefaults>
  </w:hdrShapeDefaults>
  <w:footnotePr>
    <w:footnote w:id="-1"/>
    <w:footnote w:id="0"/>
    <w:footnote w:id="1"/>
  </w:footnotePr>
  <w:endnotePr>
    <w:endnote w:id="-1"/>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4702"/>
    <w:rsid w:val="0000049E"/>
    <w:rsid w:val="000004BA"/>
    <w:rsid w:val="00002612"/>
    <w:rsid w:val="00002BF5"/>
    <w:rsid w:val="00003A1E"/>
    <w:rsid w:val="0000511C"/>
    <w:rsid w:val="00007C82"/>
    <w:rsid w:val="000107F4"/>
    <w:rsid w:val="00010A94"/>
    <w:rsid w:val="000112F5"/>
    <w:rsid w:val="00011449"/>
    <w:rsid w:val="00011656"/>
    <w:rsid w:val="00011F6A"/>
    <w:rsid w:val="00012A3B"/>
    <w:rsid w:val="000142AA"/>
    <w:rsid w:val="0001473D"/>
    <w:rsid w:val="0001554C"/>
    <w:rsid w:val="00016977"/>
    <w:rsid w:val="00017484"/>
    <w:rsid w:val="000206C0"/>
    <w:rsid w:val="00020762"/>
    <w:rsid w:val="00020C80"/>
    <w:rsid w:val="00021733"/>
    <w:rsid w:val="000218C0"/>
    <w:rsid w:val="00021F6C"/>
    <w:rsid w:val="0002207B"/>
    <w:rsid w:val="00023041"/>
    <w:rsid w:val="00023284"/>
    <w:rsid w:val="00023DDC"/>
    <w:rsid w:val="0002454A"/>
    <w:rsid w:val="00026D8C"/>
    <w:rsid w:val="000271C4"/>
    <w:rsid w:val="000272EC"/>
    <w:rsid w:val="00027629"/>
    <w:rsid w:val="0003167D"/>
    <w:rsid w:val="00031F0E"/>
    <w:rsid w:val="00032285"/>
    <w:rsid w:val="00032CEC"/>
    <w:rsid w:val="000330B4"/>
    <w:rsid w:val="00033DAC"/>
    <w:rsid w:val="0003547D"/>
    <w:rsid w:val="00035BA1"/>
    <w:rsid w:val="00035D0A"/>
    <w:rsid w:val="00036F69"/>
    <w:rsid w:val="00037599"/>
    <w:rsid w:val="00040308"/>
    <w:rsid w:val="0004161F"/>
    <w:rsid w:val="00041B79"/>
    <w:rsid w:val="000421F6"/>
    <w:rsid w:val="00042587"/>
    <w:rsid w:val="0004276F"/>
    <w:rsid w:val="00042787"/>
    <w:rsid w:val="000436EA"/>
    <w:rsid w:val="00043C82"/>
    <w:rsid w:val="00044571"/>
    <w:rsid w:val="00046441"/>
    <w:rsid w:val="00053515"/>
    <w:rsid w:val="00053534"/>
    <w:rsid w:val="00053D46"/>
    <w:rsid w:val="00054192"/>
    <w:rsid w:val="00054725"/>
    <w:rsid w:val="00054C9C"/>
    <w:rsid w:val="00055142"/>
    <w:rsid w:val="00055F24"/>
    <w:rsid w:val="00056332"/>
    <w:rsid w:val="00060878"/>
    <w:rsid w:val="00060944"/>
    <w:rsid w:val="000621CA"/>
    <w:rsid w:val="000624EE"/>
    <w:rsid w:val="000627A5"/>
    <w:rsid w:val="00062B82"/>
    <w:rsid w:val="00063D32"/>
    <w:rsid w:val="00063F01"/>
    <w:rsid w:val="00064DD4"/>
    <w:rsid w:val="00064FC7"/>
    <w:rsid w:val="00066580"/>
    <w:rsid w:val="00066D2C"/>
    <w:rsid w:val="00066D2E"/>
    <w:rsid w:val="0006730E"/>
    <w:rsid w:val="000676DC"/>
    <w:rsid w:val="000706B4"/>
    <w:rsid w:val="000719D0"/>
    <w:rsid w:val="00071F4F"/>
    <w:rsid w:val="0007359F"/>
    <w:rsid w:val="000739E3"/>
    <w:rsid w:val="00073C1A"/>
    <w:rsid w:val="00073FEC"/>
    <w:rsid w:val="0007491D"/>
    <w:rsid w:val="000766B5"/>
    <w:rsid w:val="00077850"/>
    <w:rsid w:val="00077AC6"/>
    <w:rsid w:val="00077BBA"/>
    <w:rsid w:val="0008159D"/>
    <w:rsid w:val="00081A8C"/>
    <w:rsid w:val="000832B2"/>
    <w:rsid w:val="0008459A"/>
    <w:rsid w:val="00084EC3"/>
    <w:rsid w:val="000856D8"/>
    <w:rsid w:val="000875EA"/>
    <w:rsid w:val="00087931"/>
    <w:rsid w:val="00087A54"/>
    <w:rsid w:val="00090406"/>
    <w:rsid w:val="00090D69"/>
    <w:rsid w:val="000936D5"/>
    <w:rsid w:val="000942DD"/>
    <w:rsid w:val="00094AD1"/>
    <w:rsid w:val="00095A1F"/>
    <w:rsid w:val="0009630D"/>
    <w:rsid w:val="00096FD2"/>
    <w:rsid w:val="00097000"/>
    <w:rsid w:val="000A059D"/>
    <w:rsid w:val="000A06BF"/>
    <w:rsid w:val="000A154E"/>
    <w:rsid w:val="000A25F0"/>
    <w:rsid w:val="000A3DED"/>
    <w:rsid w:val="000A46E2"/>
    <w:rsid w:val="000A5BB0"/>
    <w:rsid w:val="000A7760"/>
    <w:rsid w:val="000A7929"/>
    <w:rsid w:val="000A7EE1"/>
    <w:rsid w:val="000B05C9"/>
    <w:rsid w:val="000B0B1A"/>
    <w:rsid w:val="000B144C"/>
    <w:rsid w:val="000B14D2"/>
    <w:rsid w:val="000B1AA7"/>
    <w:rsid w:val="000B2521"/>
    <w:rsid w:val="000B25A1"/>
    <w:rsid w:val="000B28E0"/>
    <w:rsid w:val="000B2CB1"/>
    <w:rsid w:val="000B3DED"/>
    <w:rsid w:val="000B6676"/>
    <w:rsid w:val="000B678E"/>
    <w:rsid w:val="000B6C4D"/>
    <w:rsid w:val="000B6C7F"/>
    <w:rsid w:val="000B6DF4"/>
    <w:rsid w:val="000C0414"/>
    <w:rsid w:val="000C0423"/>
    <w:rsid w:val="000C2E7C"/>
    <w:rsid w:val="000C39BA"/>
    <w:rsid w:val="000C4A80"/>
    <w:rsid w:val="000C5403"/>
    <w:rsid w:val="000C574F"/>
    <w:rsid w:val="000C5B1A"/>
    <w:rsid w:val="000C69DB"/>
    <w:rsid w:val="000C7878"/>
    <w:rsid w:val="000C7A83"/>
    <w:rsid w:val="000D0543"/>
    <w:rsid w:val="000D05FE"/>
    <w:rsid w:val="000D1001"/>
    <w:rsid w:val="000D23AB"/>
    <w:rsid w:val="000D3072"/>
    <w:rsid w:val="000D4ABD"/>
    <w:rsid w:val="000D579D"/>
    <w:rsid w:val="000D61A5"/>
    <w:rsid w:val="000D7217"/>
    <w:rsid w:val="000D7E24"/>
    <w:rsid w:val="000D7EF2"/>
    <w:rsid w:val="000E1422"/>
    <w:rsid w:val="000E1D62"/>
    <w:rsid w:val="000E1FB7"/>
    <w:rsid w:val="000E24C8"/>
    <w:rsid w:val="000E25A1"/>
    <w:rsid w:val="000E44C8"/>
    <w:rsid w:val="000E7291"/>
    <w:rsid w:val="000E7300"/>
    <w:rsid w:val="000E7576"/>
    <w:rsid w:val="000F087A"/>
    <w:rsid w:val="000F0FD4"/>
    <w:rsid w:val="000F127C"/>
    <w:rsid w:val="000F1BAD"/>
    <w:rsid w:val="000F1C03"/>
    <w:rsid w:val="000F1F3E"/>
    <w:rsid w:val="000F2514"/>
    <w:rsid w:val="000F3A0D"/>
    <w:rsid w:val="000F4B90"/>
    <w:rsid w:val="000F50F7"/>
    <w:rsid w:val="000F53A1"/>
    <w:rsid w:val="000F5B4E"/>
    <w:rsid w:val="000F5F74"/>
    <w:rsid w:val="000F7543"/>
    <w:rsid w:val="000F788F"/>
    <w:rsid w:val="000F7EDB"/>
    <w:rsid w:val="00101039"/>
    <w:rsid w:val="001024C8"/>
    <w:rsid w:val="00102607"/>
    <w:rsid w:val="00102B50"/>
    <w:rsid w:val="001031EB"/>
    <w:rsid w:val="001049E3"/>
    <w:rsid w:val="00104E1E"/>
    <w:rsid w:val="00105EF1"/>
    <w:rsid w:val="00106EC2"/>
    <w:rsid w:val="00107E01"/>
    <w:rsid w:val="00110A13"/>
    <w:rsid w:val="001121F9"/>
    <w:rsid w:val="00112549"/>
    <w:rsid w:val="00112611"/>
    <w:rsid w:val="001126B6"/>
    <w:rsid w:val="001142FA"/>
    <w:rsid w:val="00115306"/>
    <w:rsid w:val="00115F70"/>
    <w:rsid w:val="00116FE0"/>
    <w:rsid w:val="00117F9A"/>
    <w:rsid w:val="00120091"/>
    <w:rsid w:val="00124EE0"/>
    <w:rsid w:val="001256BC"/>
    <w:rsid w:val="0012573D"/>
    <w:rsid w:val="00125B6F"/>
    <w:rsid w:val="00126D19"/>
    <w:rsid w:val="00126F3E"/>
    <w:rsid w:val="00126F9D"/>
    <w:rsid w:val="001272F4"/>
    <w:rsid w:val="00130307"/>
    <w:rsid w:val="00132E65"/>
    <w:rsid w:val="00134F5F"/>
    <w:rsid w:val="001358AD"/>
    <w:rsid w:val="00135C63"/>
    <w:rsid w:val="00137197"/>
    <w:rsid w:val="00137A8C"/>
    <w:rsid w:val="00140882"/>
    <w:rsid w:val="00140EBD"/>
    <w:rsid w:val="00141341"/>
    <w:rsid w:val="001415ED"/>
    <w:rsid w:val="00142BC1"/>
    <w:rsid w:val="001446DF"/>
    <w:rsid w:val="0014659B"/>
    <w:rsid w:val="00147302"/>
    <w:rsid w:val="00147F25"/>
    <w:rsid w:val="0015020E"/>
    <w:rsid w:val="001504E1"/>
    <w:rsid w:val="00150F73"/>
    <w:rsid w:val="00151B12"/>
    <w:rsid w:val="00151BBE"/>
    <w:rsid w:val="00151F7B"/>
    <w:rsid w:val="00152242"/>
    <w:rsid w:val="00153675"/>
    <w:rsid w:val="00154D25"/>
    <w:rsid w:val="0015596C"/>
    <w:rsid w:val="00155BF4"/>
    <w:rsid w:val="001565F4"/>
    <w:rsid w:val="00156B87"/>
    <w:rsid w:val="00157AD8"/>
    <w:rsid w:val="00161465"/>
    <w:rsid w:val="00161B4D"/>
    <w:rsid w:val="00162871"/>
    <w:rsid w:val="001631A7"/>
    <w:rsid w:val="001638B2"/>
    <w:rsid w:val="00163BD2"/>
    <w:rsid w:val="001644EB"/>
    <w:rsid w:val="00164885"/>
    <w:rsid w:val="001665F4"/>
    <w:rsid w:val="00167396"/>
    <w:rsid w:val="0017064A"/>
    <w:rsid w:val="001708C1"/>
    <w:rsid w:val="001714D5"/>
    <w:rsid w:val="0017239E"/>
    <w:rsid w:val="001726FB"/>
    <w:rsid w:val="00172AAA"/>
    <w:rsid w:val="00172FF8"/>
    <w:rsid w:val="00173010"/>
    <w:rsid w:val="00173015"/>
    <w:rsid w:val="0017336C"/>
    <w:rsid w:val="0017348C"/>
    <w:rsid w:val="00173AFF"/>
    <w:rsid w:val="00175257"/>
    <w:rsid w:val="00176760"/>
    <w:rsid w:val="00176ECC"/>
    <w:rsid w:val="001772A5"/>
    <w:rsid w:val="001772B6"/>
    <w:rsid w:val="00177487"/>
    <w:rsid w:val="00180A88"/>
    <w:rsid w:val="001820E8"/>
    <w:rsid w:val="00182360"/>
    <w:rsid w:val="00182611"/>
    <w:rsid w:val="00183727"/>
    <w:rsid w:val="001837DF"/>
    <w:rsid w:val="00184473"/>
    <w:rsid w:val="0018468D"/>
    <w:rsid w:val="001855AB"/>
    <w:rsid w:val="001866A6"/>
    <w:rsid w:val="00186CC6"/>
    <w:rsid w:val="0019030C"/>
    <w:rsid w:val="00191981"/>
    <w:rsid w:val="00192850"/>
    <w:rsid w:val="00192C5A"/>
    <w:rsid w:val="00193868"/>
    <w:rsid w:val="0019561F"/>
    <w:rsid w:val="00195FBC"/>
    <w:rsid w:val="00196342"/>
    <w:rsid w:val="001A009E"/>
    <w:rsid w:val="001A03C6"/>
    <w:rsid w:val="001A0868"/>
    <w:rsid w:val="001A0A60"/>
    <w:rsid w:val="001A1071"/>
    <w:rsid w:val="001A1262"/>
    <w:rsid w:val="001A1515"/>
    <w:rsid w:val="001A19CD"/>
    <w:rsid w:val="001A23ED"/>
    <w:rsid w:val="001A263A"/>
    <w:rsid w:val="001A2CC1"/>
    <w:rsid w:val="001A31F9"/>
    <w:rsid w:val="001A3306"/>
    <w:rsid w:val="001A4664"/>
    <w:rsid w:val="001A4AB4"/>
    <w:rsid w:val="001A6787"/>
    <w:rsid w:val="001A6B1F"/>
    <w:rsid w:val="001B0D57"/>
    <w:rsid w:val="001B0E30"/>
    <w:rsid w:val="001B10D8"/>
    <w:rsid w:val="001B14DC"/>
    <w:rsid w:val="001B17C6"/>
    <w:rsid w:val="001B35F3"/>
    <w:rsid w:val="001B3744"/>
    <w:rsid w:val="001B447D"/>
    <w:rsid w:val="001B44DD"/>
    <w:rsid w:val="001B5823"/>
    <w:rsid w:val="001B5928"/>
    <w:rsid w:val="001B6EA5"/>
    <w:rsid w:val="001B7F77"/>
    <w:rsid w:val="001C012B"/>
    <w:rsid w:val="001C1087"/>
    <w:rsid w:val="001C2C2F"/>
    <w:rsid w:val="001C53F8"/>
    <w:rsid w:val="001C5F1E"/>
    <w:rsid w:val="001C6062"/>
    <w:rsid w:val="001C637F"/>
    <w:rsid w:val="001C66CF"/>
    <w:rsid w:val="001C6E66"/>
    <w:rsid w:val="001C6EE6"/>
    <w:rsid w:val="001C71E9"/>
    <w:rsid w:val="001C760C"/>
    <w:rsid w:val="001C7ACD"/>
    <w:rsid w:val="001D2C9B"/>
    <w:rsid w:val="001D33F8"/>
    <w:rsid w:val="001D349B"/>
    <w:rsid w:val="001D3504"/>
    <w:rsid w:val="001D3D81"/>
    <w:rsid w:val="001D3DD0"/>
    <w:rsid w:val="001D49FE"/>
    <w:rsid w:val="001D4C59"/>
    <w:rsid w:val="001D56C3"/>
    <w:rsid w:val="001D6EF9"/>
    <w:rsid w:val="001D77A7"/>
    <w:rsid w:val="001D794D"/>
    <w:rsid w:val="001D79E4"/>
    <w:rsid w:val="001E08AB"/>
    <w:rsid w:val="001E0FCC"/>
    <w:rsid w:val="001E27EA"/>
    <w:rsid w:val="001E2F1D"/>
    <w:rsid w:val="001E47D3"/>
    <w:rsid w:val="001E492E"/>
    <w:rsid w:val="001E4D1C"/>
    <w:rsid w:val="001E4FA8"/>
    <w:rsid w:val="001E509B"/>
    <w:rsid w:val="001E597F"/>
    <w:rsid w:val="001E6B16"/>
    <w:rsid w:val="001E6BA7"/>
    <w:rsid w:val="001E771A"/>
    <w:rsid w:val="001E7FFA"/>
    <w:rsid w:val="001F042D"/>
    <w:rsid w:val="001F10D5"/>
    <w:rsid w:val="001F1365"/>
    <w:rsid w:val="001F3F60"/>
    <w:rsid w:val="001F41A5"/>
    <w:rsid w:val="001F5257"/>
    <w:rsid w:val="001F52BE"/>
    <w:rsid w:val="001F6E16"/>
    <w:rsid w:val="001F714D"/>
    <w:rsid w:val="001F7BC0"/>
    <w:rsid w:val="002000B9"/>
    <w:rsid w:val="00200481"/>
    <w:rsid w:val="00201424"/>
    <w:rsid w:val="00201DC8"/>
    <w:rsid w:val="00202014"/>
    <w:rsid w:val="00202028"/>
    <w:rsid w:val="002029CB"/>
    <w:rsid w:val="00202A1B"/>
    <w:rsid w:val="00203D19"/>
    <w:rsid w:val="00204848"/>
    <w:rsid w:val="00205248"/>
    <w:rsid w:val="00205440"/>
    <w:rsid w:val="0020588E"/>
    <w:rsid w:val="00206787"/>
    <w:rsid w:val="00207630"/>
    <w:rsid w:val="00207DB8"/>
    <w:rsid w:val="00211CA7"/>
    <w:rsid w:val="00211CC1"/>
    <w:rsid w:val="00211D5D"/>
    <w:rsid w:val="0021252F"/>
    <w:rsid w:val="002126DC"/>
    <w:rsid w:val="0021333B"/>
    <w:rsid w:val="002139C6"/>
    <w:rsid w:val="002145A1"/>
    <w:rsid w:val="00214970"/>
    <w:rsid w:val="00217231"/>
    <w:rsid w:val="00217325"/>
    <w:rsid w:val="00217596"/>
    <w:rsid w:val="00223034"/>
    <w:rsid w:val="002230E7"/>
    <w:rsid w:val="00223312"/>
    <w:rsid w:val="0022363E"/>
    <w:rsid w:val="00224222"/>
    <w:rsid w:val="00224588"/>
    <w:rsid w:val="002246B9"/>
    <w:rsid w:val="002252A1"/>
    <w:rsid w:val="002253C7"/>
    <w:rsid w:val="00225654"/>
    <w:rsid w:val="0022637E"/>
    <w:rsid w:val="0022650A"/>
    <w:rsid w:val="0022727B"/>
    <w:rsid w:val="002273A5"/>
    <w:rsid w:val="00227B03"/>
    <w:rsid w:val="00230910"/>
    <w:rsid w:val="00232F06"/>
    <w:rsid w:val="00232FAA"/>
    <w:rsid w:val="00233732"/>
    <w:rsid w:val="002347A1"/>
    <w:rsid w:val="00234A86"/>
    <w:rsid w:val="00234F14"/>
    <w:rsid w:val="00235191"/>
    <w:rsid w:val="0023554E"/>
    <w:rsid w:val="00236A2C"/>
    <w:rsid w:val="002400E8"/>
    <w:rsid w:val="002404DB"/>
    <w:rsid w:val="0024053C"/>
    <w:rsid w:val="0024096B"/>
    <w:rsid w:val="00241167"/>
    <w:rsid w:val="002411BE"/>
    <w:rsid w:val="00241BAF"/>
    <w:rsid w:val="00241C0F"/>
    <w:rsid w:val="00241FA0"/>
    <w:rsid w:val="00241FCA"/>
    <w:rsid w:val="00242101"/>
    <w:rsid w:val="0024224C"/>
    <w:rsid w:val="002422CD"/>
    <w:rsid w:val="00242DFE"/>
    <w:rsid w:val="00242FED"/>
    <w:rsid w:val="002430D6"/>
    <w:rsid w:val="002456F0"/>
    <w:rsid w:val="00245A64"/>
    <w:rsid w:val="00246991"/>
    <w:rsid w:val="00250568"/>
    <w:rsid w:val="002539FB"/>
    <w:rsid w:val="00254D34"/>
    <w:rsid w:val="002552FC"/>
    <w:rsid w:val="0025593C"/>
    <w:rsid w:val="00255C2B"/>
    <w:rsid w:val="00256045"/>
    <w:rsid w:val="00257A6F"/>
    <w:rsid w:val="0026032A"/>
    <w:rsid w:val="002607A9"/>
    <w:rsid w:val="002609BF"/>
    <w:rsid w:val="00261E63"/>
    <w:rsid w:val="00262F6F"/>
    <w:rsid w:val="002633DC"/>
    <w:rsid w:val="00263BEA"/>
    <w:rsid w:val="0026573F"/>
    <w:rsid w:val="00265D8C"/>
    <w:rsid w:val="002665CE"/>
    <w:rsid w:val="002679BD"/>
    <w:rsid w:val="00267A57"/>
    <w:rsid w:val="00267C34"/>
    <w:rsid w:val="00270671"/>
    <w:rsid w:val="002712B8"/>
    <w:rsid w:val="00271642"/>
    <w:rsid w:val="00272468"/>
    <w:rsid w:val="002752F2"/>
    <w:rsid w:val="00275BD7"/>
    <w:rsid w:val="0027757B"/>
    <w:rsid w:val="00280D0F"/>
    <w:rsid w:val="00280FDC"/>
    <w:rsid w:val="0028189D"/>
    <w:rsid w:val="00281949"/>
    <w:rsid w:val="00281D08"/>
    <w:rsid w:val="0028241C"/>
    <w:rsid w:val="002838A7"/>
    <w:rsid w:val="00283D5F"/>
    <w:rsid w:val="002846D2"/>
    <w:rsid w:val="00284EC7"/>
    <w:rsid w:val="00285527"/>
    <w:rsid w:val="002863F7"/>
    <w:rsid w:val="0028690B"/>
    <w:rsid w:val="0028719A"/>
    <w:rsid w:val="00287604"/>
    <w:rsid w:val="00287E3A"/>
    <w:rsid w:val="00290561"/>
    <w:rsid w:val="002935CA"/>
    <w:rsid w:val="0029385C"/>
    <w:rsid w:val="00294EAA"/>
    <w:rsid w:val="002955C5"/>
    <w:rsid w:val="002957CF"/>
    <w:rsid w:val="00295851"/>
    <w:rsid w:val="0029658E"/>
    <w:rsid w:val="002A0C8C"/>
    <w:rsid w:val="002A1078"/>
    <w:rsid w:val="002A1F56"/>
    <w:rsid w:val="002A2454"/>
    <w:rsid w:val="002A29AD"/>
    <w:rsid w:val="002A2A5B"/>
    <w:rsid w:val="002A5D9E"/>
    <w:rsid w:val="002A6159"/>
    <w:rsid w:val="002A67E6"/>
    <w:rsid w:val="002B0684"/>
    <w:rsid w:val="002B0792"/>
    <w:rsid w:val="002B15AC"/>
    <w:rsid w:val="002B1EC0"/>
    <w:rsid w:val="002B2445"/>
    <w:rsid w:val="002B3BC6"/>
    <w:rsid w:val="002B5205"/>
    <w:rsid w:val="002B5702"/>
    <w:rsid w:val="002B5745"/>
    <w:rsid w:val="002B5A79"/>
    <w:rsid w:val="002B6036"/>
    <w:rsid w:val="002B670E"/>
    <w:rsid w:val="002C130B"/>
    <w:rsid w:val="002C1FB0"/>
    <w:rsid w:val="002C2DC1"/>
    <w:rsid w:val="002C34B6"/>
    <w:rsid w:val="002C420B"/>
    <w:rsid w:val="002C43F4"/>
    <w:rsid w:val="002C49EA"/>
    <w:rsid w:val="002C5B2D"/>
    <w:rsid w:val="002D038D"/>
    <w:rsid w:val="002D04BA"/>
    <w:rsid w:val="002D1C12"/>
    <w:rsid w:val="002D1F1E"/>
    <w:rsid w:val="002D2522"/>
    <w:rsid w:val="002D300E"/>
    <w:rsid w:val="002D4836"/>
    <w:rsid w:val="002D5D6C"/>
    <w:rsid w:val="002D6D07"/>
    <w:rsid w:val="002E13C5"/>
    <w:rsid w:val="002E2B90"/>
    <w:rsid w:val="002E2E35"/>
    <w:rsid w:val="002E5603"/>
    <w:rsid w:val="002E5755"/>
    <w:rsid w:val="002E6DC6"/>
    <w:rsid w:val="002F05CB"/>
    <w:rsid w:val="002F0A2D"/>
    <w:rsid w:val="002F0B93"/>
    <w:rsid w:val="002F2A98"/>
    <w:rsid w:val="002F2F0F"/>
    <w:rsid w:val="002F3199"/>
    <w:rsid w:val="002F48EF"/>
    <w:rsid w:val="002F4B22"/>
    <w:rsid w:val="002F4C40"/>
    <w:rsid w:val="002F5B5D"/>
    <w:rsid w:val="002F6F1C"/>
    <w:rsid w:val="00300A4E"/>
    <w:rsid w:val="00300B82"/>
    <w:rsid w:val="00301A0C"/>
    <w:rsid w:val="003021F5"/>
    <w:rsid w:val="003032B1"/>
    <w:rsid w:val="003039D3"/>
    <w:rsid w:val="0030478E"/>
    <w:rsid w:val="003060A1"/>
    <w:rsid w:val="003064C2"/>
    <w:rsid w:val="00306CBA"/>
    <w:rsid w:val="003071CB"/>
    <w:rsid w:val="00307C9C"/>
    <w:rsid w:val="003100EE"/>
    <w:rsid w:val="00310F3A"/>
    <w:rsid w:val="0031187A"/>
    <w:rsid w:val="0031294A"/>
    <w:rsid w:val="003136D8"/>
    <w:rsid w:val="003147C2"/>
    <w:rsid w:val="00314E79"/>
    <w:rsid w:val="00316D73"/>
    <w:rsid w:val="0031721F"/>
    <w:rsid w:val="003201A2"/>
    <w:rsid w:val="00320277"/>
    <w:rsid w:val="003206FC"/>
    <w:rsid w:val="00320E8E"/>
    <w:rsid w:val="00321212"/>
    <w:rsid w:val="003228E2"/>
    <w:rsid w:val="003230DE"/>
    <w:rsid w:val="00323562"/>
    <w:rsid w:val="003236AD"/>
    <w:rsid w:val="003239EB"/>
    <w:rsid w:val="003246A1"/>
    <w:rsid w:val="00324DAF"/>
    <w:rsid w:val="00325058"/>
    <w:rsid w:val="00325148"/>
    <w:rsid w:val="00325757"/>
    <w:rsid w:val="00326492"/>
    <w:rsid w:val="00326963"/>
    <w:rsid w:val="00327D49"/>
    <w:rsid w:val="003302CA"/>
    <w:rsid w:val="00330A86"/>
    <w:rsid w:val="00330BD2"/>
    <w:rsid w:val="0033110D"/>
    <w:rsid w:val="0033131E"/>
    <w:rsid w:val="0033137B"/>
    <w:rsid w:val="00333177"/>
    <w:rsid w:val="003332DD"/>
    <w:rsid w:val="003338A3"/>
    <w:rsid w:val="00333F56"/>
    <w:rsid w:val="003344AB"/>
    <w:rsid w:val="00334861"/>
    <w:rsid w:val="003353D0"/>
    <w:rsid w:val="0033784A"/>
    <w:rsid w:val="00337F8C"/>
    <w:rsid w:val="00341633"/>
    <w:rsid w:val="0034238A"/>
    <w:rsid w:val="00342F0B"/>
    <w:rsid w:val="00343AE6"/>
    <w:rsid w:val="00343E70"/>
    <w:rsid w:val="00345CFD"/>
    <w:rsid w:val="00350132"/>
    <w:rsid w:val="00350175"/>
    <w:rsid w:val="00350581"/>
    <w:rsid w:val="003518E8"/>
    <w:rsid w:val="003525C4"/>
    <w:rsid w:val="00352D6A"/>
    <w:rsid w:val="003543C8"/>
    <w:rsid w:val="00354817"/>
    <w:rsid w:val="0035487C"/>
    <w:rsid w:val="00356094"/>
    <w:rsid w:val="00360260"/>
    <w:rsid w:val="0036053B"/>
    <w:rsid w:val="003608E2"/>
    <w:rsid w:val="00361396"/>
    <w:rsid w:val="00361A15"/>
    <w:rsid w:val="00361EE3"/>
    <w:rsid w:val="00361F97"/>
    <w:rsid w:val="003626BD"/>
    <w:rsid w:val="003633F6"/>
    <w:rsid w:val="00364C42"/>
    <w:rsid w:val="003655AD"/>
    <w:rsid w:val="00370EF0"/>
    <w:rsid w:val="003747FE"/>
    <w:rsid w:val="003753E1"/>
    <w:rsid w:val="00375E65"/>
    <w:rsid w:val="00376FA7"/>
    <w:rsid w:val="00381109"/>
    <w:rsid w:val="003827DC"/>
    <w:rsid w:val="00382BC0"/>
    <w:rsid w:val="00384659"/>
    <w:rsid w:val="0038474F"/>
    <w:rsid w:val="00385093"/>
    <w:rsid w:val="003863E0"/>
    <w:rsid w:val="003876E7"/>
    <w:rsid w:val="00387DF7"/>
    <w:rsid w:val="00390B06"/>
    <w:rsid w:val="00390C9F"/>
    <w:rsid w:val="00391539"/>
    <w:rsid w:val="00392017"/>
    <w:rsid w:val="00393B08"/>
    <w:rsid w:val="00394C89"/>
    <w:rsid w:val="00394E4B"/>
    <w:rsid w:val="00394FE4"/>
    <w:rsid w:val="00395C96"/>
    <w:rsid w:val="003A0DC8"/>
    <w:rsid w:val="003A109C"/>
    <w:rsid w:val="003A17B0"/>
    <w:rsid w:val="003A3593"/>
    <w:rsid w:val="003A3E1D"/>
    <w:rsid w:val="003A3EF4"/>
    <w:rsid w:val="003A4279"/>
    <w:rsid w:val="003A42FE"/>
    <w:rsid w:val="003A5452"/>
    <w:rsid w:val="003A593C"/>
    <w:rsid w:val="003A5C57"/>
    <w:rsid w:val="003A6335"/>
    <w:rsid w:val="003A6755"/>
    <w:rsid w:val="003A77EE"/>
    <w:rsid w:val="003A7845"/>
    <w:rsid w:val="003A7A68"/>
    <w:rsid w:val="003A7D52"/>
    <w:rsid w:val="003A7E3B"/>
    <w:rsid w:val="003B1C02"/>
    <w:rsid w:val="003B2E74"/>
    <w:rsid w:val="003B2EA1"/>
    <w:rsid w:val="003B311F"/>
    <w:rsid w:val="003B31F0"/>
    <w:rsid w:val="003B34FD"/>
    <w:rsid w:val="003B39E8"/>
    <w:rsid w:val="003B3E0E"/>
    <w:rsid w:val="003B4D71"/>
    <w:rsid w:val="003B589F"/>
    <w:rsid w:val="003B5C97"/>
    <w:rsid w:val="003B68A4"/>
    <w:rsid w:val="003B6A15"/>
    <w:rsid w:val="003B6CA6"/>
    <w:rsid w:val="003B7A60"/>
    <w:rsid w:val="003C0321"/>
    <w:rsid w:val="003C09D5"/>
    <w:rsid w:val="003C108B"/>
    <w:rsid w:val="003C1DC1"/>
    <w:rsid w:val="003C1E09"/>
    <w:rsid w:val="003C2F04"/>
    <w:rsid w:val="003C3591"/>
    <w:rsid w:val="003C4138"/>
    <w:rsid w:val="003C4532"/>
    <w:rsid w:val="003C46F9"/>
    <w:rsid w:val="003C479E"/>
    <w:rsid w:val="003C6BC9"/>
    <w:rsid w:val="003C7326"/>
    <w:rsid w:val="003C7341"/>
    <w:rsid w:val="003C786C"/>
    <w:rsid w:val="003D029E"/>
    <w:rsid w:val="003D044A"/>
    <w:rsid w:val="003D0E55"/>
    <w:rsid w:val="003D34E5"/>
    <w:rsid w:val="003D3C55"/>
    <w:rsid w:val="003D4223"/>
    <w:rsid w:val="003D422A"/>
    <w:rsid w:val="003D4601"/>
    <w:rsid w:val="003D5954"/>
    <w:rsid w:val="003D5DDF"/>
    <w:rsid w:val="003D7738"/>
    <w:rsid w:val="003D78D3"/>
    <w:rsid w:val="003E0369"/>
    <w:rsid w:val="003E042D"/>
    <w:rsid w:val="003E0EF2"/>
    <w:rsid w:val="003E0F6B"/>
    <w:rsid w:val="003E17A9"/>
    <w:rsid w:val="003E2235"/>
    <w:rsid w:val="003E2713"/>
    <w:rsid w:val="003E35E9"/>
    <w:rsid w:val="003E3CB0"/>
    <w:rsid w:val="003E42D8"/>
    <w:rsid w:val="003E5FDE"/>
    <w:rsid w:val="003E64A1"/>
    <w:rsid w:val="003E706D"/>
    <w:rsid w:val="003E7A9E"/>
    <w:rsid w:val="003E7E9B"/>
    <w:rsid w:val="003F1745"/>
    <w:rsid w:val="003F36CC"/>
    <w:rsid w:val="003F3792"/>
    <w:rsid w:val="003F483A"/>
    <w:rsid w:val="003F5EAA"/>
    <w:rsid w:val="003F62F2"/>
    <w:rsid w:val="003F6491"/>
    <w:rsid w:val="003F6B0C"/>
    <w:rsid w:val="003F6C80"/>
    <w:rsid w:val="003F723E"/>
    <w:rsid w:val="003F725D"/>
    <w:rsid w:val="004000DF"/>
    <w:rsid w:val="00400576"/>
    <w:rsid w:val="004005EC"/>
    <w:rsid w:val="0040060A"/>
    <w:rsid w:val="00400FCA"/>
    <w:rsid w:val="00401081"/>
    <w:rsid w:val="0040148B"/>
    <w:rsid w:val="00405928"/>
    <w:rsid w:val="00405A7D"/>
    <w:rsid w:val="00406F66"/>
    <w:rsid w:val="00406FA3"/>
    <w:rsid w:val="004104F6"/>
    <w:rsid w:val="00410A5E"/>
    <w:rsid w:val="004117B1"/>
    <w:rsid w:val="00412806"/>
    <w:rsid w:val="004144D5"/>
    <w:rsid w:val="004154A6"/>
    <w:rsid w:val="00417CEC"/>
    <w:rsid w:val="0042051C"/>
    <w:rsid w:val="00420CEC"/>
    <w:rsid w:val="004223B6"/>
    <w:rsid w:val="0042280A"/>
    <w:rsid w:val="00423FBC"/>
    <w:rsid w:val="00425309"/>
    <w:rsid w:val="00425D4E"/>
    <w:rsid w:val="004268C6"/>
    <w:rsid w:val="004335FA"/>
    <w:rsid w:val="00435416"/>
    <w:rsid w:val="00435821"/>
    <w:rsid w:val="004368AB"/>
    <w:rsid w:val="00436E14"/>
    <w:rsid w:val="0044061C"/>
    <w:rsid w:val="00440746"/>
    <w:rsid w:val="00441674"/>
    <w:rsid w:val="00441683"/>
    <w:rsid w:val="00441EF4"/>
    <w:rsid w:val="00442359"/>
    <w:rsid w:val="00442910"/>
    <w:rsid w:val="004429D6"/>
    <w:rsid w:val="00442E1D"/>
    <w:rsid w:val="00443845"/>
    <w:rsid w:val="00443E19"/>
    <w:rsid w:val="00444E3F"/>
    <w:rsid w:val="004453F5"/>
    <w:rsid w:val="004454E7"/>
    <w:rsid w:val="00445652"/>
    <w:rsid w:val="004460A5"/>
    <w:rsid w:val="0044658F"/>
    <w:rsid w:val="004467EB"/>
    <w:rsid w:val="004472CA"/>
    <w:rsid w:val="00453822"/>
    <w:rsid w:val="004548BD"/>
    <w:rsid w:val="00457712"/>
    <w:rsid w:val="00457807"/>
    <w:rsid w:val="00457B92"/>
    <w:rsid w:val="004601DB"/>
    <w:rsid w:val="00460671"/>
    <w:rsid w:val="00460F47"/>
    <w:rsid w:val="00462245"/>
    <w:rsid w:val="00462591"/>
    <w:rsid w:val="004636AA"/>
    <w:rsid w:val="0046402D"/>
    <w:rsid w:val="004669FA"/>
    <w:rsid w:val="00470862"/>
    <w:rsid w:val="00470E9B"/>
    <w:rsid w:val="00471652"/>
    <w:rsid w:val="00472465"/>
    <w:rsid w:val="004738DB"/>
    <w:rsid w:val="00473E8D"/>
    <w:rsid w:val="004741E8"/>
    <w:rsid w:val="00474328"/>
    <w:rsid w:val="00474415"/>
    <w:rsid w:val="004757B1"/>
    <w:rsid w:val="0047582A"/>
    <w:rsid w:val="00476F59"/>
    <w:rsid w:val="00477133"/>
    <w:rsid w:val="00477738"/>
    <w:rsid w:val="00480383"/>
    <w:rsid w:val="004827F5"/>
    <w:rsid w:val="00482859"/>
    <w:rsid w:val="00483DF5"/>
    <w:rsid w:val="0048487F"/>
    <w:rsid w:val="00484C91"/>
    <w:rsid w:val="00484FB5"/>
    <w:rsid w:val="0048500D"/>
    <w:rsid w:val="004851E4"/>
    <w:rsid w:val="0048626C"/>
    <w:rsid w:val="00486D06"/>
    <w:rsid w:val="004874F9"/>
    <w:rsid w:val="0049028D"/>
    <w:rsid w:val="00490B19"/>
    <w:rsid w:val="00490BAD"/>
    <w:rsid w:val="00490F09"/>
    <w:rsid w:val="00491107"/>
    <w:rsid w:val="00491E98"/>
    <w:rsid w:val="004922D1"/>
    <w:rsid w:val="004923E3"/>
    <w:rsid w:val="00492C79"/>
    <w:rsid w:val="00495BD8"/>
    <w:rsid w:val="00497BFA"/>
    <w:rsid w:val="004A08DF"/>
    <w:rsid w:val="004A0F81"/>
    <w:rsid w:val="004A0FA8"/>
    <w:rsid w:val="004A3677"/>
    <w:rsid w:val="004A3D81"/>
    <w:rsid w:val="004A4FF8"/>
    <w:rsid w:val="004A5003"/>
    <w:rsid w:val="004A64B5"/>
    <w:rsid w:val="004B0DDB"/>
    <w:rsid w:val="004B179F"/>
    <w:rsid w:val="004B2DE2"/>
    <w:rsid w:val="004B2EFC"/>
    <w:rsid w:val="004B45F0"/>
    <w:rsid w:val="004B51B2"/>
    <w:rsid w:val="004B5DE6"/>
    <w:rsid w:val="004C09A6"/>
    <w:rsid w:val="004C1C6D"/>
    <w:rsid w:val="004C2CBB"/>
    <w:rsid w:val="004C3861"/>
    <w:rsid w:val="004C40A3"/>
    <w:rsid w:val="004C42C2"/>
    <w:rsid w:val="004C4661"/>
    <w:rsid w:val="004C4B6F"/>
    <w:rsid w:val="004C61A7"/>
    <w:rsid w:val="004C7258"/>
    <w:rsid w:val="004D0099"/>
    <w:rsid w:val="004D086A"/>
    <w:rsid w:val="004D14CA"/>
    <w:rsid w:val="004D1DAA"/>
    <w:rsid w:val="004D21D0"/>
    <w:rsid w:val="004D26DE"/>
    <w:rsid w:val="004D2704"/>
    <w:rsid w:val="004D3114"/>
    <w:rsid w:val="004D356B"/>
    <w:rsid w:val="004D4457"/>
    <w:rsid w:val="004D5643"/>
    <w:rsid w:val="004D654B"/>
    <w:rsid w:val="004D67E7"/>
    <w:rsid w:val="004D71D6"/>
    <w:rsid w:val="004D79D1"/>
    <w:rsid w:val="004E05C7"/>
    <w:rsid w:val="004E1252"/>
    <w:rsid w:val="004E3313"/>
    <w:rsid w:val="004E3DF2"/>
    <w:rsid w:val="004E4EBA"/>
    <w:rsid w:val="004E5683"/>
    <w:rsid w:val="004E5AFA"/>
    <w:rsid w:val="004E5E97"/>
    <w:rsid w:val="004E6057"/>
    <w:rsid w:val="004E6A10"/>
    <w:rsid w:val="004E6D3B"/>
    <w:rsid w:val="004E7519"/>
    <w:rsid w:val="004E7E84"/>
    <w:rsid w:val="004E7F4C"/>
    <w:rsid w:val="004F1311"/>
    <w:rsid w:val="004F21F7"/>
    <w:rsid w:val="004F4B8F"/>
    <w:rsid w:val="004F4FE5"/>
    <w:rsid w:val="004F731C"/>
    <w:rsid w:val="004F7483"/>
    <w:rsid w:val="004F7F63"/>
    <w:rsid w:val="00501D5D"/>
    <w:rsid w:val="00502151"/>
    <w:rsid w:val="00502BCD"/>
    <w:rsid w:val="00502DE5"/>
    <w:rsid w:val="00503384"/>
    <w:rsid w:val="00504090"/>
    <w:rsid w:val="00504B52"/>
    <w:rsid w:val="00504BC7"/>
    <w:rsid w:val="00505ECF"/>
    <w:rsid w:val="0050623F"/>
    <w:rsid w:val="005073C3"/>
    <w:rsid w:val="0050746E"/>
    <w:rsid w:val="00510DC0"/>
    <w:rsid w:val="00511587"/>
    <w:rsid w:val="005121F0"/>
    <w:rsid w:val="0051232B"/>
    <w:rsid w:val="00513D83"/>
    <w:rsid w:val="00514788"/>
    <w:rsid w:val="00516C70"/>
    <w:rsid w:val="00517223"/>
    <w:rsid w:val="00517BA0"/>
    <w:rsid w:val="005205A9"/>
    <w:rsid w:val="00521216"/>
    <w:rsid w:val="005212A6"/>
    <w:rsid w:val="00521DC3"/>
    <w:rsid w:val="0052216E"/>
    <w:rsid w:val="00522886"/>
    <w:rsid w:val="005229AB"/>
    <w:rsid w:val="00524BFE"/>
    <w:rsid w:val="00524FC7"/>
    <w:rsid w:val="00525F0D"/>
    <w:rsid w:val="005265F5"/>
    <w:rsid w:val="00527DCB"/>
    <w:rsid w:val="00530459"/>
    <w:rsid w:val="00531EA8"/>
    <w:rsid w:val="00531F08"/>
    <w:rsid w:val="0053313F"/>
    <w:rsid w:val="00533FC4"/>
    <w:rsid w:val="005343F7"/>
    <w:rsid w:val="005347A3"/>
    <w:rsid w:val="00534AD3"/>
    <w:rsid w:val="00534D2E"/>
    <w:rsid w:val="00535801"/>
    <w:rsid w:val="00535E16"/>
    <w:rsid w:val="0053628A"/>
    <w:rsid w:val="0053680C"/>
    <w:rsid w:val="0053682F"/>
    <w:rsid w:val="0053772F"/>
    <w:rsid w:val="00540128"/>
    <w:rsid w:val="005403A0"/>
    <w:rsid w:val="005424A8"/>
    <w:rsid w:val="00542B53"/>
    <w:rsid w:val="00543CDC"/>
    <w:rsid w:val="0054483A"/>
    <w:rsid w:val="00544B81"/>
    <w:rsid w:val="00545A2C"/>
    <w:rsid w:val="00545AB2"/>
    <w:rsid w:val="00545C18"/>
    <w:rsid w:val="00545F35"/>
    <w:rsid w:val="0054671B"/>
    <w:rsid w:val="005500D1"/>
    <w:rsid w:val="005501CE"/>
    <w:rsid w:val="005514B1"/>
    <w:rsid w:val="005518D9"/>
    <w:rsid w:val="00551CAE"/>
    <w:rsid w:val="0055240C"/>
    <w:rsid w:val="005542A6"/>
    <w:rsid w:val="00554FED"/>
    <w:rsid w:val="005566D0"/>
    <w:rsid w:val="0055672E"/>
    <w:rsid w:val="005567E0"/>
    <w:rsid w:val="005578FC"/>
    <w:rsid w:val="0056022D"/>
    <w:rsid w:val="005607D4"/>
    <w:rsid w:val="00561561"/>
    <w:rsid w:val="00561725"/>
    <w:rsid w:val="00561F5B"/>
    <w:rsid w:val="00562336"/>
    <w:rsid w:val="0056292F"/>
    <w:rsid w:val="0056295C"/>
    <w:rsid w:val="00562B3D"/>
    <w:rsid w:val="00563021"/>
    <w:rsid w:val="00564489"/>
    <w:rsid w:val="005647BD"/>
    <w:rsid w:val="00564E72"/>
    <w:rsid w:val="005656BD"/>
    <w:rsid w:val="005657B2"/>
    <w:rsid w:val="00565DBC"/>
    <w:rsid w:val="0056647F"/>
    <w:rsid w:val="005667CA"/>
    <w:rsid w:val="00567486"/>
    <w:rsid w:val="00567991"/>
    <w:rsid w:val="0057113F"/>
    <w:rsid w:val="00571393"/>
    <w:rsid w:val="00572362"/>
    <w:rsid w:val="005723CE"/>
    <w:rsid w:val="00573AE7"/>
    <w:rsid w:val="00574E6D"/>
    <w:rsid w:val="005754D2"/>
    <w:rsid w:val="00576E89"/>
    <w:rsid w:val="005778DB"/>
    <w:rsid w:val="00577F85"/>
    <w:rsid w:val="005801AB"/>
    <w:rsid w:val="0058042F"/>
    <w:rsid w:val="00580C00"/>
    <w:rsid w:val="005812F9"/>
    <w:rsid w:val="00582D9B"/>
    <w:rsid w:val="00582FED"/>
    <w:rsid w:val="00583075"/>
    <w:rsid w:val="00583885"/>
    <w:rsid w:val="00583926"/>
    <w:rsid w:val="005839B5"/>
    <w:rsid w:val="00583B42"/>
    <w:rsid w:val="00584D68"/>
    <w:rsid w:val="00585305"/>
    <w:rsid w:val="0058569C"/>
    <w:rsid w:val="005859FE"/>
    <w:rsid w:val="0058609F"/>
    <w:rsid w:val="005865AF"/>
    <w:rsid w:val="005867BE"/>
    <w:rsid w:val="00586FC0"/>
    <w:rsid w:val="00587218"/>
    <w:rsid w:val="005879CA"/>
    <w:rsid w:val="00591D65"/>
    <w:rsid w:val="00592B04"/>
    <w:rsid w:val="00594745"/>
    <w:rsid w:val="00594B19"/>
    <w:rsid w:val="00595615"/>
    <w:rsid w:val="00595661"/>
    <w:rsid w:val="00597836"/>
    <w:rsid w:val="005A1A24"/>
    <w:rsid w:val="005A1AE7"/>
    <w:rsid w:val="005A3043"/>
    <w:rsid w:val="005A3BBA"/>
    <w:rsid w:val="005A3F21"/>
    <w:rsid w:val="005A4278"/>
    <w:rsid w:val="005A4336"/>
    <w:rsid w:val="005A447A"/>
    <w:rsid w:val="005A492A"/>
    <w:rsid w:val="005A4F8C"/>
    <w:rsid w:val="005A5298"/>
    <w:rsid w:val="005A5BAC"/>
    <w:rsid w:val="005A5C10"/>
    <w:rsid w:val="005A645C"/>
    <w:rsid w:val="005A6547"/>
    <w:rsid w:val="005A6A07"/>
    <w:rsid w:val="005A70C5"/>
    <w:rsid w:val="005A70ED"/>
    <w:rsid w:val="005A77E2"/>
    <w:rsid w:val="005B0BE4"/>
    <w:rsid w:val="005B10CD"/>
    <w:rsid w:val="005B1FD7"/>
    <w:rsid w:val="005B2028"/>
    <w:rsid w:val="005B2D30"/>
    <w:rsid w:val="005B3B26"/>
    <w:rsid w:val="005B43DE"/>
    <w:rsid w:val="005B47CE"/>
    <w:rsid w:val="005B4CB2"/>
    <w:rsid w:val="005B6171"/>
    <w:rsid w:val="005B69A1"/>
    <w:rsid w:val="005B7C78"/>
    <w:rsid w:val="005C0A75"/>
    <w:rsid w:val="005C1550"/>
    <w:rsid w:val="005C1903"/>
    <w:rsid w:val="005C1F44"/>
    <w:rsid w:val="005C343C"/>
    <w:rsid w:val="005C443F"/>
    <w:rsid w:val="005C4620"/>
    <w:rsid w:val="005C4FD1"/>
    <w:rsid w:val="005C5DC2"/>
    <w:rsid w:val="005C62EB"/>
    <w:rsid w:val="005C7180"/>
    <w:rsid w:val="005C77CA"/>
    <w:rsid w:val="005D08D0"/>
    <w:rsid w:val="005D18DC"/>
    <w:rsid w:val="005D224E"/>
    <w:rsid w:val="005D3787"/>
    <w:rsid w:val="005D4185"/>
    <w:rsid w:val="005D4B99"/>
    <w:rsid w:val="005D4F8A"/>
    <w:rsid w:val="005D703B"/>
    <w:rsid w:val="005D7F65"/>
    <w:rsid w:val="005E00A6"/>
    <w:rsid w:val="005E035F"/>
    <w:rsid w:val="005E03A4"/>
    <w:rsid w:val="005E05CD"/>
    <w:rsid w:val="005E1579"/>
    <w:rsid w:val="005E225D"/>
    <w:rsid w:val="005E2C3C"/>
    <w:rsid w:val="005E362F"/>
    <w:rsid w:val="005E42F2"/>
    <w:rsid w:val="005E5251"/>
    <w:rsid w:val="005E5EF2"/>
    <w:rsid w:val="005E6D89"/>
    <w:rsid w:val="005E71C2"/>
    <w:rsid w:val="005E74C3"/>
    <w:rsid w:val="005E77B6"/>
    <w:rsid w:val="005E7BBE"/>
    <w:rsid w:val="005F08F4"/>
    <w:rsid w:val="005F1A14"/>
    <w:rsid w:val="005F22A5"/>
    <w:rsid w:val="005F26B5"/>
    <w:rsid w:val="005F2781"/>
    <w:rsid w:val="005F35FB"/>
    <w:rsid w:val="005F3D5D"/>
    <w:rsid w:val="005F3D94"/>
    <w:rsid w:val="005F49C3"/>
    <w:rsid w:val="005F4B01"/>
    <w:rsid w:val="005F4DDF"/>
    <w:rsid w:val="005F5245"/>
    <w:rsid w:val="005F573E"/>
    <w:rsid w:val="005F5A0D"/>
    <w:rsid w:val="005F6126"/>
    <w:rsid w:val="005F74C9"/>
    <w:rsid w:val="006017D6"/>
    <w:rsid w:val="00602C05"/>
    <w:rsid w:val="006031EA"/>
    <w:rsid w:val="00605AE6"/>
    <w:rsid w:val="0060603A"/>
    <w:rsid w:val="00606642"/>
    <w:rsid w:val="00606BED"/>
    <w:rsid w:val="00606C03"/>
    <w:rsid w:val="006073DD"/>
    <w:rsid w:val="00607BA2"/>
    <w:rsid w:val="00612654"/>
    <w:rsid w:val="00614066"/>
    <w:rsid w:val="00614877"/>
    <w:rsid w:val="00614B13"/>
    <w:rsid w:val="00615041"/>
    <w:rsid w:val="006165C1"/>
    <w:rsid w:val="00620092"/>
    <w:rsid w:val="00620FD4"/>
    <w:rsid w:val="00621626"/>
    <w:rsid w:val="00621B04"/>
    <w:rsid w:val="00621E1C"/>
    <w:rsid w:val="0062335C"/>
    <w:rsid w:val="00623687"/>
    <w:rsid w:val="00623B7F"/>
    <w:rsid w:val="00624768"/>
    <w:rsid w:val="00624ABE"/>
    <w:rsid w:val="006250C6"/>
    <w:rsid w:val="006261B2"/>
    <w:rsid w:val="00627044"/>
    <w:rsid w:val="00627EBD"/>
    <w:rsid w:val="0063160F"/>
    <w:rsid w:val="00631718"/>
    <w:rsid w:val="00631B12"/>
    <w:rsid w:val="00632938"/>
    <w:rsid w:val="00633913"/>
    <w:rsid w:val="0063464C"/>
    <w:rsid w:val="00634B88"/>
    <w:rsid w:val="006352F1"/>
    <w:rsid w:val="0063550C"/>
    <w:rsid w:val="00635D6C"/>
    <w:rsid w:val="0063669A"/>
    <w:rsid w:val="00636804"/>
    <w:rsid w:val="0063777A"/>
    <w:rsid w:val="006379CF"/>
    <w:rsid w:val="00637C10"/>
    <w:rsid w:val="006402FC"/>
    <w:rsid w:val="00640358"/>
    <w:rsid w:val="00640483"/>
    <w:rsid w:val="0064125E"/>
    <w:rsid w:val="00642875"/>
    <w:rsid w:val="0064491E"/>
    <w:rsid w:val="00644DA4"/>
    <w:rsid w:val="0064531A"/>
    <w:rsid w:val="006469B5"/>
    <w:rsid w:val="006477D5"/>
    <w:rsid w:val="0064787D"/>
    <w:rsid w:val="00647A0F"/>
    <w:rsid w:val="00650239"/>
    <w:rsid w:val="00650BBC"/>
    <w:rsid w:val="00650C34"/>
    <w:rsid w:val="006512D6"/>
    <w:rsid w:val="00651672"/>
    <w:rsid w:val="00651E6F"/>
    <w:rsid w:val="00652F53"/>
    <w:rsid w:val="00653A02"/>
    <w:rsid w:val="0065420D"/>
    <w:rsid w:val="00654F4E"/>
    <w:rsid w:val="0065570C"/>
    <w:rsid w:val="00656CAD"/>
    <w:rsid w:val="00657AC5"/>
    <w:rsid w:val="00660685"/>
    <w:rsid w:val="00660CF3"/>
    <w:rsid w:val="00661874"/>
    <w:rsid w:val="00662CAA"/>
    <w:rsid w:val="006633FD"/>
    <w:rsid w:val="00663AC3"/>
    <w:rsid w:val="006644E8"/>
    <w:rsid w:val="00665834"/>
    <w:rsid w:val="006672AC"/>
    <w:rsid w:val="006677C8"/>
    <w:rsid w:val="00667A94"/>
    <w:rsid w:val="006710E7"/>
    <w:rsid w:val="0067186C"/>
    <w:rsid w:val="006721DD"/>
    <w:rsid w:val="00672720"/>
    <w:rsid w:val="006727F7"/>
    <w:rsid w:val="006733DC"/>
    <w:rsid w:val="0067404F"/>
    <w:rsid w:val="0067406A"/>
    <w:rsid w:val="0067467C"/>
    <w:rsid w:val="00675371"/>
    <w:rsid w:val="0067596F"/>
    <w:rsid w:val="006764B3"/>
    <w:rsid w:val="006767BD"/>
    <w:rsid w:val="00676B81"/>
    <w:rsid w:val="00676DE2"/>
    <w:rsid w:val="0068146F"/>
    <w:rsid w:val="00682472"/>
    <w:rsid w:val="00683F96"/>
    <w:rsid w:val="00684BBE"/>
    <w:rsid w:val="00685161"/>
    <w:rsid w:val="006902DC"/>
    <w:rsid w:val="006918AA"/>
    <w:rsid w:val="00692E7E"/>
    <w:rsid w:val="006933B8"/>
    <w:rsid w:val="006933BD"/>
    <w:rsid w:val="00694DEC"/>
    <w:rsid w:val="0069561B"/>
    <w:rsid w:val="006965BE"/>
    <w:rsid w:val="006967D4"/>
    <w:rsid w:val="006972C6"/>
    <w:rsid w:val="00697484"/>
    <w:rsid w:val="006977DC"/>
    <w:rsid w:val="006A0A87"/>
    <w:rsid w:val="006A151D"/>
    <w:rsid w:val="006A1E1F"/>
    <w:rsid w:val="006A2145"/>
    <w:rsid w:val="006A3540"/>
    <w:rsid w:val="006A3C53"/>
    <w:rsid w:val="006A404E"/>
    <w:rsid w:val="006A4169"/>
    <w:rsid w:val="006A4ACB"/>
    <w:rsid w:val="006A5F18"/>
    <w:rsid w:val="006A6CD2"/>
    <w:rsid w:val="006A7629"/>
    <w:rsid w:val="006A778A"/>
    <w:rsid w:val="006A7A89"/>
    <w:rsid w:val="006A7AE4"/>
    <w:rsid w:val="006B06F3"/>
    <w:rsid w:val="006B133E"/>
    <w:rsid w:val="006B1FB3"/>
    <w:rsid w:val="006B2146"/>
    <w:rsid w:val="006B3369"/>
    <w:rsid w:val="006B4697"/>
    <w:rsid w:val="006B60C7"/>
    <w:rsid w:val="006B6788"/>
    <w:rsid w:val="006B7B53"/>
    <w:rsid w:val="006C07E0"/>
    <w:rsid w:val="006C09F0"/>
    <w:rsid w:val="006C1979"/>
    <w:rsid w:val="006C1E6B"/>
    <w:rsid w:val="006C2FFE"/>
    <w:rsid w:val="006C30F9"/>
    <w:rsid w:val="006C3982"/>
    <w:rsid w:val="006C3CB0"/>
    <w:rsid w:val="006C3CF8"/>
    <w:rsid w:val="006C3F74"/>
    <w:rsid w:val="006C4BEA"/>
    <w:rsid w:val="006C516C"/>
    <w:rsid w:val="006C5695"/>
    <w:rsid w:val="006C6B22"/>
    <w:rsid w:val="006C6F43"/>
    <w:rsid w:val="006C7AEC"/>
    <w:rsid w:val="006D0FD0"/>
    <w:rsid w:val="006D143C"/>
    <w:rsid w:val="006D1706"/>
    <w:rsid w:val="006D1EC7"/>
    <w:rsid w:val="006D2859"/>
    <w:rsid w:val="006D59D4"/>
    <w:rsid w:val="006D69CA"/>
    <w:rsid w:val="006D7C9A"/>
    <w:rsid w:val="006E0724"/>
    <w:rsid w:val="006E1A11"/>
    <w:rsid w:val="006E1C07"/>
    <w:rsid w:val="006E2291"/>
    <w:rsid w:val="006E34B2"/>
    <w:rsid w:val="006E3D1C"/>
    <w:rsid w:val="006E4A69"/>
    <w:rsid w:val="006E5015"/>
    <w:rsid w:val="006E53A4"/>
    <w:rsid w:val="006E5958"/>
    <w:rsid w:val="006E6EF7"/>
    <w:rsid w:val="006E7242"/>
    <w:rsid w:val="006E77B5"/>
    <w:rsid w:val="006E7C92"/>
    <w:rsid w:val="006F0258"/>
    <w:rsid w:val="006F1C8D"/>
    <w:rsid w:val="006F2B18"/>
    <w:rsid w:val="006F3BAB"/>
    <w:rsid w:val="006F3DAF"/>
    <w:rsid w:val="006F5040"/>
    <w:rsid w:val="006F6C9C"/>
    <w:rsid w:val="006F73B1"/>
    <w:rsid w:val="006F7F62"/>
    <w:rsid w:val="006F7F6E"/>
    <w:rsid w:val="007001CA"/>
    <w:rsid w:val="0070023A"/>
    <w:rsid w:val="0070035E"/>
    <w:rsid w:val="0070086F"/>
    <w:rsid w:val="00700ABA"/>
    <w:rsid w:val="00700C2F"/>
    <w:rsid w:val="00703BD3"/>
    <w:rsid w:val="00703D52"/>
    <w:rsid w:val="00704D7E"/>
    <w:rsid w:val="00705131"/>
    <w:rsid w:val="00705978"/>
    <w:rsid w:val="00705E4A"/>
    <w:rsid w:val="007060F8"/>
    <w:rsid w:val="00706A84"/>
    <w:rsid w:val="00707260"/>
    <w:rsid w:val="00707286"/>
    <w:rsid w:val="00707DC9"/>
    <w:rsid w:val="00710C8E"/>
    <w:rsid w:val="007111B7"/>
    <w:rsid w:val="00711F9B"/>
    <w:rsid w:val="00712848"/>
    <w:rsid w:val="00713B89"/>
    <w:rsid w:val="007156B2"/>
    <w:rsid w:val="00716286"/>
    <w:rsid w:val="00717F08"/>
    <w:rsid w:val="00721022"/>
    <w:rsid w:val="00722515"/>
    <w:rsid w:val="00722B41"/>
    <w:rsid w:val="00722C4B"/>
    <w:rsid w:val="00723B9D"/>
    <w:rsid w:val="007247B7"/>
    <w:rsid w:val="00724A84"/>
    <w:rsid w:val="00727085"/>
    <w:rsid w:val="0073119B"/>
    <w:rsid w:val="00732C00"/>
    <w:rsid w:val="007345AC"/>
    <w:rsid w:val="00734ADF"/>
    <w:rsid w:val="00734E7A"/>
    <w:rsid w:val="0073593F"/>
    <w:rsid w:val="00736F34"/>
    <w:rsid w:val="00737C18"/>
    <w:rsid w:val="00737C73"/>
    <w:rsid w:val="00741560"/>
    <w:rsid w:val="007419F4"/>
    <w:rsid w:val="007424A4"/>
    <w:rsid w:val="0074296C"/>
    <w:rsid w:val="00744190"/>
    <w:rsid w:val="007443ED"/>
    <w:rsid w:val="00744E6A"/>
    <w:rsid w:val="00750F58"/>
    <w:rsid w:val="00750F73"/>
    <w:rsid w:val="00751F85"/>
    <w:rsid w:val="00753939"/>
    <w:rsid w:val="007544FF"/>
    <w:rsid w:val="007549A5"/>
    <w:rsid w:val="00756C6F"/>
    <w:rsid w:val="00760408"/>
    <w:rsid w:val="00760572"/>
    <w:rsid w:val="00760B42"/>
    <w:rsid w:val="00760FE8"/>
    <w:rsid w:val="0076282A"/>
    <w:rsid w:val="00763D6E"/>
    <w:rsid w:val="007644CC"/>
    <w:rsid w:val="00766730"/>
    <w:rsid w:val="00766923"/>
    <w:rsid w:val="00766E62"/>
    <w:rsid w:val="007678CA"/>
    <w:rsid w:val="00770A12"/>
    <w:rsid w:val="00770CAD"/>
    <w:rsid w:val="00771089"/>
    <w:rsid w:val="007710FF"/>
    <w:rsid w:val="007720EA"/>
    <w:rsid w:val="00772EF7"/>
    <w:rsid w:val="007736A6"/>
    <w:rsid w:val="00777013"/>
    <w:rsid w:val="0077797F"/>
    <w:rsid w:val="007779CE"/>
    <w:rsid w:val="00777A42"/>
    <w:rsid w:val="00780218"/>
    <w:rsid w:val="00780D02"/>
    <w:rsid w:val="0078174C"/>
    <w:rsid w:val="00782BDB"/>
    <w:rsid w:val="00784EDC"/>
    <w:rsid w:val="00785676"/>
    <w:rsid w:val="00785745"/>
    <w:rsid w:val="00786402"/>
    <w:rsid w:val="00786489"/>
    <w:rsid w:val="00786E22"/>
    <w:rsid w:val="007901FF"/>
    <w:rsid w:val="0079065A"/>
    <w:rsid w:val="007906BC"/>
    <w:rsid w:val="00791318"/>
    <w:rsid w:val="00791AD6"/>
    <w:rsid w:val="00792213"/>
    <w:rsid w:val="0079264B"/>
    <w:rsid w:val="0079296E"/>
    <w:rsid w:val="00793752"/>
    <w:rsid w:val="0079417C"/>
    <w:rsid w:val="0079486D"/>
    <w:rsid w:val="00794EAA"/>
    <w:rsid w:val="00796280"/>
    <w:rsid w:val="00796C03"/>
    <w:rsid w:val="00796E5E"/>
    <w:rsid w:val="007976C3"/>
    <w:rsid w:val="007A1157"/>
    <w:rsid w:val="007A1C74"/>
    <w:rsid w:val="007A1DA2"/>
    <w:rsid w:val="007A259A"/>
    <w:rsid w:val="007A2664"/>
    <w:rsid w:val="007A30F5"/>
    <w:rsid w:val="007A3230"/>
    <w:rsid w:val="007A602B"/>
    <w:rsid w:val="007A6C48"/>
    <w:rsid w:val="007A718C"/>
    <w:rsid w:val="007B1537"/>
    <w:rsid w:val="007B192F"/>
    <w:rsid w:val="007B19A3"/>
    <w:rsid w:val="007B1E1B"/>
    <w:rsid w:val="007B1F82"/>
    <w:rsid w:val="007B2879"/>
    <w:rsid w:val="007B6358"/>
    <w:rsid w:val="007B68D1"/>
    <w:rsid w:val="007B7D32"/>
    <w:rsid w:val="007B7DE4"/>
    <w:rsid w:val="007C07DD"/>
    <w:rsid w:val="007C0C89"/>
    <w:rsid w:val="007C0FC5"/>
    <w:rsid w:val="007C1BBA"/>
    <w:rsid w:val="007C206F"/>
    <w:rsid w:val="007C23EC"/>
    <w:rsid w:val="007C3C40"/>
    <w:rsid w:val="007C4F3A"/>
    <w:rsid w:val="007C6713"/>
    <w:rsid w:val="007C7168"/>
    <w:rsid w:val="007C7AA4"/>
    <w:rsid w:val="007D09D5"/>
    <w:rsid w:val="007D0CBE"/>
    <w:rsid w:val="007D1607"/>
    <w:rsid w:val="007D1D9E"/>
    <w:rsid w:val="007D2BB8"/>
    <w:rsid w:val="007D34BA"/>
    <w:rsid w:val="007D35BC"/>
    <w:rsid w:val="007D376A"/>
    <w:rsid w:val="007D3BE9"/>
    <w:rsid w:val="007D55B4"/>
    <w:rsid w:val="007D6662"/>
    <w:rsid w:val="007D67A0"/>
    <w:rsid w:val="007D77CF"/>
    <w:rsid w:val="007E28EF"/>
    <w:rsid w:val="007E3540"/>
    <w:rsid w:val="007E42E5"/>
    <w:rsid w:val="007E4B9C"/>
    <w:rsid w:val="007E4C88"/>
    <w:rsid w:val="007E5D78"/>
    <w:rsid w:val="007E65A9"/>
    <w:rsid w:val="007E6BA4"/>
    <w:rsid w:val="007F248A"/>
    <w:rsid w:val="007F2907"/>
    <w:rsid w:val="007F37B2"/>
    <w:rsid w:val="007F3C60"/>
    <w:rsid w:val="007F3F30"/>
    <w:rsid w:val="007F4097"/>
    <w:rsid w:val="007F490C"/>
    <w:rsid w:val="007F5CFA"/>
    <w:rsid w:val="007F608E"/>
    <w:rsid w:val="007F68ED"/>
    <w:rsid w:val="0080044F"/>
    <w:rsid w:val="008017F8"/>
    <w:rsid w:val="008026A5"/>
    <w:rsid w:val="00802A0E"/>
    <w:rsid w:val="008034DF"/>
    <w:rsid w:val="00804E36"/>
    <w:rsid w:val="00805D31"/>
    <w:rsid w:val="00807785"/>
    <w:rsid w:val="00810C82"/>
    <w:rsid w:val="0081141B"/>
    <w:rsid w:val="008114BA"/>
    <w:rsid w:val="0081169D"/>
    <w:rsid w:val="008119E2"/>
    <w:rsid w:val="00812D5B"/>
    <w:rsid w:val="008133AD"/>
    <w:rsid w:val="00814B94"/>
    <w:rsid w:val="00815FC9"/>
    <w:rsid w:val="0081615F"/>
    <w:rsid w:val="0081687E"/>
    <w:rsid w:val="0081727A"/>
    <w:rsid w:val="008178F0"/>
    <w:rsid w:val="00820511"/>
    <w:rsid w:val="008205A1"/>
    <w:rsid w:val="0082107E"/>
    <w:rsid w:val="00821883"/>
    <w:rsid w:val="008226C0"/>
    <w:rsid w:val="00822EBE"/>
    <w:rsid w:val="00824777"/>
    <w:rsid w:val="00824956"/>
    <w:rsid w:val="00825218"/>
    <w:rsid w:val="00826B1E"/>
    <w:rsid w:val="00826D61"/>
    <w:rsid w:val="00827124"/>
    <w:rsid w:val="0082713D"/>
    <w:rsid w:val="0083054F"/>
    <w:rsid w:val="008313C6"/>
    <w:rsid w:val="008318BD"/>
    <w:rsid w:val="00831A73"/>
    <w:rsid w:val="00831BE1"/>
    <w:rsid w:val="008321D6"/>
    <w:rsid w:val="0083252F"/>
    <w:rsid w:val="0083287F"/>
    <w:rsid w:val="00835834"/>
    <w:rsid w:val="00835BBE"/>
    <w:rsid w:val="00836B62"/>
    <w:rsid w:val="00837F24"/>
    <w:rsid w:val="008416F3"/>
    <w:rsid w:val="00841E26"/>
    <w:rsid w:val="0084214E"/>
    <w:rsid w:val="00844176"/>
    <w:rsid w:val="00846448"/>
    <w:rsid w:val="00847890"/>
    <w:rsid w:val="00847B0A"/>
    <w:rsid w:val="00850494"/>
    <w:rsid w:val="00851040"/>
    <w:rsid w:val="0085146C"/>
    <w:rsid w:val="0085361E"/>
    <w:rsid w:val="008538AF"/>
    <w:rsid w:val="00853C1B"/>
    <w:rsid w:val="00853CAF"/>
    <w:rsid w:val="008569AA"/>
    <w:rsid w:val="00856F62"/>
    <w:rsid w:val="00863394"/>
    <w:rsid w:val="00863538"/>
    <w:rsid w:val="00863C13"/>
    <w:rsid w:val="00863F3B"/>
    <w:rsid w:val="00864C9D"/>
    <w:rsid w:val="0086518B"/>
    <w:rsid w:val="008664B3"/>
    <w:rsid w:val="00867035"/>
    <w:rsid w:val="00867931"/>
    <w:rsid w:val="008701D8"/>
    <w:rsid w:val="00870720"/>
    <w:rsid w:val="00870BD4"/>
    <w:rsid w:val="00871C6F"/>
    <w:rsid w:val="008733A8"/>
    <w:rsid w:val="0087361C"/>
    <w:rsid w:val="0087468A"/>
    <w:rsid w:val="00874BA2"/>
    <w:rsid w:val="008750E5"/>
    <w:rsid w:val="00875AD0"/>
    <w:rsid w:val="00875E9A"/>
    <w:rsid w:val="008769A0"/>
    <w:rsid w:val="008777FE"/>
    <w:rsid w:val="00880343"/>
    <w:rsid w:val="0088084A"/>
    <w:rsid w:val="00882794"/>
    <w:rsid w:val="00883D27"/>
    <w:rsid w:val="00884C83"/>
    <w:rsid w:val="0088622A"/>
    <w:rsid w:val="00887953"/>
    <w:rsid w:val="00887D91"/>
    <w:rsid w:val="00887EF6"/>
    <w:rsid w:val="00890AAB"/>
    <w:rsid w:val="00890D5E"/>
    <w:rsid w:val="00890ED8"/>
    <w:rsid w:val="00891C64"/>
    <w:rsid w:val="00892439"/>
    <w:rsid w:val="00892605"/>
    <w:rsid w:val="008935F5"/>
    <w:rsid w:val="0089538C"/>
    <w:rsid w:val="00896235"/>
    <w:rsid w:val="00896F73"/>
    <w:rsid w:val="00897296"/>
    <w:rsid w:val="00897BFD"/>
    <w:rsid w:val="008A058F"/>
    <w:rsid w:val="008A0E12"/>
    <w:rsid w:val="008A3496"/>
    <w:rsid w:val="008A3D50"/>
    <w:rsid w:val="008A4039"/>
    <w:rsid w:val="008A46D8"/>
    <w:rsid w:val="008A48A4"/>
    <w:rsid w:val="008A576B"/>
    <w:rsid w:val="008A5E36"/>
    <w:rsid w:val="008A6F0B"/>
    <w:rsid w:val="008A73C8"/>
    <w:rsid w:val="008A741F"/>
    <w:rsid w:val="008B3A01"/>
    <w:rsid w:val="008B3CBD"/>
    <w:rsid w:val="008B44E7"/>
    <w:rsid w:val="008B4866"/>
    <w:rsid w:val="008B5971"/>
    <w:rsid w:val="008B5D97"/>
    <w:rsid w:val="008B5FB0"/>
    <w:rsid w:val="008B635B"/>
    <w:rsid w:val="008B6930"/>
    <w:rsid w:val="008C0AA0"/>
    <w:rsid w:val="008C0FEA"/>
    <w:rsid w:val="008C2471"/>
    <w:rsid w:val="008C25AC"/>
    <w:rsid w:val="008C2A11"/>
    <w:rsid w:val="008C36A7"/>
    <w:rsid w:val="008C3BFA"/>
    <w:rsid w:val="008C4B53"/>
    <w:rsid w:val="008C580B"/>
    <w:rsid w:val="008C5EFD"/>
    <w:rsid w:val="008D2221"/>
    <w:rsid w:val="008D2561"/>
    <w:rsid w:val="008D27F1"/>
    <w:rsid w:val="008D35D9"/>
    <w:rsid w:val="008D3C13"/>
    <w:rsid w:val="008D4B2D"/>
    <w:rsid w:val="008D4BD2"/>
    <w:rsid w:val="008D540C"/>
    <w:rsid w:val="008D5A72"/>
    <w:rsid w:val="008D5AE6"/>
    <w:rsid w:val="008D6471"/>
    <w:rsid w:val="008D7583"/>
    <w:rsid w:val="008D7606"/>
    <w:rsid w:val="008E048F"/>
    <w:rsid w:val="008E153D"/>
    <w:rsid w:val="008E2B6A"/>
    <w:rsid w:val="008E3DD3"/>
    <w:rsid w:val="008E565A"/>
    <w:rsid w:val="008E5FDE"/>
    <w:rsid w:val="008E6117"/>
    <w:rsid w:val="008E674C"/>
    <w:rsid w:val="008E7224"/>
    <w:rsid w:val="008E78F2"/>
    <w:rsid w:val="008F021B"/>
    <w:rsid w:val="008F123E"/>
    <w:rsid w:val="008F1D99"/>
    <w:rsid w:val="008F315C"/>
    <w:rsid w:val="008F382B"/>
    <w:rsid w:val="008F411A"/>
    <w:rsid w:val="008F546D"/>
    <w:rsid w:val="008F635A"/>
    <w:rsid w:val="008F77C8"/>
    <w:rsid w:val="008F7814"/>
    <w:rsid w:val="008F785E"/>
    <w:rsid w:val="009007F6"/>
    <w:rsid w:val="00900E37"/>
    <w:rsid w:val="00900E67"/>
    <w:rsid w:val="00902816"/>
    <w:rsid w:val="00902E4B"/>
    <w:rsid w:val="009032E6"/>
    <w:rsid w:val="00905190"/>
    <w:rsid w:val="00905364"/>
    <w:rsid w:val="0090641A"/>
    <w:rsid w:val="00906F00"/>
    <w:rsid w:val="00906F7D"/>
    <w:rsid w:val="0090715D"/>
    <w:rsid w:val="009079E9"/>
    <w:rsid w:val="00907AF9"/>
    <w:rsid w:val="00907DB7"/>
    <w:rsid w:val="00910209"/>
    <w:rsid w:val="009108A9"/>
    <w:rsid w:val="00910CFC"/>
    <w:rsid w:val="0091125D"/>
    <w:rsid w:val="009113F1"/>
    <w:rsid w:val="00912330"/>
    <w:rsid w:val="00912AE9"/>
    <w:rsid w:val="009133F0"/>
    <w:rsid w:val="009136A1"/>
    <w:rsid w:val="0091636F"/>
    <w:rsid w:val="009164EC"/>
    <w:rsid w:val="00916B5E"/>
    <w:rsid w:val="00917084"/>
    <w:rsid w:val="009216B0"/>
    <w:rsid w:val="00921F11"/>
    <w:rsid w:val="00924DC5"/>
    <w:rsid w:val="00925A7E"/>
    <w:rsid w:val="0092632D"/>
    <w:rsid w:val="00926960"/>
    <w:rsid w:val="00926E34"/>
    <w:rsid w:val="00927982"/>
    <w:rsid w:val="00927E08"/>
    <w:rsid w:val="00930C00"/>
    <w:rsid w:val="0093303C"/>
    <w:rsid w:val="0093325D"/>
    <w:rsid w:val="00933A27"/>
    <w:rsid w:val="009342F2"/>
    <w:rsid w:val="00935C21"/>
    <w:rsid w:val="00936E7A"/>
    <w:rsid w:val="009377DB"/>
    <w:rsid w:val="009402DD"/>
    <w:rsid w:val="009407D4"/>
    <w:rsid w:val="00942261"/>
    <w:rsid w:val="00942385"/>
    <w:rsid w:val="0094596D"/>
    <w:rsid w:val="009466D1"/>
    <w:rsid w:val="00946733"/>
    <w:rsid w:val="00947FE0"/>
    <w:rsid w:val="00950714"/>
    <w:rsid w:val="00951A56"/>
    <w:rsid w:val="00954AF6"/>
    <w:rsid w:val="00954D2E"/>
    <w:rsid w:val="00955EB2"/>
    <w:rsid w:val="0095607B"/>
    <w:rsid w:val="0095683D"/>
    <w:rsid w:val="00960CF0"/>
    <w:rsid w:val="009614F7"/>
    <w:rsid w:val="00961670"/>
    <w:rsid w:val="009618A7"/>
    <w:rsid w:val="00961D4A"/>
    <w:rsid w:val="00962E2E"/>
    <w:rsid w:val="00963EBA"/>
    <w:rsid w:val="00964BE5"/>
    <w:rsid w:val="009667F6"/>
    <w:rsid w:val="0096788E"/>
    <w:rsid w:val="009678B4"/>
    <w:rsid w:val="00967A95"/>
    <w:rsid w:val="0097139E"/>
    <w:rsid w:val="00971E30"/>
    <w:rsid w:val="0097258C"/>
    <w:rsid w:val="009729AF"/>
    <w:rsid w:val="00972AD5"/>
    <w:rsid w:val="00972C4F"/>
    <w:rsid w:val="00973C3D"/>
    <w:rsid w:val="00973D34"/>
    <w:rsid w:val="009752B0"/>
    <w:rsid w:val="00975A6A"/>
    <w:rsid w:val="00977265"/>
    <w:rsid w:val="00977C7E"/>
    <w:rsid w:val="0098003C"/>
    <w:rsid w:val="009800E0"/>
    <w:rsid w:val="00980430"/>
    <w:rsid w:val="00980820"/>
    <w:rsid w:val="0098187B"/>
    <w:rsid w:val="009820C0"/>
    <w:rsid w:val="009823D0"/>
    <w:rsid w:val="00983A57"/>
    <w:rsid w:val="00983ED9"/>
    <w:rsid w:val="00984A2E"/>
    <w:rsid w:val="00984AEB"/>
    <w:rsid w:val="00984DA2"/>
    <w:rsid w:val="00985272"/>
    <w:rsid w:val="009852AC"/>
    <w:rsid w:val="009857AC"/>
    <w:rsid w:val="00985C30"/>
    <w:rsid w:val="00986D8C"/>
    <w:rsid w:val="009870F3"/>
    <w:rsid w:val="00990667"/>
    <w:rsid w:val="00990E3D"/>
    <w:rsid w:val="009910E6"/>
    <w:rsid w:val="00991B4C"/>
    <w:rsid w:val="00991E28"/>
    <w:rsid w:val="00991EC3"/>
    <w:rsid w:val="00991F52"/>
    <w:rsid w:val="0099201F"/>
    <w:rsid w:val="00992F0A"/>
    <w:rsid w:val="0099391C"/>
    <w:rsid w:val="009939A6"/>
    <w:rsid w:val="00994110"/>
    <w:rsid w:val="009952E3"/>
    <w:rsid w:val="009955C9"/>
    <w:rsid w:val="009962DC"/>
    <w:rsid w:val="00997111"/>
    <w:rsid w:val="009976FB"/>
    <w:rsid w:val="009A048E"/>
    <w:rsid w:val="009A0DB4"/>
    <w:rsid w:val="009A160B"/>
    <w:rsid w:val="009A17C4"/>
    <w:rsid w:val="009A1E2F"/>
    <w:rsid w:val="009A1FDA"/>
    <w:rsid w:val="009A2057"/>
    <w:rsid w:val="009A2F4D"/>
    <w:rsid w:val="009A3ECA"/>
    <w:rsid w:val="009A4872"/>
    <w:rsid w:val="009A4A23"/>
    <w:rsid w:val="009A4AE6"/>
    <w:rsid w:val="009A58E2"/>
    <w:rsid w:val="009A5D27"/>
    <w:rsid w:val="009A61C6"/>
    <w:rsid w:val="009A69A9"/>
    <w:rsid w:val="009B00A3"/>
    <w:rsid w:val="009B05DF"/>
    <w:rsid w:val="009B1717"/>
    <w:rsid w:val="009B34F0"/>
    <w:rsid w:val="009B4513"/>
    <w:rsid w:val="009B459F"/>
    <w:rsid w:val="009B497A"/>
    <w:rsid w:val="009B4CB3"/>
    <w:rsid w:val="009B4E0E"/>
    <w:rsid w:val="009B584A"/>
    <w:rsid w:val="009B6279"/>
    <w:rsid w:val="009B6911"/>
    <w:rsid w:val="009B6AA2"/>
    <w:rsid w:val="009C1190"/>
    <w:rsid w:val="009C1AF5"/>
    <w:rsid w:val="009C1CC1"/>
    <w:rsid w:val="009C2C75"/>
    <w:rsid w:val="009C2E48"/>
    <w:rsid w:val="009C3C51"/>
    <w:rsid w:val="009C4930"/>
    <w:rsid w:val="009C55D9"/>
    <w:rsid w:val="009C5D06"/>
    <w:rsid w:val="009D0528"/>
    <w:rsid w:val="009D097D"/>
    <w:rsid w:val="009D264A"/>
    <w:rsid w:val="009D266A"/>
    <w:rsid w:val="009D3564"/>
    <w:rsid w:val="009D3827"/>
    <w:rsid w:val="009D53E3"/>
    <w:rsid w:val="009D60F3"/>
    <w:rsid w:val="009D7299"/>
    <w:rsid w:val="009E1AA3"/>
    <w:rsid w:val="009E2217"/>
    <w:rsid w:val="009E2658"/>
    <w:rsid w:val="009E40A4"/>
    <w:rsid w:val="009E4E80"/>
    <w:rsid w:val="009E5A12"/>
    <w:rsid w:val="009E6267"/>
    <w:rsid w:val="009E7A6B"/>
    <w:rsid w:val="009E7DC5"/>
    <w:rsid w:val="009F0712"/>
    <w:rsid w:val="009F0AFA"/>
    <w:rsid w:val="009F1E39"/>
    <w:rsid w:val="009F3215"/>
    <w:rsid w:val="009F363C"/>
    <w:rsid w:val="009F4460"/>
    <w:rsid w:val="009F4578"/>
    <w:rsid w:val="009F548A"/>
    <w:rsid w:val="009F5EF0"/>
    <w:rsid w:val="009F622A"/>
    <w:rsid w:val="009F701B"/>
    <w:rsid w:val="009F745F"/>
    <w:rsid w:val="00A0039E"/>
    <w:rsid w:val="00A010C6"/>
    <w:rsid w:val="00A01207"/>
    <w:rsid w:val="00A01287"/>
    <w:rsid w:val="00A01EF7"/>
    <w:rsid w:val="00A023D3"/>
    <w:rsid w:val="00A02E25"/>
    <w:rsid w:val="00A033AF"/>
    <w:rsid w:val="00A03F51"/>
    <w:rsid w:val="00A047DA"/>
    <w:rsid w:val="00A05849"/>
    <w:rsid w:val="00A06A8E"/>
    <w:rsid w:val="00A07D05"/>
    <w:rsid w:val="00A1195A"/>
    <w:rsid w:val="00A12679"/>
    <w:rsid w:val="00A13359"/>
    <w:rsid w:val="00A1455D"/>
    <w:rsid w:val="00A14D70"/>
    <w:rsid w:val="00A14EA6"/>
    <w:rsid w:val="00A15828"/>
    <w:rsid w:val="00A204E1"/>
    <w:rsid w:val="00A22EBA"/>
    <w:rsid w:val="00A23B9D"/>
    <w:rsid w:val="00A23F60"/>
    <w:rsid w:val="00A242AB"/>
    <w:rsid w:val="00A245B3"/>
    <w:rsid w:val="00A250F2"/>
    <w:rsid w:val="00A26A93"/>
    <w:rsid w:val="00A27C79"/>
    <w:rsid w:val="00A30861"/>
    <w:rsid w:val="00A309C5"/>
    <w:rsid w:val="00A313EA"/>
    <w:rsid w:val="00A3153C"/>
    <w:rsid w:val="00A32919"/>
    <w:rsid w:val="00A348A6"/>
    <w:rsid w:val="00A348F9"/>
    <w:rsid w:val="00A35523"/>
    <w:rsid w:val="00A3570D"/>
    <w:rsid w:val="00A364B1"/>
    <w:rsid w:val="00A36D0B"/>
    <w:rsid w:val="00A37C3C"/>
    <w:rsid w:val="00A409FC"/>
    <w:rsid w:val="00A41CF8"/>
    <w:rsid w:val="00A42958"/>
    <w:rsid w:val="00A42967"/>
    <w:rsid w:val="00A43377"/>
    <w:rsid w:val="00A43CB0"/>
    <w:rsid w:val="00A445D0"/>
    <w:rsid w:val="00A44A86"/>
    <w:rsid w:val="00A45020"/>
    <w:rsid w:val="00A45613"/>
    <w:rsid w:val="00A465BF"/>
    <w:rsid w:val="00A47466"/>
    <w:rsid w:val="00A47955"/>
    <w:rsid w:val="00A507D5"/>
    <w:rsid w:val="00A51699"/>
    <w:rsid w:val="00A519E7"/>
    <w:rsid w:val="00A51CAC"/>
    <w:rsid w:val="00A5207E"/>
    <w:rsid w:val="00A52BBD"/>
    <w:rsid w:val="00A53628"/>
    <w:rsid w:val="00A54334"/>
    <w:rsid w:val="00A54398"/>
    <w:rsid w:val="00A55186"/>
    <w:rsid w:val="00A55700"/>
    <w:rsid w:val="00A55C4D"/>
    <w:rsid w:val="00A55CC7"/>
    <w:rsid w:val="00A55E56"/>
    <w:rsid w:val="00A55EFA"/>
    <w:rsid w:val="00A57A03"/>
    <w:rsid w:val="00A60CA8"/>
    <w:rsid w:val="00A60E73"/>
    <w:rsid w:val="00A615CA"/>
    <w:rsid w:val="00A62323"/>
    <w:rsid w:val="00A63538"/>
    <w:rsid w:val="00A63CCC"/>
    <w:rsid w:val="00A64FA0"/>
    <w:rsid w:val="00A6610A"/>
    <w:rsid w:val="00A66C67"/>
    <w:rsid w:val="00A6744E"/>
    <w:rsid w:val="00A67680"/>
    <w:rsid w:val="00A67D7E"/>
    <w:rsid w:val="00A67EF1"/>
    <w:rsid w:val="00A67F5F"/>
    <w:rsid w:val="00A7052F"/>
    <w:rsid w:val="00A70C48"/>
    <w:rsid w:val="00A72099"/>
    <w:rsid w:val="00A7218E"/>
    <w:rsid w:val="00A72DDD"/>
    <w:rsid w:val="00A73049"/>
    <w:rsid w:val="00A734EA"/>
    <w:rsid w:val="00A743D0"/>
    <w:rsid w:val="00A7475C"/>
    <w:rsid w:val="00A7515C"/>
    <w:rsid w:val="00A75969"/>
    <w:rsid w:val="00A77F69"/>
    <w:rsid w:val="00A80EEC"/>
    <w:rsid w:val="00A811B0"/>
    <w:rsid w:val="00A81CF7"/>
    <w:rsid w:val="00A82434"/>
    <w:rsid w:val="00A826E4"/>
    <w:rsid w:val="00A82A42"/>
    <w:rsid w:val="00A83A4B"/>
    <w:rsid w:val="00A83EF5"/>
    <w:rsid w:val="00A841A2"/>
    <w:rsid w:val="00A849F5"/>
    <w:rsid w:val="00A85058"/>
    <w:rsid w:val="00A853E2"/>
    <w:rsid w:val="00A8575D"/>
    <w:rsid w:val="00A86DC1"/>
    <w:rsid w:val="00A8705F"/>
    <w:rsid w:val="00A870E7"/>
    <w:rsid w:val="00A87266"/>
    <w:rsid w:val="00A8780A"/>
    <w:rsid w:val="00A90380"/>
    <w:rsid w:val="00A911D2"/>
    <w:rsid w:val="00A923FA"/>
    <w:rsid w:val="00A9240E"/>
    <w:rsid w:val="00A9279C"/>
    <w:rsid w:val="00A928C3"/>
    <w:rsid w:val="00A930C9"/>
    <w:rsid w:val="00A9377F"/>
    <w:rsid w:val="00A96675"/>
    <w:rsid w:val="00A96F1A"/>
    <w:rsid w:val="00A974A8"/>
    <w:rsid w:val="00A975A0"/>
    <w:rsid w:val="00A97738"/>
    <w:rsid w:val="00A97F98"/>
    <w:rsid w:val="00AA0815"/>
    <w:rsid w:val="00AA1FBD"/>
    <w:rsid w:val="00AA2443"/>
    <w:rsid w:val="00AA387B"/>
    <w:rsid w:val="00AA3C7F"/>
    <w:rsid w:val="00AA482B"/>
    <w:rsid w:val="00AA5BBA"/>
    <w:rsid w:val="00AB0D05"/>
    <w:rsid w:val="00AB15BE"/>
    <w:rsid w:val="00AB1846"/>
    <w:rsid w:val="00AB2632"/>
    <w:rsid w:val="00AB473C"/>
    <w:rsid w:val="00AB56B4"/>
    <w:rsid w:val="00AB5FA4"/>
    <w:rsid w:val="00AC045C"/>
    <w:rsid w:val="00AC046D"/>
    <w:rsid w:val="00AC0C59"/>
    <w:rsid w:val="00AC0F44"/>
    <w:rsid w:val="00AC153A"/>
    <w:rsid w:val="00AC1A1A"/>
    <w:rsid w:val="00AC22C1"/>
    <w:rsid w:val="00AC26A9"/>
    <w:rsid w:val="00AC2D6A"/>
    <w:rsid w:val="00AC4E62"/>
    <w:rsid w:val="00AC64B1"/>
    <w:rsid w:val="00AC69DA"/>
    <w:rsid w:val="00AC7E8C"/>
    <w:rsid w:val="00AD0139"/>
    <w:rsid w:val="00AD1011"/>
    <w:rsid w:val="00AD10C3"/>
    <w:rsid w:val="00AD2164"/>
    <w:rsid w:val="00AD2D24"/>
    <w:rsid w:val="00AD30C2"/>
    <w:rsid w:val="00AD30E1"/>
    <w:rsid w:val="00AD3320"/>
    <w:rsid w:val="00AD34DD"/>
    <w:rsid w:val="00AD3682"/>
    <w:rsid w:val="00AD39A8"/>
    <w:rsid w:val="00AD447A"/>
    <w:rsid w:val="00AD47F0"/>
    <w:rsid w:val="00AD7E86"/>
    <w:rsid w:val="00AD7F84"/>
    <w:rsid w:val="00AE048F"/>
    <w:rsid w:val="00AE0DE1"/>
    <w:rsid w:val="00AE22A0"/>
    <w:rsid w:val="00AE2E39"/>
    <w:rsid w:val="00AE2F63"/>
    <w:rsid w:val="00AE31F1"/>
    <w:rsid w:val="00AE358C"/>
    <w:rsid w:val="00AE3659"/>
    <w:rsid w:val="00AE396A"/>
    <w:rsid w:val="00AE3B69"/>
    <w:rsid w:val="00AE4554"/>
    <w:rsid w:val="00AE4690"/>
    <w:rsid w:val="00AE4FA2"/>
    <w:rsid w:val="00AE58CD"/>
    <w:rsid w:val="00AE687B"/>
    <w:rsid w:val="00AE68F4"/>
    <w:rsid w:val="00AE6D39"/>
    <w:rsid w:val="00AE6E61"/>
    <w:rsid w:val="00AE7C52"/>
    <w:rsid w:val="00AE7D23"/>
    <w:rsid w:val="00AF0416"/>
    <w:rsid w:val="00AF1376"/>
    <w:rsid w:val="00AF1651"/>
    <w:rsid w:val="00AF3015"/>
    <w:rsid w:val="00AF3328"/>
    <w:rsid w:val="00AF48C3"/>
    <w:rsid w:val="00AF5338"/>
    <w:rsid w:val="00AF5481"/>
    <w:rsid w:val="00AF563E"/>
    <w:rsid w:val="00AF5A88"/>
    <w:rsid w:val="00AF614E"/>
    <w:rsid w:val="00AF6169"/>
    <w:rsid w:val="00AF69A3"/>
    <w:rsid w:val="00AF75ED"/>
    <w:rsid w:val="00AF7696"/>
    <w:rsid w:val="00AF7ED2"/>
    <w:rsid w:val="00B02B6E"/>
    <w:rsid w:val="00B031C7"/>
    <w:rsid w:val="00B0358B"/>
    <w:rsid w:val="00B035C3"/>
    <w:rsid w:val="00B03C9C"/>
    <w:rsid w:val="00B03DC4"/>
    <w:rsid w:val="00B045D8"/>
    <w:rsid w:val="00B04A27"/>
    <w:rsid w:val="00B06E63"/>
    <w:rsid w:val="00B07657"/>
    <w:rsid w:val="00B1056B"/>
    <w:rsid w:val="00B125F6"/>
    <w:rsid w:val="00B12FC8"/>
    <w:rsid w:val="00B13922"/>
    <w:rsid w:val="00B13E1C"/>
    <w:rsid w:val="00B146AE"/>
    <w:rsid w:val="00B14C6E"/>
    <w:rsid w:val="00B15441"/>
    <w:rsid w:val="00B16260"/>
    <w:rsid w:val="00B1649E"/>
    <w:rsid w:val="00B16FDC"/>
    <w:rsid w:val="00B20A4C"/>
    <w:rsid w:val="00B21196"/>
    <w:rsid w:val="00B22085"/>
    <w:rsid w:val="00B22591"/>
    <w:rsid w:val="00B227C1"/>
    <w:rsid w:val="00B2380E"/>
    <w:rsid w:val="00B2464C"/>
    <w:rsid w:val="00B24CEE"/>
    <w:rsid w:val="00B254A9"/>
    <w:rsid w:val="00B26133"/>
    <w:rsid w:val="00B27649"/>
    <w:rsid w:val="00B30371"/>
    <w:rsid w:val="00B304B3"/>
    <w:rsid w:val="00B30558"/>
    <w:rsid w:val="00B307E1"/>
    <w:rsid w:val="00B3162F"/>
    <w:rsid w:val="00B31676"/>
    <w:rsid w:val="00B323FC"/>
    <w:rsid w:val="00B32A4C"/>
    <w:rsid w:val="00B32A99"/>
    <w:rsid w:val="00B32B33"/>
    <w:rsid w:val="00B3546C"/>
    <w:rsid w:val="00B357DC"/>
    <w:rsid w:val="00B361C0"/>
    <w:rsid w:val="00B36837"/>
    <w:rsid w:val="00B37024"/>
    <w:rsid w:val="00B4008D"/>
    <w:rsid w:val="00B4053F"/>
    <w:rsid w:val="00B41939"/>
    <w:rsid w:val="00B43194"/>
    <w:rsid w:val="00B436FD"/>
    <w:rsid w:val="00B44365"/>
    <w:rsid w:val="00B45457"/>
    <w:rsid w:val="00B45946"/>
    <w:rsid w:val="00B46CEA"/>
    <w:rsid w:val="00B46EBF"/>
    <w:rsid w:val="00B4752B"/>
    <w:rsid w:val="00B47A94"/>
    <w:rsid w:val="00B47AE0"/>
    <w:rsid w:val="00B5109A"/>
    <w:rsid w:val="00B51119"/>
    <w:rsid w:val="00B51341"/>
    <w:rsid w:val="00B51B38"/>
    <w:rsid w:val="00B521C7"/>
    <w:rsid w:val="00B52452"/>
    <w:rsid w:val="00B52AE3"/>
    <w:rsid w:val="00B533D8"/>
    <w:rsid w:val="00B542E3"/>
    <w:rsid w:val="00B5496F"/>
    <w:rsid w:val="00B55678"/>
    <w:rsid w:val="00B55CBD"/>
    <w:rsid w:val="00B57881"/>
    <w:rsid w:val="00B60FDC"/>
    <w:rsid w:val="00B61242"/>
    <w:rsid w:val="00B61269"/>
    <w:rsid w:val="00B63690"/>
    <w:rsid w:val="00B65758"/>
    <w:rsid w:val="00B659B4"/>
    <w:rsid w:val="00B66701"/>
    <w:rsid w:val="00B70A04"/>
    <w:rsid w:val="00B72093"/>
    <w:rsid w:val="00B72FC4"/>
    <w:rsid w:val="00B7337B"/>
    <w:rsid w:val="00B73A9A"/>
    <w:rsid w:val="00B7492B"/>
    <w:rsid w:val="00B74996"/>
    <w:rsid w:val="00B75486"/>
    <w:rsid w:val="00B76299"/>
    <w:rsid w:val="00B76626"/>
    <w:rsid w:val="00B7709B"/>
    <w:rsid w:val="00B77231"/>
    <w:rsid w:val="00B77688"/>
    <w:rsid w:val="00B7775A"/>
    <w:rsid w:val="00B7778D"/>
    <w:rsid w:val="00B77A90"/>
    <w:rsid w:val="00B77BF8"/>
    <w:rsid w:val="00B800EB"/>
    <w:rsid w:val="00B81437"/>
    <w:rsid w:val="00B82B11"/>
    <w:rsid w:val="00B82D4F"/>
    <w:rsid w:val="00B838F2"/>
    <w:rsid w:val="00B83A79"/>
    <w:rsid w:val="00B8436A"/>
    <w:rsid w:val="00B84D1F"/>
    <w:rsid w:val="00B8541A"/>
    <w:rsid w:val="00B85788"/>
    <w:rsid w:val="00B86771"/>
    <w:rsid w:val="00B90027"/>
    <w:rsid w:val="00B9019D"/>
    <w:rsid w:val="00B90AC0"/>
    <w:rsid w:val="00B90D94"/>
    <w:rsid w:val="00B91313"/>
    <w:rsid w:val="00B91BDC"/>
    <w:rsid w:val="00B91E5A"/>
    <w:rsid w:val="00B922FB"/>
    <w:rsid w:val="00B92475"/>
    <w:rsid w:val="00B92BD5"/>
    <w:rsid w:val="00B93262"/>
    <w:rsid w:val="00B9354A"/>
    <w:rsid w:val="00B94002"/>
    <w:rsid w:val="00B94208"/>
    <w:rsid w:val="00B9495B"/>
    <w:rsid w:val="00B94986"/>
    <w:rsid w:val="00B95F6C"/>
    <w:rsid w:val="00B97B83"/>
    <w:rsid w:val="00B97ECE"/>
    <w:rsid w:val="00BA00E7"/>
    <w:rsid w:val="00BA0FBA"/>
    <w:rsid w:val="00BA177E"/>
    <w:rsid w:val="00BA2DAA"/>
    <w:rsid w:val="00BA434F"/>
    <w:rsid w:val="00BA4A90"/>
    <w:rsid w:val="00BA51F1"/>
    <w:rsid w:val="00BA706E"/>
    <w:rsid w:val="00BB1368"/>
    <w:rsid w:val="00BB224D"/>
    <w:rsid w:val="00BB2DA3"/>
    <w:rsid w:val="00BB32D8"/>
    <w:rsid w:val="00BB3D69"/>
    <w:rsid w:val="00BB4763"/>
    <w:rsid w:val="00BB4DDD"/>
    <w:rsid w:val="00BB50A5"/>
    <w:rsid w:val="00BB5133"/>
    <w:rsid w:val="00BB5B69"/>
    <w:rsid w:val="00BB6483"/>
    <w:rsid w:val="00BC0645"/>
    <w:rsid w:val="00BC0C08"/>
    <w:rsid w:val="00BC1047"/>
    <w:rsid w:val="00BC12A3"/>
    <w:rsid w:val="00BC16A3"/>
    <w:rsid w:val="00BC1D8F"/>
    <w:rsid w:val="00BC2102"/>
    <w:rsid w:val="00BC3D6B"/>
    <w:rsid w:val="00BC3F00"/>
    <w:rsid w:val="00BC4D27"/>
    <w:rsid w:val="00BC56CB"/>
    <w:rsid w:val="00BC64D5"/>
    <w:rsid w:val="00BC79D3"/>
    <w:rsid w:val="00BC7E0D"/>
    <w:rsid w:val="00BD02FE"/>
    <w:rsid w:val="00BD0C4B"/>
    <w:rsid w:val="00BD0C51"/>
    <w:rsid w:val="00BD11AE"/>
    <w:rsid w:val="00BD14DE"/>
    <w:rsid w:val="00BD1EFF"/>
    <w:rsid w:val="00BD2029"/>
    <w:rsid w:val="00BD25FF"/>
    <w:rsid w:val="00BD274D"/>
    <w:rsid w:val="00BD47B2"/>
    <w:rsid w:val="00BD47C8"/>
    <w:rsid w:val="00BD53C9"/>
    <w:rsid w:val="00BD5A3D"/>
    <w:rsid w:val="00BD5E1D"/>
    <w:rsid w:val="00BD5F30"/>
    <w:rsid w:val="00BD6035"/>
    <w:rsid w:val="00BD7817"/>
    <w:rsid w:val="00BE095C"/>
    <w:rsid w:val="00BE0BC1"/>
    <w:rsid w:val="00BE1271"/>
    <w:rsid w:val="00BE1C40"/>
    <w:rsid w:val="00BE215B"/>
    <w:rsid w:val="00BE228F"/>
    <w:rsid w:val="00BE3556"/>
    <w:rsid w:val="00BE4268"/>
    <w:rsid w:val="00BE4805"/>
    <w:rsid w:val="00BE4DF8"/>
    <w:rsid w:val="00BE5F6B"/>
    <w:rsid w:val="00BE728E"/>
    <w:rsid w:val="00BF1530"/>
    <w:rsid w:val="00BF178D"/>
    <w:rsid w:val="00BF20C5"/>
    <w:rsid w:val="00BF2412"/>
    <w:rsid w:val="00BF2B49"/>
    <w:rsid w:val="00BF2C9C"/>
    <w:rsid w:val="00BF31D4"/>
    <w:rsid w:val="00BF482B"/>
    <w:rsid w:val="00BF4CDB"/>
    <w:rsid w:val="00BF53E0"/>
    <w:rsid w:val="00BF6D1A"/>
    <w:rsid w:val="00C004BB"/>
    <w:rsid w:val="00C00B30"/>
    <w:rsid w:val="00C01175"/>
    <w:rsid w:val="00C01520"/>
    <w:rsid w:val="00C01669"/>
    <w:rsid w:val="00C01A02"/>
    <w:rsid w:val="00C02302"/>
    <w:rsid w:val="00C03F38"/>
    <w:rsid w:val="00C040AD"/>
    <w:rsid w:val="00C04D80"/>
    <w:rsid w:val="00C05B1A"/>
    <w:rsid w:val="00C05BA5"/>
    <w:rsid w:val="00C05D54"/>
    <w:rsid w:val="00C06C82"/>
    <w:rsid w:val="00C06CED"/>
    <w:rsid w:val="00C121AA"/>
    <w:rsid w:val="00C1262B"/>
    <w:rsid w:val="00C12B60"/>
    <w:rsid w:val="00C1330F"/>
    <w:rsid w:val="00C14B9A"/>
    <w:rsid w:val="00C150A4"/>
    <w:rsid w:val="00C15E07"/>
    <w:rsid w:val="00C1611C"/>
    <w:rsid w:val="00C166A2"/>
    <w:rsid w:val="00C17445"/>
    <w:rsid w:val="00C17CB5"/>
    <w:rsid w:val="00C2151E"/>
    <w:rsid w:val="00C21A6B"/>
    <w:rsid w:val="00C21E3C"/>
    <w:rsid w:val="00C22D27"/>
    <w:rsid w:val="00C22D4C"/>
    <w:rsid w:val="00C23613"/>
    <w:rsid w:val="00C23CD8"/>
    <w:rsid w:val="00C240A2"/>
    <w:rsid w:val="00C243DE"/>
    <w:rsid w:val="00C2476A"/>
    <w:rsid w:val="00C24D9A"/>
    <w:rsid w:val="00C24F93"/>
    <w:rsid w:val="00C25634"/>
    <w:rsid w:val="00C25C50"/>
    <w:rsid w:val="00C25E26"/>
    <w:rsid w:val="00C25E68"/>
    <w:rsid w:val="00C25F40"/>
    <w:rsid w:val="00C26EAB"/>
    <w:rsid w:val="00C27B42"/>
    <w:rsid w:val="00C31D82"/>
    <w:rsid w:val="00C3227C"/>
    <w:rsid w:val="00C326F1"/>
    <w:rsid w:val="00C33695"/>
    <w:rsid w:val="00C33D68"/>
    <w:rsid w:val="00C345EA"/>
    <w:rsid w:val="00C355F8"/>
    <w:rsid w:val="00C40B00"/>
    <w:rsid w:val="00C41697"/>
    <w:rsid w:val="00C41B6A"/>
    <w:rsid w:val="00C41F54"/>
    <w:rsid w:val="00C41F70"/>
    <w:rsid w:val="00C4239C"/>
    <w:rsid w:val="00C42B68"/>
    <w:rsid w:val="00C4398A"/>
    <w:rsid w:val="00C4410E"/>
    <w:rsid w:val="00C44243"/>
    <w:rsid w:val="00C4463D"/>
    <w:rsid w:val="00C44AAB"/>
    <w:rsid w:val="00C451E9"/>
    <w:rsid w:val="00C46946"/>
    <w:rsid w:val="00C47B8D"/>
    <w:rsid w:val="00C5087B"/>
    <w:rsid w:val="00C50F90"/>
    <w:rsid w:val="00C51036"/>
    <w:rsid w:val="00C52611"/>
    <w:rsid w:val="00C52833"/>
    <w:rsid w:val="00C5429B"/>
    <w:rsid w:val="00C553C2"/>
    <w:rsid w:val="00C5541E"/>
    <w:rsid w:val="00C56040"/>
    <w:rsid w:val="00C56A70"/>
    <w:rsid w:val="00C571CD"/>
    <w:rsid w:val="00C579AD"/>
    <w:rsid w:val="00C601F3"/>
    <w:rsid w:val="00C601F7"/>
    <w:rsid w:val="00C61531"/>
    <w:rsid w:val="00C623F4"/>
    <w:rsid w:val="00C63767"/>
    <w:rsid w:val="00C63CDC"/>
    <w:rsid w:val="00C650D1"/>
    <w:rsid w:val="00C661C4"/>
    <w:rsid w:val="00C66657"/>
    <w:rsid w:val="00C673F7"/>
    <w:rsid w:val="00C6754F"/>
    <w:rsid w:val="00C70541"/>
    <w:rsid w:val="00C70FE6"/>
    <w:rsid w:val="00C71601"/>
    <w:rsid w:val="00C71BEA"/>
    <w:rsid w:val="00C72376"/>
    <w:rsid w:val="00C7263A"/>
    <w:rsid w:val="00C72E8A"/>
    <w:rsid w:val="00C73250"/>
    <w:rsid w:val="00C74582"/>
    <w:rsid w:val="00C74D78"/>
    <w:rsid w:val="00C80E1C"/>
    <w:rsid w:val="00C818BA"/>
    <w:rsid w:val="00C81AD8"/>
    <w:rsid w:val="00C82A1F"/>
    <w:rsid w:val="00C82CEC"/>
    <w:rsid w:val="00C8306C"/>
    <w:rsid w:val="00C832FE"/>
    <w:rsid w:val="00C83676"/>
    <w:rsid w:val="00C83E06"/>
    <w:rsid w:val="00C843EE"/>
    <w:rsid w:val="00C855C5"/>
    <w:rsid w:val="00C85F21"/>
    <w:rsid w:val="00C866D4"/>
    <w:rsid w:val="00C8778E"/>
    <w:rsid w:val="00C90753"/>
    <w:rsid w:val="00C90DBC"/>
    <w:rsid w:val="00C9102A"/>
    <w:rsid w:val="00C9120D"/>
    <w:rsid w:val="00C91AB8"/>
    <w:rsid w:val="00C92588"/>
    <w:rsid w:val="00C93D65"/>
    <w:rsid w:val="00C94A5C"/>
    <w:rsid w:val="00C9592A"/>
    <w:rsid w:val="00C95C96"/>
    <w:rsid w:val="00C964F1"/>
    <w:rsid w:val="00C96FF1"/>
    <w:rsid w:val="00C97026"/>
    <w:rsid w:val="00C977D9"/>
    <w:rsid w:val="00CA0897"/>
    <w:rsid w:val="00CA187D"/>
    <w:rsid w:val="00CA3841"/>
    <w:rsid w:val="00CA3FE1"/>
    <w:rsid w:val="00CA436C"/>
    <w:rsid w:val="00CA4402"/>
    <w:rsid w:val="00CA4CC2"/>
    <w:rsid w:val="00CA5F38"/>
    <w:rsid w:val="00CA72C1"/>
    <w:rsid w:val="00CA77DE"/>
    <w:rsid w:val="00CA7998"/>
    <w:rsid w:val="00CB056F"/>
    <w:rsid w:val="00CB086D"/>
    <w:rsid w:val="00CB0A31"/>
    <w:rsid w:val="00CB1833"/>
    <w:rsid w:val="00CB1E58"/>
    <w:rsid w:val="00CB30DB"/>
    <w:rsid w:val="00CB4FCB"/>
    <w:rsid w:val="00CB5812"/>
    <w:rsid w:val="00CB5E8F"/>
    <w:rsid w:val="00CB61D6"/>
    <w:rsid w:val="00CB773E"/>
    <w:rsid w:val="00CB789E"/>
    <w:rsid w:val="00CB7E8D"/>
    <w:rsid w:val="00CC070D"/>
    <w:rsid w:val="00CC0EE9"/>
    <w:rsid w:val="00CC18BF"/>
    <w:rsid w:val="00CC2A0C"/>
    <w:rsid w:val="00CC3284"/>
    <w:rsid w:val="00CC4F50"/>
    <w:rsid w:val="00CC5A12"/>
    <w:rsid w:val="00CC6430"/>
    <w:rsid w:val="00CC6649"/>
    <w:rsid w:val="00CC6834"/>
    <w:rsid w:val="00CC71B5"/>
    <w:rsid w:val="00CC757D"/>
    <w:rsid w:val="00CD03CB"/>
    <w:rsid w:val="00CD230A"/>
    <w:rsid w:val="00CD335D"/>
    <w:rsid w:val="00CD3B37"/>
    <w:rsid w:val="00CD57CD"/>
    <w:rsid w:val="00CD5E27"/>
    <w:rsid w:val="00CD7477"/>
    <w:rsid w:val="00CD753E"/>
    <w:rsid w:val="00CD7945"/>
    <w:rsid w:val="00CE02BD"/>
    <w:rsid w:val="00CE1088"/>
    <w:rsid w:val="00CE1155"/>
    <w:rsid w:val="00CE149E"/>
    <w:rsid w:val="00CE1958"/>
    <w:rsid w:val="00CE1ABE"/>
    <w:rsid w:val="00CE2118"/>
    <w:rsid w:val="00CE381F"/>
    <w:rsid w:val="00CE5961"/>
    <w:rsid w:val="00CE5BFA"/>
    <w:rsid w:val="00CE6319"/>
    <w:rsid w:val="00CE699B"/>
    <w:rsid w:val="00CE7589"/>
    <w:rsid w:val="00CE778B"/>
    <w:rsid w:val="00CF05CB"/>
    <w:rsid w:val="00CF0957"/>
    <w:rsid w:val="00CF0DD2"/>
    <w:rsid w:val="00CF10E2"/>
    <w:rsid w:val="00CF1369"/>
    <w:rsid w:val="00CF1C7D"/>
    <w:rsid w:val="00CF21DF"/>
    <w:rsid w:val="00CF34A8"/>
    <w:rsid w:val="00CF4ACB"/>
    <w:rsid w:val="00CF4E16"/>
    <w:rsid w:val="00CF5FC6"/>
    <w:rsid w:val="00CF7483"/>
    <w:rsid w:val="00D00A91"/>
    <w:rsid w:val="00D00EA3"/>
    <w:rsid w:val="00D0225E"/>
    <w:rsid w:val="00D02CF3"/>
    <w:rsid w:val="00D03C1A"/>
    <w:rsid w:val="00D03DBC"/>
    <w:rsid w:val="00D0646D"/>
    <w:rsid w:val="00D071A6"/>
    <w:rsid w:val="00D07789"/>
    <w:rsid w:val="00D07F1C"/>
    <w:rsid w:val="00D07F88"/>
    <w:rsid w:val="00D145A9"/>
    <w:rsid w:val="00D147AA"/>
    <w:rsid w:val="00D14A4F"/>
    <w:rsid w:val="00D14C75"/>
    <w:rsid w:val="00D1568D"/>
    <w:rsid w:val="00D15FB4"/>
    <w:rsid w:val="00D16C0B"/>
    <w:rsid w:val="00D16E2A"/>
    <w:rsid w:val="00D16F05"/>
    <w:rsid w:val="00D174F2"/>
    <w:rsid w:val="00D17C83"/>
    <w:rsid w:val="00D20477"/>
    <w:rsid w:val="00D20951"/>
    <w:rsid w:val="00D20A41"/>
    <w:rsid w:val="00D20E68"/>
    <w:rsid w:val="00D225AB"/>
    <w:rsid w:val="00D230AC"/>
    <w:rsid w:val="00D23690"/>
    <w:rsid w:val="00D24441"/>
    <w:rsid w:val="00D253C7"/>
    <w:rsid w:val="00D25A45"/>
    <w:rsid w:val="00D267D2"/>
    <w:rsid w:val="00D26A66"/>
    <w:rsid w:val="00D278E6"/>
    <w:rsid w:val="00D27BA9"/>
    <w:rsid w:val="00D31854"/>
    <w:rsid w:val="00D32BBE"/>
    <w:rsid w:val="00D3395D"/>
    <w:rsid w:val="00D33A1A"/>
    <w:rsid w:val="00D341C1"/>
    <w:rsid w:val="00D342FC"/>
    <w:rsid w:val="00D34F86"/>
    <w:rsid w:val="00D35000"/>
    <w:rsid w:val="00D3523D"/>
    <w:rsid w:val="00D35311"/>
    <w:rsid w:val="00D36F1D"/>
    <w:rsid w:val="00D40264"/>
    <w:rsid w:val="00D409E6"/>
    <w:rsid w:val="00D41256"/>
    <w:rsid w:val="00D424B0"/>
    <w:rsid w:val="00D42878"/>
    <w:rsid w:val="00D44060"/>
    <w:rsid w:val="00D441EC"/>
    <w:rsid w:val="00D44D59"/>
    <w:rsid w:val="00D4587A"/>
    <w:rsid w:val="00D473B5"/>
    <w:rsid w:val="00D47C38"/>
    <w:rsid w:val="00D50EF5"/>
    <w:rsid w:val="00D550C7"/>
    <w:rsid w:val="00D55BF0"/>
    <w:rsid w:val="00D55DCA"/>
    <w:rsid w:val="00D568E0"/>
    <w:rsid w:val="00D57624"/>
    <w:rsid w:val="00D6066C"/>
    <w:rsid w:val="00D637E3"/>
    <w:rsid w:val="00D64C33"/>
    <w:rsid w:val="00D65841"/>
    <w:rsid w:val="00D66004"/>
    <w:rsid w:val="00D660B9"/>
    <w:rsid w:val="00D66D58"/>
    <w:rsid w:val="00D66FCC"/>
    <w:rsid w:val="00D677EF"/>
    <w:rsid w:val="00D709DE"/>
    <w:rsid w:val="00D72030"/>
    <w:rsid w:val="00D728F4"/>
    <w:rsid w:val="00D74FBA"/>
    <w:rsid w:val="00D75D89"/>
    <w:rsid w:val="00D75FC5"/>
    <w:rsid w:val="00D80766"/>
    <w:rsid w:val="00D8156D"/>
    <w:rsid w:val="00D819E8"/>
    <w:rsid w:val="00D81E61"/>
    <w:rsid w:val="00D8319D"/>
    <w:rsid w:val="00D85D8C"/>
    <w:rsid w:val="00D868A4"/>
    <w:rsid w:val="00D9051C"/>
    <w:rsid w:val="00D90C32"/>
    <w:rsid w:val="00D9500E"/>
    <w:rsid w:val="00D95533"/>
    <w:rsid w:val="00D9658D"/>
    <w:rsid w:val="00DA0893"/>
    <w:rsid w:val="00DA1425"/>
    <w:rsid w:val="00DA1B9F"/>
    <w:rsid w:val="00DA1CC9"/>
    <w:rsid w:val="00DA23FE"/>
    <w:rsid w:val="00DA30E0"/>
    <w:rsid w:val="00DA3335"/>
    <w:rsid w:val="00DA37B2"/>
    <w:rsid w:val="00DA3E8E"/>
    <w:rsid w:val="00DA4782"/>
    <w:rsid w:val="00DA47F6"/>
    <w:rsid w:val="00DA49C6"/>
    <w:rsid w:val="00DA6CA2"/>
    <w:rsid w:val="00DA6CD4"/>
    <w:rsid w:val="00DA7441"/>
    <w:rsid w:val="00DA78D5"/>
    <w:rsid w:val="00DB186B"/>
    <w:rsid w:val="00DB20EE"/>
    <w:rsid w:val="00DB217C"/>
    <w:rsid w:val="00DB3CFD"/>
    <w:rsid w:val="00DB3EEA"/>
    <w:rsid w:val="00DB3FC6"/>
    <w:rsid w:val="00DB660C"/>
    <w:rsid w:val="00DB6724"/>
    <w:rsid w:val="00DB6DFA"/>
    <w:rsid w:val="00DB702E"/>
    <w:rsid w:val="00DB7653"/>
    <w:rsid w:val="00DC0DD9"/>
    <w:rsid w:val="00DC2B6B"/>
    <w:rsid w:val="00DC2D46"/>
    <w:rsid w:val="00DC3205"/>
    <w:rsid w:val="00DC3E04"/>
    <w:rsid w:val="00DC468D"/>
    <w:rsid w:val="00DC4972"/>
    <w:rsid w:val="00DC4C07"/>
    <w:rsid w:val="00DC5321"/>
    <w:rsid w:val="00DC5491"/>
    <w:rsid w:val="00DC5577"/>
    <w:rsid w:val="00DC5DAC"/>
    <w:rsid w:val="00DC5E11"/>
    <w:rsid w:val="00DC5EE8"/>
    <w:rsid w:val="00DC6977"/>
    <w:rsid w:val="00DC69C2"/>
    <w:rsid w:val="00DC6D51"/>
    <w:rsid w:val="00DC70B5"/>
    <w:rsid w:val="00DD01A0"/>
    <w:rsid w:val="00DD115D"/>
    <w:rsid w:val="00DD1998"/>
    <w:rsid w:val="00DD2260"/>
    <w:rsid w:val="00DD2509"/>
    <w:rsid w:val="00DD26F1"/>
    <w:rsid w:val="00DD34BF"/>
    <w:rsid w:val="00DD39B5"/>
    <w:rsid w:val="00DD485E"/>
    <w:rsid w:val="00DD4BEC"/>
    <w:rsid w:val="00DD51B3"/>
    <w:rsid w:val="00DD543C"/>
    <w:rsid w:val="00DD56C1"/>
    <w:rsid w:val="00DD57F7"/>
    <w:rsid w:val="00DD5EB0"/>
    <w:rsid w:val="00DD5F90"/>
    <w:rsid w:val="00DD7477"/>
    <w:rsid w:val="00DD7B47"/>
    <w:rsid w:val="00DE0D3F"/>
    <w:rsid w:val="00DE20EE"/>
    <w:rsid w:val="00DE2810"/>
    <w:rsid w:val="00DE39C8"/>
    <w:rsid w:val="00DE5151"/>
    <w:rsid w:val="00DE550D"/>
    <w:rsid w:val="00DE6B4C"/>
    <w:rsid w:val="00DE7349"/>
    <w:rsid w:val="00DF05B1"/>
    <w:rsid w:val="00DF0990"/>
    <w:rsid w:val="00DF1167"/>
    <w:rsid w:val="00DF1DEF"/>
    <w:rsid w:val="00DF2250"/>
    <w:rsid w:val="00DF279E"/>
    <w:rsid w:val="00DF4476"/>
    <w:rsid w:val="00DF4F1E"/>
    <w:rsid w:val="00DF512C"/>
    <w:rsid w:val="00DF6871"/>
    <w:rsid w:val="00DF69CC"/>
    <w:rsid w:val="00DF6B51"/>
    <w:rsid w:val="00DF7307"/>
    <w:rsid w:val="00DF7AB4"/>
    <w:rsid w:val="00E01322"/>
    <w:rsid w:val="00E013D0"/>
    <w:rsid w:val="00E0217B"/>
    <w:rsid w:val="00E037A5"/>
    <w:rsid w:val="00E03932"/>
    <w:rsid w:val="00E03F59"/>
    <w:rsid w:val="00E0487B"/>
    <w:rsid w:val="00E05B69"/>
    <w:rsid w:val="00E06173"/>
    <w:rsid w:val="00E07ED4"/>
    <w:rsid w:val="00E1024E"/>
    <w:rsid w:val="00E11DBC"/>
    <w:rsid w:val="00E12A9C"/>
    <w:rsid w:val="00E14553"/>
    <w:rsid w:val="00E155E0"/>
    <w:rsid w:val="00E16B80"/>
    <w:rsid w:val="00E20230"/>
    <w:rsid w:val="00E21008"/>
    <w:rsid w:val="00E211EA"/>
    <w:rsid w:val="00E21A2F"/>
    <w:rsid w:val="00E21C8E"/>
    <w:rsid w:val="00E21D53"/>
    <w:rsid w:val="00E22868"/>
    <w:rsid w:val="00E22B0E"/>
    <w:rsid w:val="00E24FE2"/>
    <w:rsid w:val="00E257B5"/>
    <w:rsid w:val="00E25993"/>
    <w:rsid w:val="00E25A73"/>
    <w:rsid w:val="00E270BB"/>
    <w:rsid w:val="00E2782C"/>
    <w:rsid w:val="00E304B8"/>
    <w:rsid w:val="00E31560"/>
    <w:rsid w:val="00E320CD"/>
    <w:rsid w:val="00E32D8B"/>
    <w:rsid w:val="00E32DC0"/>
    <w:rsid w:val="00E3398F"/>
    <w:rsid w:val="00E33B03"/>
    <w:rsid w:val="00E340EF"/>
    <w:rsid w:val="00E355D4"/>
    <w:rsid w:val="00E36116"/>
    <w:rsid w:val="00E361FB"/>
    <w:rsid w:val="00E36285"/>
    <w:rsid w:val="00E36643"/>
    <w:rsid w:val="00E36ED9"/>
    <w:rsid w:val="00E36F6C"/>
    <w:rsid w:val="00E37139"/>
    <w:rsid w:val="00E377F8"/>
    <w:rsid w:val="00E41724"/>
    <w:rsid w:val="00E41B95"/>
    <w:rsid w:val="00E4275A"/>
    <w:rsid w:val="00E42880"/>
    <w:rsid w:val="00E43C16"/>
    <w:rsid w:val="00E45C5B"/>
    <w:rsid w:val="00E470C8"/>
    <w:rsid w:val="00E47715"/>
    <w:rsid w:val="00E47F71"/>
    <w:rsid w:val="00E500EB"/>
    <w:rsid w:val="00E50197"/>
    <w:rsid w:val="00E50E49"/>
    <w:rsid w:val="00E51469"/>
    <w:rsid w:val="00E51473"/>
    <w:rsid w:val="00E51A65"/>
    <w:rsid w:val="00E5278F"/>
    <w:rsid w:val="00E53578"/>
    <w:rsid w:val="00E53714"/>
    <w:rsid w:val="00E55175"/>
    <w:rsid w:val="00E5625C"/>
    <w:rsid w:val="00E56467"/>
    <w:rsid w:val="00E56679"/>
    <w:rsid w:val="00E56797"/>
    <w:rsid w:val="00E5701A"/>
    <w:rsid w:val="00E577B6"/>
    <w:rsid w:val="00E579DC"/>
    <w:rsid w:val="00E6010B"/>
    <w:rsid w:val="00E60165"/>
    <w:rsid w:val="00E609A0"/>
    <w:rsid w:val="00E60B78"/>
    <w:rsid w:val="00E6150A"/>
    <w:rsid w:val="00E6216E"/>
    <w:rsid w:val="00E625E3"/>
    <w:rsid w:val="00E62922"/>
    <w:rsid w:val="00E6313E"/>
    <w:rsid w:val="00E64F5A"/>
    <w:rsid w:val="00E6695F"/>
    <w:rsid w:val="00E6733E"/>
    <w:rsid w:val="00E72A44"/>
    <w:rsid w:val="00E731DA"/>
    <w:rsid w:val="00E746A2"/>
    <w:rsid w:val="00E7568F"/>
    <w:rsid w:val="00E75F15"/>
    <w:rsid w:val="00E76DBC"/>
    <w:rsid w:val="00E80CF4"/>
    <w:rsid w:val="00E81C4B"/>
    <w:rsid w:val="00E820A9"/>
    <w:rsid w:val="00E82482"/>
    <w:rsid w:val="00E82DBF"/>
    <w:rsid w:val="00E83CD8"/>
    <w:rsid w:val="00E84B52"/>
    <w:rsid w:val="00E85050"/>
    <w:rsid w:val="00E854BD"/>
    <w:rsid w:val="00E8628C"/>
    <w:rsid w:val="00E8686E"/>
    <w:rsid w:val="00E869DA"/>
    <w:rsid w:val="00E86A22"/>
    <w:rsid w:val="00E872B8"/>
    <w:rsid w:val="00E904F6"/>
    <w:rsid w:val="00E90710"/>
    <w:rsid w:val="00E913B9"/>
    <w:rsid w:val="00E91E26"/>
    <w:rsid w:val="00E92071"/>
    <w:rsid w:val="00E937D5"/>
    <w:rsid w:val="00E946C6"/>
    <w:rsid w:val="00E94701"/>
    <w:rsid w:val="00E94702"/>
    <w:rsid w:val="00E95213"/>
    <w:rsid w:val="00E95220"/>
    <w:rsid w:val="00E95A5C"/>
    <w:rsid w:val="00E97722"/>
    <w:rsid w:val="00E97E86"/>
    <w:rsid w:val="00EA0C6A"/>
    <w:rsid w:val="00EA11F3"/>
    <w:rsid w:val="00EA121D"/>
    <w:rsid w:val="00EA17CA"/>
    <w:rsid w:val="00EA18B4"/>
    <w:rsid w:val="00EA1ED1"/>
    <w:rsid w:val="00EA21D6"/>
    <w:rsid w:val="00EA30DC"/>
    <w:rsid w:val="00EA4372"/>
    <w:rsid w:val="00EA4E99"/>
    <w:rsid w:val="00EB0CC8"/>
    <w:rsid w:val="00EB1D21"/>
    <w:rsid w:val="00EB29B4"/>
    <w:rsid w:val="00EB300E"/>
    <w:rsid w:val="00EB3FAD"/>
    <w:rsid w:val="00EB4023"/>
    <w:rsid w:val="00EB4DFA"/>
    <w:rsid w:val="00EB52F1"/>
    <w:rsid w:val="00EB5618"/>
    <w:rsid w:val="00EB59B3"/>
    <w:rsid w:val="00EB7090"/>
    <w:rsid w:val="00EB7127"/>
    <w:rsid w:val="00EB7443"/>
    <w:rsid w:val="00EB75B4"/>
    <w:rsid w:val="00EC1083"/>
    <w:rsid w:val="00EC18EC"/>
    <w:rsid w:val="00EC1F22"/>
    <w:rsid w:val="00EC2AD9"/>
    <w:rsid w:val="00EC2F63"/>
    <w:rsid w:val="00EC380E"/>
    <w:rsid w:val="00EC60D6"/>
    <w:rsid w:val="00EC65C9"/>
    <w:rsid w:val="00EC69CE"/>
    <w:rsid w:val="00EC6A2B"/>
    <w:rsid w:val="00ED01DD"/>
    <w:rsid w:val="00ED0667"/>
    <w:rsid w:val="00ED165F"/>
    <w:rsid w:val="00ED1F1E"/>
    <w:rsid w:val="00ED4BDA"/>
    <w:rsid w:val="00ED5904"/>
    <w:rsid w:val="00ED6489"/>
    <w:rsid w:val="00ED7028"/>
    <w:rsid w:val="00ED71DD"/>
    <w:rsid w:val="00ED7366"/>
    <w:rsid w:val="00ED73BE"/>
    <w:rsid w:val="00ED7763"/>
    <w:rsid w:val="00EE0753"/>
    <w:rsid w:val="00EE385C"/>
    <w:rsid w:val="00EE38F2"/>
    <w:rsid w:val="00EE40CF"/>
    <w:rsid w:val="00EE7373"/>
    <w:rsid w:val="00EF0048"/>
    <w:rsid w:val="00EF012D"/>
    <w:rsid w:val="00EF08DA"/>
    <w:rsid w:val="00EF144D"/>
    <w:rsid w:val="00EF157F"/>
    <w:rsid w:val="00EF1668"/>
    <w:rsid w:val="00EF17F2"/>
    <w:rsid w:val="00EF2776"/>
    <w:rsid w:val="00EF306B"/>
    <w:rsid w:val="00EF33CE"/>
    <w:rsid w:val="00EF3918"/>
    <w:rsid w:val="00EF5657"/>
    <w:rsid w:val="00EF578B"/>
    <w:rsid w:val="00EF6A6F"/>
    <w:rsid w:val="00EF7422"/>
    <w:rsid w:val="00EF76E6"/>
    <w:rsid w:val="00F00B17"/>
    <w:rsid w:val="00F02356"/>
    <w:rsid w:val="00F026BD"/>
    <w:rsid w:val="00F02AA6"/>
    <w:rsid w:val="00F0338C"/>
    <w:rsid w:val="00F04051"/>
    <w:rsid w:val="00F043F4"/>
    <w:rsid w:val="00F0441B"/>
    <w:rsid w:val="00F056FD"/>
    <w:rsid w:val="00F058E0"/>
    <w:rsid w:val="00F06823"/>
    <w:rsid w:val="00F07242"/>
    <w:rsid w:val="00F113C6"/>
    <w:rsid w:val="00F127A6"/>
    <w:rsid w:val="00F12A1B"/>
    <w:rsid w:val="00F13BAD"/>
    <w:rsid w:val="00F140EC"/>
    <w:rsid w:val="00F145E5"/>
    <w:rsid w:val="00F15651"/>
    <w:rsid w:val="00F15CB3"/>
    <w:rsid w:val="00F172CF"/>
    <w:rsid w:val="00F21BD0"/>
    <w:rsid w:val="00F21CC5"/>
    <w:rsid w:val="00F2208F"/>
    <w:rsid w:val="00F22286"/>
    <w:rsid w:val="00F22A21"/>
    <w:rsid w:val="00F22D30"/>
    <w:rsid w:val="00F239A2"/>
    <w:rsid w:val="00F252B5"/>
    <w:rsid w:val="00F25DB0"/>
    <w:rsid w:val="00F26260"/>
    <w:rsid w:val="00F2663C"/>
    <w:rsid w:val="00F26905"/>
    <w:rsid w:val="00F277A6"/>
    <w:rsid w:val="00F27A35"/>
    <w:rsid w:val="00F27F2B"/>
    <w:rsid w:val="00F30672"/>
    <w:rsid w:val="00F313CD"/>
    <w:rsid w:val="00F320F3"/>
    <w:rsid w:val="00F33145"/>
    <w:rsid w:val="00F332E0"/>
    <w:rsid w:val="00F35A0D"/>
    <w:rsid w:val="00F35B4C"/>
    <w:rsid w:val="00F35CF4"/>
    <w:rsid w:val="00F362CA"/>
    <w:rsid w:val="00F362E4"/>
    <w:rsid w:val="00F3647B"/>
    <w:rsid w:val="00F37783"/>
    <w:rsid w:val="00F403E1"/>
    <w:rsid w:val="00F404F5"/>
    <w:rsid w:val="00F406A2"/>
    <w:rsid w:val="00F41E7A"/>
    <w:rsid w:val="00F428DA"/>
    <w:rsid w:val="00F440E0"/>
    <w:rsid w:val="00F4570C"/>
    <w:rsid w:val="00F4604E"/>
    <w:rsid w:val="00F4679C"/>
    <w:rsid w:val="00F46A7B"/>
    <w:rsid w:val="00F477D1"/>
    <w:rsid w:val="00F47F06"/>
    <w:rsid w:val="00F50155"/>
    <w:rsid w:val="00F50794"/>
    <w:rsid w:val="00F5080D"/>
    <w:rsid w:val="00F517B0"/>
    <w:rsid w:val="00F51BA3"/>
    <w:rsid w:val="00F53121"/>
    <w:rsid w:val="00F56268"/>
    <w:rsid w:val="00F562E7"/>
    <w:rsid w:val="00F56C25"/>
    <w:rsid w:val="00F60050"/>
    <w:rsid w:val="00F6081B"/>
    <w:rsid w:val="00F611F7"/>
    <w:rsid w:val="00F62F7C"/>
    <w:rsid w:val="00F65522"/>
    <w:rsid w:val="00F66169"/>
    <w:rsid w:val="00F66A49"/>
    <w:rsid w:val="00F6754A"/>
    <w:rsid w:val="00F67791"/>
    <w:rsid w:val="00F7137C"/>
    <w:rsid w:val="00F71A71"/>
    <w:rsid w:val="00F72943"/>
    <w:rsid w:val="00F73757"/>
    <w:rsid w:val="00F75127"/>
    <w:rsid w:val="00F7548D"/>
    <w:rsid w:val="00F756AF"/>
    <w:rsid w:val="00F76101"/>
    <w:rsid w:val="00F7683F"/>
    <w:rsid w:val="00F77FEB"/>
    <w:rsid w:val="00F82378"/>
    <w:rsid w:val="00F82990"/>
    <w:rsid w:val="00F84481"/>
    <w:rsid w:val="00F85219"/>
    <w:rsid w:val="00F85800"/>
    <w:rsid w:val="00F85A0E"/>
    <w:rsid w:val="00F86499"/>
    <w:rsid w:val="00F868F6"/>
    <w:rsid w:val="00F8698B"/>
    <w:rsid w:val="00F8777D"/>
    <w:rsid w:val="00F87E1D"/>
    <w:rsid w:val="00F901DB"/>
    <w:rsid w:val="00F921B4"/>
    <w:rsid w:val="00F934FF"/>
    <w:rsid w:val="00F96554"/>
    <w:rsid w:val="00F96CAC"/>
    <w:rsid w:val="00F970D6"/>
    <w:rsid w:val="00F97885"/>
    <w:rsid w:val="00F97AF9"/>
    <w:rsid w:val="00F97E4B"/>
    <w:rsid w:val="00FA0022"/>
    <w:rsid w:val="00FA06D8"/>
    <w:rsid w:val="00FA0D49"/>
    <w:rsid w:val="00FA0E80"/>
    <w:rsid w:val="00FA23FF"/>
    <w:rsid w:val="00FA2705"/>
    <w:rsid w:val="00FA2B78"/>
    <w:rsid w:val="00FA36CA"/>
    <w:rsid w:val="00FA3847"/>
    <w:rsid w:val="00FA4926"/>
    <w:rsid w:val="00FA4A14"/>
    <w:rsid w:val="00FA5A7D"/>
    <w:rsid w:val="00FA6A93"/>
    <w:rsid w:val="00FA6C18"/>
    <w:rsid w:val="00FA70B7"/>
    <w:rsid w:val="00FB016C"/>
    <w:rsid w:val="00FB0520"/>
    <w:rsid w:val="00FB0D90"/>
    <w:rsid w:val="00FB1174"/>
    <w:rsid w:val="00FB1EFD"/>
    <w:rsid w:val="00FB1F16"/>
    <w:rsid w:val="00FB2DEB"/>
    <w:rsid w:val="00FB3790"/>
    <w:rsid w:val="00FB4690"/>
    <w:rsid w:val="00FB5410"/>
    <w:rsid w:val="00FB612A"/>
    <w:rsid w:val="00FB777E"/>
    <w:rsid w:val="00FB7B23"/>
    <w:rsid w:val="00FC046C"/>
    <w:rsid w:val="00FC0C8E"/>
    <w:rsid w:val="00FC1111"/>
    <w:rsid w:val="00FC128F"/>
    <w:rsid w:val="00FC1CEA"/>
    <w:rsid w:val="00FC21B4"/>
    <w:rsid w:val="00FC4A7A"/>
    <w:rsid w:val="00FC56D7"/>
    <w:rsid w:val="00FC5FB0"/>
    <w:rsid w:val="00FC713C"/>
    <w:rsid w:val="00FD01BE"/>
    <w:rsid w:val="00FD2CDC"/>
    <w:rsid w:val="00FD3C5B"/>
    <w:rsid w:val="00FD42F7"/>
    <w:rsid w:val="00FD5D6E"/>
    <w:rsid w:val="00FD6639"/>
    <w:rsid w:val="00FD6846"/>
    <w:rsid w:val="00FD6E8E"/>
    <w:rsid w:val="00FD795B"/>
    <w:rsid w:val="00FD799F"/>
    <w:rsid w:val="00FE048A"/>
    <w:rsid w:val="00FE111F"/>
    <w:rsid w:val="00FE13D7"/>
    <w:rsid w:val="00FE14EB"/>
    <w:rsid w:val="00FE3935"/>
    <w:rsid w:val="00FE3B00"/>
    <w:rsid w:val="00FE6F79"/>
    <w:rsid w:val="00FE700B"/>
    <w:rsid w:val="00FF161A"/>
    <w:rsid w:val="00FF207B"/>
    <w:rsid w:val="00FF26CF"/>
    <w:rsid w:val="00FF330B"/>
    <w:rsid w:val="00FF5483"/>
    <w:rsid w:val="00FF5C96"/>
    <w:rsid w:val="00FF645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2" fill="f" fillcolor="white" stroke="f">
      <v:fill color="white" on="f"/>
      <v:stroke on="f"/>
    </o:shapedefaults>
    <o:shapelayout v:ext="edit">
      <o:idmap v:ext="edit" data="2"/>
    </o:shapelayout>
  </w:shapeDefaults>
  <w:decimalSymbol w:val="."/>
  <w:listSeparator w:val=";"/>
  <w14:docId w14:val="54C1C959"/>
  <w15:docId w15:val="{46C173E0-B7D5-44E9-935E-E24440DAF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7519"/>
    <w:pPr>
      <w:spacing w:after="120" w:line="360" w:lineRule="auto"/>
      <w:ind w:firstLine="567"/>
      <w:jc w:val="both"/>
    </w:pPr>
    <w:rPr>
      <w:lang w:val="id-ID"/>
    </w:rPr>
  </w:style>
  <w:style w:type="paragraph" w:styleId="Heading1">
    <w:name w:val="heading 1"/>
    <w:basedOn w:val="Normal"/>
    <w:next w:val="Normal"/>
    <w:link w:val="Heading1Char"/>
    <w:uiPriority w:val="9"/>
    <w:qFormat/>
    <w:rsid w:val="00AA482B"/>
    <w:pPr>
      <w:keepNext/>
      <w:keepLines/>
      <w:numPr>
        <w:numId w:val="1"/>
      </w:numPr>
      <w:spacing w:before="240" w:after="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0D23AB"/>
    <w:pPr>
      <w:keepNext/>
      <w:keepLines/>
      <w:numPr>
        <w:ilvl w:val="1"/>
        <w:numId w:val="1"/>
      </w:numPr>
      <w:tabs>
        <w:tab w:val="left" w:pos="567"/>
      </w:tabs>
      <w:spacing w:after="160"/>
      <w:jc w:val="center"/>
      <w:outlineLvl w:val="1"/>
    </w:pPr>
    <w:rPr>
      <w:rFonts w:eastAsiaTheme="majorEastAsia" w:cstheme="majorBidi"/>
      <w:b/>
      <w:caps/>
      <w:szCs w:val="26"/>
    </w:rPr>
  </w:style>
  <w:style w:type="paragraph" w:styleId="Heading3">
    <w:name w:val="heading 3"/>
    <w:basedOn w:val="Normal"/>
    <w:next w:val="Normal"/>
    <w:link w:val="Heading3Char"/>
    <w:uiPriority w:val="9"/>
    <w:unhideWhenUsed/>
    <w:qFormat/>
    <w:rsid w:val="001C71E9"/>
    <w:pPr>
      <w:keepNext/>
      <w:keepLines/>
      <w:numPr>
        <w:ilvl w:val="2"/>
        <w:numId w:val="1"/>
      </w:numPr>
      <w:tabs>
        <w:tab w:val="left" w:pos="567"/>
      </w:tabs>
      <w:spacing w:after="0" w:line="240" w:lineRule="auto"/>
      <w:outlineLvl w:val="2"/>
    </w:pPr>
    <w:rPr>
      <w:rFonts w:eastAsiaTheme="majorEastAsia" w:cstheme="majorBidi"/>
      <w:b/>
      <w:color w:val="FFFFFF" w:themeColor="background1"/>
      <w:sz w:val="16"/>
      <w:szCs w:val="24"/>
    </w:rPr>
  </w:style>
  <w:style w:type="paragraph" w:styleId="Heading4">
    <w:name w:val="heading 4"/>
    <w:basedOn w:val="Normal"/>
    <w:next w:val="Normal"/>
    <w:link w:val="Heading4Char"/>
    <w:uiPriority w:val="9"/>
    <w:unhideWhenUsed/>
    <w:qFormat/>
    <w:rsid w:val="003B7A60"/>
    <w:pPr>
      <w:keepNext/>
      <w:keepLines/>
      <w:numPr>
        <w:ilvl w:val="3"/>
        <w:numId w:val="1"/>
      </w:numPr>
      <w:tabs>
        <w:tab w:val="left" w:pos="567"/>
      </w:tabs>
      <w:spacing w:after="0"/>
      <w:outlineLvl w:val="3"/>
    </w:pPr>
    <w:rPr>
      <w:rFonts w:eastAsiaTheme="majorEastAsia" w:cstheme="majorBidi"/>
      <w:b/>
    </w:rPr>
  </w:style>
  <w:style w:type="paragraph" w:styleId="Heading5">
    <w:name w:val="heading 5"/>
    <w:basedOn w:val="Normal"/>
    <w:next w:val="Normal"/>
    <w:link w:val="Heading5Char"/>
    <w:uiPriority w:val="9"/>
    <w:unhideWhenUsed/>
    <w:qFormat/>
    <w:rsid w:val="00B1649E"/>
    <w:pPr>
      <w:keepNext/>
      <w:keepLines/>
      <w:numPr>
        <w:ilvl w:val="4"/>
        <w:numId w:val="1"/>
      </w:numPr>
      <w:spacing w:after="0"/>
      <w:outlineLvl w:val="4"/>
    </w:pPr>
    <w:rPr>
      <w:rFonts w:eastAsiaTheme="majorEastAsia" w:cstheme="majorBidi"/>
      <w:b/>
    </w:rPr>
  </w:style>
  <w:style w:type="paragraph" w:styleId="Heading6">
    <w:name w:val="heading 6"/>
    <w:basedOn w:val="Heading5"/>
    <w:next w:val="Heading5"/>
    <w:link w:val="Heading6Char"/>
    <w:uiPriority w:val="9"/>
    <w:unhideWhenUsed/>
    <w:qFormat/>
    <w:rsid w:val="006F3DAF"/>
    <w:pPr>
      <w:numPr>
        <w:ilvl w:val="5"/>
      </w:numPr>
      <w:tabs>
        <w:tab w:val="left" w:pos="851"/>
      </w:tabs>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482B"/>
    <w:rPr>
      <w:rFonts w:eastAsiaTheme="majorEastAsia" w:cstheme="majorBidi"/>
      <w:b/>
      <w:sz w:val="28"/>
      <w:szCs w:val="32"/>
      <w:lang w:val="id-ID"/>
    </w:rPr>
  </w:style>
  <w:style w:type="character" w:customStyle="1" w:styleId="Heading2Char">
    <w:name w:val="Heading 2 Char"/>
    <w:basedOn w:val="DefaultParagraphFont"/>
    <w:link w:val="Heading2"/>
    <w:uiPriority w:val="9"/>
    <w:rsid w:val="000D23AB"/>
    <w:rPr>
      <w:rFonts w:eastAsiaTheme="majorEastAsia" w:cstheme="majorBidi"/>
      <w:b/>
      <w:caps/>
      <w:szCs w:val="26"/>
      <w:lang w:val="id-ID"/>
    </w:rPr>
  </w:style>
  <w:style w:type="character" w:customStyle="1" w:styleId="Heading3Char">
    <w:name w:val="Heading 3 Char"/>
    <w:basedOn w:val="DefaultParagraphFont"/>
    <w:link w:val="Heading3"/>
    <w:uiPriority w:val="9"/>
    <w:rsid w:val="001C71E9"/>
    <w:rPr>
      <w:rFonts w:eastAsiaTheme="majorEastAsia" w:cstheme="majorBidi"/>
      <w:b/>
      <w:color w:val="FFFFFF" w:themeColor="background1"/>
      <w:sz w:val="16"/>
      <w:szCs w:val="24"/>
      <w:lang w:val="id-ID"/>
    </w:rPr>
  </w:style>
  <w:style w:type="character" w:customStyle="1" w:styleId="Heading4Char">
    <w:name w:val="Heading 4 Char"/>
    <w:basedOn w:val="DefaultParagraphFont"/>
    <w:link w:val="Heading4"/>
    <w:uiPriority w:val="9"/>
    <w:rsid w:val="003B7A60"/>
    <w:rPr>
      <w:rFonts w:eastAsiaTheme="majorEastAsia" w:cstheme="majorBidi"/>
      <w:b/>
      <w:lang w:val="id-ID"/>
    </w:rPr>
  </w:style>
  <w:style w:type="paragraph" w:styleId="Header">
    <w:name w:val="header"/>
    <w:basedOn w:val="Normal"/>
    <w:link w:val="HeaderChar"/>
    <w:unhideWhenUsed/>
    <w:rsid w:val="00E94702"/>
    <w:pPr>
      <w:tabs>
        <w:tab w:val="center" w:pos="4680"/>
        <w:tab w:val="right" w:pos="9360"/>
      </w:tabs>
      <w:spacing w:after="0" w:line="240" w:lineRule="auto"/>
    </w:pPr>
  </w:style>
  <w:style w:type="character" w:customStyle="1" w:styleId="HeaderChar">
    <w:name w:val="Header Char"/>
    <w:basedOn w:val="DefaultParagraphFont"/>
    <w:link w:val="Header"/>
    <w:rsid w:val="00E94702"/>
  </w:style>
  <w:style w:type="paragraph" w:styleId="Footer">
    <w:name w:val="footer"/>
    <w:basedOn w:val="Normal"/>
    <w:link w:val="FooterChar"/>
    <w:uiPriority w:val="99"/>
    <w:unhideWhenUsed/>
    <w:rsid w:val="00E9470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4702"/>
  </w:style>
  <w:style w:type="paragraph" w:styleId="TOCHeading">
    <w:name w:val="TOC Heading"/>
    <w:aliases w:val="Sidebar Heading"/>
    <w:basedOn w:val="Heading1"/>
    <w:next w:val="Normal"/>
    <w:uiPriority w:val="39"/>
    <w:unhideWhenUsed/>
    <w:qFormat/>
    <w:rsid w:val="00D868A4"/>
    <w:pPr>
      <w:numPr>
        <w:numId w:val="0"/>
      </w:numPr>
      <w:spacing w:before="480" w:line="276" w:lineRule="auto"/>
      <w:jc w:val="left"/>
      <w:outlineLvl w:val="9"/>
    </w:pPr>
    <w:rPr>
      <w:rFonts w:asciiTheme="majorHAnsi" w:hAnsiTheme="majorHAnsi"/>
      <w:bCs/>
      <w:color w:val="2E74B5" w:themeColor="accent1" w:themeShade="BF"/>
      <w:kern w:val="0"/>
      <w:szCs w:val="28"/>
    </w:rPr>
  </w:style>
  <w:style w:type="paragraph" w:styleId="TOC2">
    <w:name w:val="toc 2"/>
    <w:basedOn w:val="Normal"/>
    <w:next w:val="Normal"/>
    <w:autoRedefine/>
    <w:uiPriority w:val="39"/>
    <w:unhideWhenUsed/>
    <w:rsid w:val="004922D1"/>
    <w:pPr>
      <w:spacing w:before="120" w:after="0"/>
      <w:ind w:left="240"/>
      <w:jc w:val="left"/>
    </w:pPr>
    <w:rPr>
      <w:rFonts w:asciiTheme="minorHAnsi" w:hAnsiTheme="minorHAnsi" w:cstheme="minorHAnsi"/>
      <w:b/>
      <w:bCs/>
      <w:sz w:val="22"/>
    </w:rPr>
  </w:style>
  <w:style w:type="paragraph" w:styleId="TOC1">
    <w:name w:val="toc 1"/>
    <w:basedOn w:val="Normal"/>
    <w:next w:val="Normal"/>
    <w:autoRedefine/>
    <w:uiPriority w:val="39"/>
    <w:unhideWhenUsed/>
    <w:rsid w:val="000676DC"/>
    <w:pPr>
      <w:tabs>
        <w:tab w:val="right" w:leader="underscore" w:pos="7928"/>
      </w:tabs>
      <w:spacing w:before="120" w:after="0"/>
      <w:jc w:val="left"/>
    </w:pPr>
    <w:rPr>
      <w:rFonts w:asciiTheme="minorHAnsi" w:hAnsiTheme="minorHAnsi" w:cstheme="minorHAnsi"/>
      <w:b/>
      <w:bCs/>
      <w:i/>
      <w:iCs/>
      <w:szCs w:val="24"/>
    </w:rPr>
  </w:style>
  <w:style w:type="paragraph" w:styleId="TOC3">
    <w:name w:val="toc 3"/>
    <w:basedOn w:val="Normal"/>
    <w:next w:val="Normal"/>
    <w:autoRedefine/>
    <w:uiPriority w:val="39"/>
    <w:unhideWhenUsed/>
    <w:rsid w:val="00BD02FE"/>
    <w:pPr>
      <w:spacing w:after="0"/>
      <w:ind w:left="480"/>
      <w:jc w:val="left"/>
    </w:pPr>
    <w:rPr>
      <w:rFonts w:asciiTheme="minorHAnsi" w:hAnsiTheme="minorHAnsi" w:cstheme="minorHAnsi"/>
      <w:sz w:val="20"/>
      <w:szCs w:val="20"/>
    </w:rPr>
  </w:style>
  <w:style w:type="character" w:styleId="Hyperlink">
    <w:name w:val="Hyperlink"/>
    <w:basedOn w:val="DefaultParagraphFont"/>
    <w:uiPriority w:val="99"/>
    <w:unhideWhenUsed/>
    <w:rsid w:val="00D868A4"/>
    <w:rPr>
      <w:color w:val="0563C1" w:themeColor="hyperlink"/>
      <w:u w:val="single"/>
    </w:rPr>
  </w:style>
  <w:style w:type="character" w:styleId="LineNumber">
    <w:name w:val="line number"/>
    <w:basedOn w:val="DefaultParagraphFont"/>
    <w:uiPriority w:val="99"/>
    <w:semiHidden/>
    <w:unhideWhenUsed/>
    <w:rsid w:val="003201A2"/>
  </w:style>
  <w:style w:type="paragraph" w:styleId="BalloonText">
    <w:name w:val="Balloon Text"/>
    <w:basedOn w:val="Normal"/>
    <w:link w:val="BalloonTextChar"/>
    <w:uiPriority w:val="99"/>
    <w:semiHidden/>
    <w:unhideWhenUsed/>
    <w:rsid w:val="001446D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446DF"/>
    <w:rPr>
      <w:rFonts w:ascii="Tahoma" w:hAnsi="Tahoma" w:cs="Tahoma"/>
      <w:sz w:val="16"/>
      <w:szCs w:val="16"/>
    </w:rPr>
  </w:style>
  <w:style w:type="paragraph" w:styleId="DocumentMap">
    <w:name w:val="Document Map"/>
    <w:basedOn w:val="Normal"/>
    <w:link w:val="DocumentMapChar"/>
    <w:uiPriority w:val="99"/>
    <w:semiHidden/>
    <w:unhideWhenUsed/>
    <w:rsid w:val="001446DF"/>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1446DF"/>
    <w:rPr>
      <w:rFonts w:ascii="Tahoma" w:hAnsi="Tahoma" w:cs="Tahoma"/>
      <w:sz w:val="16"/>
      <w:szCs w:val="16"/>
    </w:rPr>
  </w:style>
  <w:style w:type="paragraph" w:styleId="NoSpacing">
    <w:name w:val="No Spacing"/>
    <w:uiPriority w:val="1"/>
    <w:qFormat/>
    <w:rsid w:val="0082107E"/>
    <w:pPr>
      <w:spacing w:after="0" w:line="240" w:lineRule="auto"/>
      <w:ind w:firstLine="567"/>
      <w:jc w:val="both"/>
    </w:pPr>
    <w:rPr>
      <w:noProof/>
      <w:lang w:val="af-ZA"/>
    </w:rPr>
  </w:style>
  <w:style w:type="paragraph" w:styleId="ListParagraph">
    <w:name w:val="List Paragraph"/>
    <w:aliases w:val="Body of text,List Paragraph1,kepala"/>
    <w:basedOn w:val="Normal"/>
    <w:link w:val="ListParagraphChar"/>
    <w:uiPriority w:val="34"/>
    <w:qFormat/>
    <w:rsid w:val="00095A1F"/>
    <w:pPr>
      <w:ind w:left="720"/>
      <w:contextualSpacing/>
    </w:pPr>
  </w:style>
  <w:style w:type="paragraph" w:styleId="Caption">
    <w:name w:val="caption"/>
    <w:basedOn w:val="Normal"/>
    <w:next w:val="Normal"/>
    <w:uiPriority w:val="35"/>
    <w:unhideWhenUsed/>
    <w:qFormat/>
    <w:rsid w:val="00E8686E"/>
    <w:pPr>
      <w:spacing w:after="200" w:line="240" w:lineRule="auto"/>
      <w:ind w:firstLine="0"/>
      <w:jc w:val="center"/>
    </w:pPr>
    <w:rPr>
      <w:b/>
      <w:iCs/>
      <w:szCs w:val="18"/>
    </w:rPr>
  </w:style>
  <w:style w:type="paragraph" w:styleId="Bibliography">
    <w:name w:val="Bibliography"/>
    <w:basedOn w:val="Normal"/>
    <w:next w:val="Normal"/>
    <w:uiPriority w:val="37"/>
    <w:unhideWhenUsed/>
    <w:rsid w:val="009407D4"/>
  </w:style>
  <w:style w:type="character" w:customStyle="1" w:styleId="Heading5Char">
    <w:name w:val="Heading 5 Char"/>
    <w:basedOn w:val="DefaultParagraphFont"/>
    <w:link w:val="Heading5"/>
    <w:uiPriority w:val="9"/>
    <w:rsid w:val="00B1649E"/>
    <w:rPr>
      <w:rFonts w:eastAsiaTheme="majorEastAsia" w:cstheme="majorBidi"/>
      <w:b/>
      <w:lang w:val="id-ID"/>
    </w:rPr>
  </w:style>
  <w:style w:type="paragraph" w:customStyle="1" w:styleId="RATAKIRI">
    <w:name w:val="RATA KIRI"/>
    <w:basedOn w:val="Normal"/>
    <w:qFormat/>
    <w:rsid w:val="007D6662"/>
    <w:pPr>
      <w:spacing w:after="0" w:line="240" w:lineRule="auto"/>
      <w:ind w:firstLine="0"/>
      <w:jc w:val="left"/>
    </w:pPr>
    <w:rPr>
      <w:rFonts w:eastAsia="Times New Roman" w:cs="Times New Roman"/>
      <w:szCs w:val="24"/>
    </w:rPr>
  </w:style>
  <w:style w:type="character" w:styleId="Emphasis">
    <w:name w:val="Emphasis"/>
    <w:basedOn w:val="DefaultParagraphFont"/>
    <w:uiPriority w:val="20"/>
    <w:qFormat/>
    <w:rsid w:val="00C964F1"/>
    <w:rPr>
      <w:i/>
      <w:iCs/>
      <w:u w:val="single"/>
    </w:rPr>
  </w:style>
  <w:style w:type="character" w:customStyle="1" w:styleId="Heading6Char">
    <w:name w:val="Heading 6 Char"/>
    <w:basedOn w:val="DefaultParagraphFont"/>
    <w:link w:val="Heading6"/>
    <w:uiPriority w:val="9"/>
    <w:rsid w:val="006F3DAF"/>
    <w:rPr>
      <w:rFonts w:eastAsiaTheme="majorEastAsia" w:cstheme="majorBidi"/>
      <w:b/>
      <w:lang w:val="id-ID"/>
    </w:rPr>
  </w:style>
  <w:style w:type="character" w:styleId="PlaceholderText">
    <w:name w:val="Placeholder Text"/>
    <w:basedOn w:val="DefaultParagraphFont"/>
    <w:uiPriority w:val="99"/>
    <w:semiHidden/>
    <w:rsid w:val="005E2C3C"/>
    <w:rPr>
      <w:color w:val="808080"/>
    </w:rPr>
  </w:style>
  <w:style w:type="paragraph" w:styleId="TableofFigures">
    <w:name w:val="table of figures"/>
    <w:basedOn w:val="Normal"/>
    <w:next w:val="Normal"/>
    <w:uiPriority w:val="99"/>
    <w:unhideWhenUsed/>
    <w:rsid w:val="00F21BD0"/>
    <w:pPr>
      <w:spacing w:after="0"/>
    </w:pPr>
  </w:style>
  <w:style w:type="character" w:styleId="FollowedHyperlink">
    <w:name w:val="FollowedHyperlink"/>
    <w:basedOn w:val="DefaultParagraphFont"/>
    <w:uiPriority w:val="99"/>
    <w:semiHidden/>
    <w:unhideWhenUsed/>
    <w:rsid w:val="005347A3"/>
    <w:rPr>
      <w:color w:val="954F72" w:themeColor="followedHyperlink"/>
      <w:u w:val="single"/>
    </w:rPr>
  </w:style>
  <w:style w:type="paragraph" w:customStyle="1" w:styleId="persamaan">
    <w:name w:val="persamaan"/>
    <w:basedOn w:val="Caption"/>
    <w:qFormat/>
    <w:rsid w:val="00FA2B78"/>
    <w:pPr>
      <w:spacing w:line="360" w:lineRule="auto"/>
      <w:ind w:firstLine="737"/>
      <w:jc w:val="left"/>
    </w:pPr>
    <w:rPr>
      <w:b w:val="0"/>
    </w:rPr>
  </w:style>
  <w:style w:type="paragraph" w:styleId="TOC4">
    <w:name w:val="toc 4"/>
    <w:basedOn w:val="Normal"/>
    <w:next w:val="Normal"/>
    <w:autoRedefine/>
    <w:uiPriority w:val="39"/>
    <w:unhideWhenUsed/>
    <w:rsid w:val="006F6C9C"/>
    <w:pPr>
      <w:spacing w:after="0"/>
      <w:ind w:left="720"/>
      <w:jc w:val="left"/>
    </w:pPr>
    <w:rPr>
      <w:rFonts w:asciiTheme="minorHAnsi" w:hAnsiTheme="minorHAnsi" w:cstheme="minorHAnsi"/>
      <w:sz w:val="20"/>
      <w:szCs w:val="20"/>
    </w:rPr>
  </w:style>
  <w:style w:type="paragraph" w:styleId="TOC5">
    <w:name w:val="toc 5"/>
    <w:basedOn w:val="Normal"/>
    <w:next w:val="Normal"/>
    <w:autoRedefine/>
    <w:uiPriority w:val="39"/>
    <w:unhideWhenUsed/>
    <w:rsid w:val="00CC2A0C"/>
    <w:pPr>
      <w:spacing w:after="0"/>
      <w:ind w:left="960"/>
      <w:jc w:val="left"/>
    </w:pPr>
    <w:rPr>
      <w:rFonts w:asciiTheme="minorHAnsi" w:hAnsiTheme="minorHAnsi" w:cstheme="minorHAnsi"/>
      <w:sz w:val="20"/>
      <w:szCs w:val="20"/>
    </w:rPr>
  </w:style>
  <w:style w:type="paragraph" w:styleId="TOC6">
    <w:name w:val="toc 6"/>
    <w:basedOn w:val="Normal"/>
    <w:next w:val="Normal"/>
    <w:autoRedefine/>
    <w:uiPriority w:val="39"/>
    <w:unhideWhenUsed/>
    <w:rsid w:val="00D6066C"/>
    <w:pPr>
      <w:spacing w:after="0"/>
      <w:ind w:left="1200"/>
      <w:jc w:val="left"/>
    </w:pPr>
    <w:rPr>
      <w:rFonts w:asciiTheme="minorHAnsi" w:hAnsiTheme="minorHAnsi" w:cstheme="minorHAnsi"/>
      <w:sz w:val="20"/>
      <w:szCs w:val="20"/>
    </w:rPr>
  </w:style>
  <w:style w:type="table" w:customStyle="1" w:styleId="TableGrid">
    <w:name w:val="TableGrid"/>
    <w:rsid w:val="00CF1369"/>
    <w:pPr>
      <w:spacing w:after="0" w:line="240" w:lineRule="auto"/>
    </w:pPr>
    <w:rPr>
      <w:rFonts w:asciiTheme="minorHAnsi" w:eastAsiaTheme="minorEastAsia" w:hAnsiTheme="minorHAnsi"/>
      <w:kern w:val="0"/>
      <w:sz w:val="22"/>
      <w:lang w:val="id-ID" w:eastAsia="id-ID"/>
    </w:rPr>
    <w:tblPr>
      <w:tblCellMar>
        <w:top w:w="0" w:type="dxa"/>
        <w:left w:w="0" w:type="dxa"/>
        <w:bottom w:w="0" w:type="dxa"/>
        <w:right w:w="0" w:type="dxa"/>
      </w:tblCellMar>
    </w:tblPr>
  </w:style>
  <w:style w:type="paragraph" w:styleId="TOC7">
    <w:name w:val="toc 7"/>
    <w:basedOn w:val="Normal"/>
    <w:next w:val="Normal"/>
    <w:autoRedefine/>
    <w:uiPriority w:val="39"/>
    <w:unhideWhenUsed/>
    <w:rsid w:val="00846448"/>
    <w:pPr>
      <w:spacing w:after="0"/>
      <w:ind w:left="1440"/>
      <w:jc w:val="left"/>
    </w:pPr>
    <w:rPr>
      <w:rFonts w:asciiTheme="minorHAnsi" w:hAnsiTheme="minorHAnsi" w:cstheme="minorHAnsi"/>
      <w:sz w:val="20"/>
      <w:szCs w:val="20"/>
    </w:rPr>
  </w:style>
  <w:style w:type="paragraph" w:styleId="TOC8">
    <w:name w:val="toc 8"/>
    <w:basedOn w:val="Normal"/>
    <w:next w:val="Normal"/>
    <w:autoRedefine/>
    <w:uiPriority w:val="39"/>
    <w:unhideWhenUsed/>
    <w:rsid w:val="00846448"/>
    <w:pPr>
      <w:spacing w:after="0"/>
      <w:ind w:left="1680"/>
      <w:jc w:val="left"/>
    </w:pPr>
    <w:rPr>
      <w:rFonts w:asciiTheme="minorHAnsi" w:hAnsiTheme="minorHAnsi" w:cstheme="minorHAnsi"/>
      <w:sz w:val="20"/>
      <w:szCs w:val="20"/>
    </w:rPr>
  </w:style>
  <w:style w:type="paragraph" w:styleId="TOC9">
    <w:name w:val="toc 9"/>
    <w:basedOn w:val="Normal"/>
    <w:next w:val="Normal"/>
    <w:autoRedefine/>
    <w:uiPriority w:val="39"/>
    <w:unhideWhenUsed/>
    <w:rsid w:val="00846448"/>
    <w:pPr>
      <w:spacing w:after="0"/>
      <w:ind w:left="1920"/>
      <w:jc w:val="left"/>
    </w:pPr>
    <w:rPr>
      <w:rFonts w:asciiTheme="minorHAnsi" w:hAnsiTheme="minorHAnsi" w:cstheme="minorHAnsi"/>
      <w:sz w:val="20"/>
      <w:szCs w:val="20"/>
    </w:rPr>
  </w:style>
  <w:style w:type="table" w:styleId="TableGrid0">
    <w:name w:val="Table Grid"/>
    <w:basedOn w:val="TableNormal"/>
    <w:uiPriority w:val="59"/>
    <w:rsid w:val="00102607"/>
    <w:pPr>
      <w:spacing w:after="0" w:line="240" w:lineRule="auto"/>
    </w:pPr>
    <w:rPr>
      <w:rFonts w:asciiTheme="minorHAnsi" w:hAnsiTheme="minorHAnsi"/>
      <w:kern w:val="0"/>
      <w:sz w:val="22"/>
      <w:lang w:val="id-ID"/>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CommentReference">
    <w:name w:val="annotation reference"/>
    <w:basedOn w:val="DefaultParagraphFont"/>
    <w:uiPriority w:val="99"/>
    <w:semiHidden/>
    <w:unhideWhenUsed/>
    <w:rsid w:val="00B24CEE"/>
    <w:rPr>
      <w:sz w:val="16"/>
      <w:szCs w:val="16"/>
    </w:rPr>
  </w:style>
  <w:style w:type="paragraph" w:styleId="CommentText">
    <w:name w:val="annotation text"/>
    <w:basedOn w:val="Normal"/>
    <w:link w:val="CommentTextChar"/>
    <w:uiPriority w:val="99"/>
    <w:semiHidden/>
    <w:unhideWhenUsed/>
    <w:rsid w:val="00B24CEE"/>
    <w:pPr>
      <w:spacing w:line="240" w:lineRule="auto"/>
    </w:pPr>
    <w:rPr>
      <w:sz w:val="20"/>
      <w:szCs w:val="20"/>
    </w:rPr>
  </w:style>
  <w:style w:type="character" w:customStyle="1" w:styleId="CommentTextChar">
    <w:name w:val="Comment Text Char"/>
    <w:basedOn w:val="DefaultParagraphFont"/>
    <w:link w:val="CommentText"/>
    <w:uiPriority w:val="99"/>
    <w:semiHidden/>
    <w:rsid w:val="00B24CEE"/>
    <w:rPr>
      <w:sz w:val="20"/>
      <w:szCs w:val="20"/>
      <w:lang w:val="id-ID"/>
    </w:rPr>
  </w:style>
  <w:style w:type="paragraph" w:styleId="CommentSubject">
    <w:name w:val="annotation subject"/>
    <w:basedOn w:val="CommentText"/>
    <w:next w:val="CommentText"/>
    <w:link w:val="CommentSubjectChar"/>
    <w:uiPriority w:val="99"/>
    <w:semiHidden/>
    <w:unhideWhenUsed/>
    <w:rsid w:val="00B24CEE"/>
    <w:rPr>
      <w:b/>
      <w:bCs/>
    </w:rPr>
  </w:style>
  <w:style w:type="character" w:customStyle="1" w:styleId="CommentSubjectChar">
    <w:name w:val="Comment Subject Char"/>
    <w:basedOn w:val="CommentTextChar"/>
    <w:link w:val="CommentSubject"/>
    <w:uiPriority w:val="99"/>
    <w:semiHidden/>
    <w:rsid w:val="00B24CEE"/>
    <w:rPr>
      <w:b/>
      <w:bCs/>
      <w:sz w:val="20"/>
      <w:szCs w:val="20"/>
      <w:lang w:val="id-ID"/>
    </w:rPr>
  </w:style>
  <w:style w:type="paragraph" w:customStyle="1" w:styleId="xl65">
    <w:name w:val="xl65"/>
    <w:basedOn w:val="Normal"/>
    <w:rsid w:val="003C09D5"/>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left"/>
    </w:pPr>
    <w:rPr>
      <w:rFonts w:eastAsia="Times New Roman" w:cs="Times New Roman"/>
      <w:kern w:val="0"/>
      <w:szCs w:val="24"/>
      <w:lang w:eastAsia="id-ID"/>
    </w:rPr>
  </w:style>
  <w:style w:type="character" w:customStyle="1" w:styleId="ListParagraphChar">
    <w:name w:val="List Paragraph Char"/>
    <w:aliases w:val="Body of text Char,List Paragraph1 Char,kepala Char"/>
    <w:basedOn w:val="DefaultParagraphFont"/>
    <w:link w:val="ListParagraph"/>
    <w:uiPriority w:val="34"/>
    <w:rsid w:val="0053772F"/>
    <w:rPr>
      <w:lang w:val="id-ID"/>
    </w:rPr>
  </w:style>
  <w:style w:type="paragraph" w:styleId="Revision">
    <w:name w:val="Revision"/>
    <w:hidden/>
    <w:uiPriority w:val="99"/>
    <w:semiHidden/>
    <w:rsid w:val="00BB3D69"/>
    <w:pPr>
      <w:spacing w:after="0" w:line="240" w:lineRule="auto"/>
    </w:pPr>
    <w:rPr>
      <w:lang w:val="id-ID"/>
    </w:rPr>
  </w:style>
  <w:style w:type="paragraph" w:styleId="NormalWeb">
    <w:name w:val="Normal (Web)"/>
    <w:basedOn w:val="Normal"/>
    <w:uiPriority w:val="99"/>
    <w:semiHidden/>
    <w:unhideWhenUsed/>
    <w:rsid w:val="00766923"/>
    <w:pPr>
      <w:spacing w:before="100" w:beforeAutospacing="1" w:after="100" w:afterAutospacing="1" w:line="240" w:lineRule="auto"/>
      <w:ind w:firstLine="0"/>
      <w:jc w:val="left"/>
    </w:pPr>
    <w:rPr>
      <w:rFonts w:eastAsia="Times New Roman" w:cs="Times New Roman"/>
      <w:kern w:val="0"/>
      <w:szCs w:val="24"/>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4108">
      <w:bodyDiv w:val="1"/>
      <w:marLeft w:val="0"/>
      <w:marRight w:val="0"/>
      <w:marTop w:val="0"/>
      <w:marBottom w:val="0"/>
      <w:divBdr>
        <w:top w:val="none" w:sz="0" w:space="0" w:color="auto"/>
        <w:left w:val="none" w:sz="0" w:space="0" w:color="auto"/>
        <w:bottom w:val="none" w:sz="0" w:space="0" w:color="auto"/>
        <w:right w:val="none" w:sz="0" w:space="0" w:color="auto"/>
      </w:divBdr>
    </w:div>
    <w:div w:id="14187836">
      <w:bodyDiv w:val="1"/>
      <w:marLeft w:val="0"/>
      <w:marRight w:val="0"/>
      <w:marTop w:val="0"/>
      <w:marBottom w:val="0"/>
      <w:divBdr>
        <w:top w:val="none" w:sz="0" w:space="0" w:color="auto"/>
        <w:left w:val="none" w:sz="0" w:space="0" w:color="auto"/>
        <w:bottom w:val="none" w:sz="0" w:space="0" w:color="auto"/>
        <w:right w:val="none" w:sz="0" w:space="0" w:color="auto"/>
      </w:divBdr>
    </w:div>
    <w:div w:id="18361234">
      <w:bodyDiv w:val="1"/>
      <w:marLeft w:val="0"/>
      <w:marRight w:val="0"/>
      <w:marTop w:val="0"/>
      <w:marBottom w:val="0"/>
      <w:divBdr>
        <w:top w:val="none" w:sz="0" w:space="0" w:color="auto"/>
        <w:left w:val="none" w:sz="0" w:space="0" w:color="auto"/>
        <w:bottom w:val="none" w:sz="0" w:space="0" w:color="auto"/>
        <w:right w:val="none" w:sz="0" w:space="0" w:color="auto"/>
      </w:divBdr>
    </w:div>
    <w:div w:id="22560344">
      <w:bodyDiv w:val="1"/>
      <w:marLeft w:val="0"/>
      <w:marRight w:val="0"/>
      <w:marTop w:val="0"/>
      <w:marBottom w:val="0"/>
      <w:divBdr>
        <w:top w:val="none" w:sz="0" w:space="0" w:color="auto"/>
        <w:left w:val="none" w:sz="0" w:space="0" w:color="auto"/>
        <w:bottom w:val="none" w:sz="0" w:space="0" w:color="auto"/>
        <w:right w:val="none" w:sz="0" w:space="0" w:color="auto"/>
      </w:divBdr>
    </w:div>
    <w:div w:id="33047238">
      <w:bodyDiv w:val="1"/>
      <w:marLeft w:val="0"/>
      <w:marRight w:val="0"/>
      <w:marTop w:val="0"/>
      <w:marBottom w:val="0"/>
      <w:divBdr>
        <w:top w:val="none" w:sz="0" w:space="0" w:color="auto"/>
        <w:left w:val="none" w:sz="0" w:space="0" w:color="auto"/>
        <w:bottom w:val="none" w:sz="0" w:space="0" w:color="auto"/>
        <w:right w:val="none" w:sz="0" w:space="0" w:color="auto"/>
      </w:divBdr>
    </w:div>
    <w:div w:id="37946615">
      <w:bodyDiv w:val="1"/>
      <w:marLeft w:val="0"/>
      <w:marRight w:val="0"/>
      <w:marTop w:val="0"/>
      <w:marBottom w:val="0"/>
      <w:divBdr>
        <w:top w:val="none" w:sz="0" w:space="0" w:color="auto"/>
        <w:left w:val="none" w:sz="0" w:space="0" w:color="auto"/>
        <w:bottom w:val="none" w:sz="0" w:space="0" w:color="auto"/>
        <w:right w:val="none" w:sz="0" w:space="0" w:color="auto"/>
      </w:divBdr>
    </w:div>
    <w:div w:id="49576436">
      <w:bodyDiv w:val="1"/>
      <w:marLeft w:val="0"/>
      <w:marRight w:val="0"/>
      <w:marTop w:val="0"/>
      <w:marBottom w:val="0"/>
      <w:divBdr>
        <w:top w:val="none" w:sz="0" w:space="0" w:color="auto"/>
        <w:left w:val="none" w:sz="0" w:space="0" w:color="auto"/>
        <w:bottom w:val="none" w:sz="0" w:space="0" w:color="auto"/>
        <w:right w:val="none" w:sz="0" w:space="0" w:color="auto"/>
      </w:divBdr>
    </w:div>
    <w:div w:id="55472428">
      <w:bodyDiv w:val="1"/>
      <w:marLeft w:val="0"/>
      <w:marRight w:val="0"/>
      <w:marTop w:val="0"/>
      <w:marBottom w:val="0"/>
      <w:divBdr>
        <w:top w:val="none" w:sz="0" w:space="0" w:color="auto"/>
        <w:left w:val="none" w:sz="0" w:space="0" w:color="auto"/>
        <w:bottom w:val="none" w:sz="0" w:space="0" w:color="auto"/>
        <w:right w:val="none" w:sz="0" w:space="0" w:color="auto"/>
      </w:divBdr>
    </w:div>
    <w:div w:id="59525948">
      <w:bodyDiv w:val="1"/>
      <w:marLeft w:val="0"/>
      <w:marRight w:val="0"/>
      <w:marTop w:val="0"/>
      <w:marBottom w:val="0"/>
      <w:divBdr>
        <w:top w:val="none" w:sz="0" w:space="0" w:color="auto"/>
        <w:left w:val="none" w:sz="0" w:space="0" w:color="auto"/>
        <w:bottom w:val="none" w:sz="0" w:space="0" w:color="auto"/>
        <w:right w:val="none" w:sz="0" w:space="0" w:color="auto"/>
      </w:divBdr>
    </w:div>
    <w:div w:id="67383541">
      <w:bodyDiv w:val="1"/>
      <w:marLeft w:val="0"/>
      <w:marRight w:val="0"/>
      <w:marTop w:val="0"/>
      <w:marBottom w:val="0"/>
      <w:divBdr>
        <w:top w:val="none" w:sz="0" w:space="0" w:color="auto"/>
        <w:left w:val="none" w:sz="0" w:space="0" w:color="auto"/>
        <w:bottom w:val="none" w:sz="0" w:space="0" w:color="auto"/>
        <w:right w:val="none" w:sz="0" w:space="0" w:color="auto"/>
      </w:divBdr>
    </w:div>
    <w:div w:id="68581400">
      <w:bodyDiv w:val="1"/>
      <w:marLeft w:val="0"/>
      <w:marRight w:val="0"/>
      <w:marTop w:val="0"/>
      <w:marBottom w:val="0"/>
      <w:divBdr>
        <w:top w:val="none" w:sz="0" w:space="0" w:color="auto"/>
        <w:left w:val="none" w:sz="0" w:space="0" w:color="auto"/>
        <w:bottom w:val="none" w:sz="0" w:space="0" w:color="auto"/>
        <w:right w:val="none" w:sz="0" w:space="0" w:color="auto"/>
      </w:divBdr>
    </w:div>
    <w:div w:id="77755340">
      <w:bodyDiv w:val="1"/>
      <w:marLeft w:val="0"/>
      <w:marRight w:val="0"/>
      <w:marTop w:val="0"/>
      <w:marBottom w:val="0"/>
      <w:divBdr>
        <w:top w:val="none" w:sz="0" w:space="0" w:color="auto"/>
        <w:left w:val="none" w:sz="0" w:space="0" w:color="auto"/>
        <w:bottom w:val="none" w:sz="0" w:space="0" w:color="auto"/>
        <w:right w:val="none" w:sz="0" w:space="0" w:color="auto"/>
      </w:divBdr>
    </w:div>
    <w:div w:id="107505580">
      <w:bodyDiv w:val="1"/>
      <w:marLeft w:val="0"/>
      <w:marRight w:val="0"/>
      <w:marTop w:val="0"/>
      <w:marBottom w:val="0"/>
      <w:divBdr>
        <w:top w:val="none" w:sz="0" w:space="0" w:color="auto"/>
        <w:left w:val="none" w:sz="0" w:space="0" w:color="auto"/>
        <w:bottom w:val="none" w:sz="0" w:space="0" w:color="auto"/>
        <w:right w:val="none" w:sz="0" w:space="0" w:color="auto"/>
      </w:divBdr>
    </w:div>
    <w:div w:id="109058254">
      <w:bodyDiv w:val="1"/>
      <w:marLeft w:val="0"/>
      <w:marRight w:val="0"/>
      <w:marTop w:val="0"/>
      <w:marBottom w:val="0"/>
      <w:divBdr>
        <w:top w:val="none" w:sz="0" w:space="0" w:color="auto"/>
        <w:left w:val="none" w:sz="0" w:space="0" w:color="auto"/>
        <w:bottom w:val="none" w:sz="0" w:space="0" w:color="auto"/>
        <w:right w:val="none" w:sz="0" w:space="0" w:color="auto"/>
      </w:divBdr>
    </w:div>
    <w:div w:id="122968498">
      <w:bodyDiv w:val="1"/>
      <w:marLeft w:val="0"/>
      <w:marRight w:val="0"/>
      <w:marTop w:val="0"/>
      <w:marBottom w:val="0"/>
      <w:divBdr>
        <w:top w:val="none" w:sz="0" w:space="0" w:color="auto"/>
        <w:left w:val="none" w:sz="0" w:space="0" w:color="auto"/>
        <w:bottom w:val="none" w:sz="0" w:space="0" w:color="auto"/>
        <w:right w:val="none" w:sz="0" w:space="0" w:color="auto"/>
      </w:divBdr>
    </w:div>
    <w:div w:id="129827899">
      <w:bodyDiv w:val="1"/>
      <w:marLeft w:val="0"/>
      <w:marRight w:val="0"/>
      <w:marTop w:val="0"/>
      <w:marBottom w:val="0"/>
      <w:divBdr>
        <w:top w:val="none" w:sz="0" w:space="0" w:color="auto"/>
        <w:left w:val="none" w:sz="0" w:space="0" w:color="auto"/>
        <w:bottom w:val="none" w:sz="0" w:space="0" w:color="auto"/>
        <w:right w:val="none" w:sz="0" w:space="0" w:color="auto"/>
      </w:divBdr>
    </w:div>
    <w:div w:id="132019385">
      <w:marLeft w:val="480"/>
      <w:marRight w:val="0"/>
      <w:marTop w:val="0"/>
      <w:marBottom w:val="0"/>
      <w:divBdr>
        <w:top w:val="none" w:sz="0" w:space="0" w:color="auto"/>
        <w:left w:val="none" w:sz="0" w:space="0" w:color="auto"/>
        <w:bottom w:val="none" w:sz="0" w:space="0" w:color="auto"/>
        <w:right w:val="none" w:sz="0" w:space="0" w:color="auto"/>
      </w:divBdr>
    </w:div>
    <w:div w:id="132795642">
      <w:bodyDiv w:val="1"/>
      <w:marLeft w:val="0"/>
      <w:marRight w:val="0"/>
      <w:marTop w:val="0"/>
      <w:marBottom w:val="0"/>
      <w:divBdr>
        <w:top w:val="none" w:sz="0" w:space="0" w:color="auto"/>
        <w:left w:val="none" w:sz="0" w:space="0" w:color="auto"/>
        <w:bottom w:val="none" w:sz="0" w:space="0" w:color="auto"/>
        <w:right w:val="none" w:sz="0" w:space="0" w:color="auto"/>
      </w:divBdr>
    </w:div>
    <w:div w:id="139737615">
      <w:bodyDiv w:val="1"/>
      <w:marLeft w:val="0"/>
      <w:marRight w:val="0"/>
      <w:marTop w:val="0"/>
      <w:marBottom w:val="0"/>
      <w:divBdr>
        <w:top w:val="none" w:sz="0" w:space="0" w:color="auto"/>
        <w:left w:val="none" w:sz="0" w:space="0" w:color="auto"/>
        <w:bottom w:val="none" w:sz="0" w:space="0" w:color="auto"/>
        <w:right w:val="none" w:sz="0" w:space="0" w:color="auto"/>
      </w:divBdr>
    </w:div>
    <w:div w:id="145319899">
      <w:bodyDiv w:val="1"/>
      <w:marLeft w:val="0"/>
      <w:marRight w:val="0"/>
      <w:marTop w:val="0"/>
      <w:marBottom w:val="0"/>
      <w:divBdr>
        <w:top w:val="none" w:sz="0" w:space="0" w:color="auto"/>
        <w:left w:val="none" w:sz="0" w:space="0" w:color="auto"/>
        <w:bottom w:val="none" w:sz="0" w:space="0" w:color="auto"/>
        <w:right w:val="none" w:sz="0" w:space="0" w:color="auto"/>
      </w:divBdr>
    </w:div>
    <w:div w:id="150293694">
      <w:bodyDiv w:val="1"/>
      <w:marLeft w:val="0"/>
      <w:marRight w:val="0"/>
      <w:marTop w:val="0"/>
      <w:marBottom w:val="0"/>
      <w:divBdr>
        <w:top w:val="none" w:sz="0" w:space="0" w:color="auto"/>
        <w:left w:val="none" w:sz="0" w:space="0" w:color="auto"/>
        <w:bottom w:val="none" w:sz="0" w:space="0" w:color="auto"/>
        <w:right w:val="none" w:sz="0" w:space="0" w:color="auto"/>
      </w:divBdr>
    </w:div>
    <w:div w:id="152330775">
      <w:bodyDiv w:val="1"/>
      <w:marLeft w:val="0"/>
      <w:marRight w:val="0"/>
      <w:marTop w:val="0"/>
      <w:marBottom w:val="0"/>
      <w:divBdr>
        <w:top w:val="none" w:sz="0" w:space="0" w:color="auto"/>
        <w:left w:val="none" w:sz="0" w:space="0" w:color="auto"/>
        <w:bottom w:val="none" w:sz="0" w:space="0" w:color="auto"/>
        <w:right w:val="none" w:sz="0" w:space="0" w:color="auto"/>
      </w:divBdr>
    </w:div>
    <w:div w:id="154759007">
      <w:bodyDiv w:val="1"/>
      <w:marLeft w:val="0"/>
      <w:marRight w:val="0"/>
      <w:marTop w:val="0"/>
      <w:marBottom w:val="0"/>
      <w:divBdr>
        <w:top w:val="none" w:sz="0" w:space="0" w:color="auto"/>
        <w:left w:val="none" w:sz="0" w:space="0" w:color="auto"/>
        <w:bottom w:val="none" w:sz="0" w:space="0" w:color="auto"/>
        <w:right w:val="none" w:sz="0" w:space="0" w:color="auto"/>
      </w:divBdr>
    </w:div>
    <w:div w:id="159589917">
      <w:bodyDiv w:val="1"/>
      <w:marLeft w:val="0"/>
      <w:marRight w:val="0"/>
      <w:marTop w:val="0"/>
      <w:marBottom w:val="0"/>
      <w:divBdr>
        <w:top w:val="none" w:sz="0" w:space="0" w:color="auto"/>
        <w:left w:val="none" w:sz="0" w:space="0" w:color="auto"/>
        <w:bottom w:val="none" w:sz="0" w:space="0" w:color="auto"/>
        <w:right w:val="none" w:sz="0" w:space="0" w:color="auto"/>
      </w:divBdr>
    </w:div>
    <w:div w:id="162748249">
      <w:bodyDiv w:val="1"/>
      <w:marLeft w:val="0"/>
      <w:marRight w:val="0"/>
      <w:marTop w:val="0"/>
      <w:marBottom w:val="0"/>
      <w:divBdr>
        <w:top w:val="none" w:sz="0" w:space="0" w:color="auto"/>
        <w:left w:val="none" w:sz="0" w:space="0" w:color="auto"/>
        <w:bottom w:val="none" w:sz="0" w:space="0" w:color="auto"/>
        <w:right w:val="none" w:sz="0" w:space="0" w:color="auto"/>
      </w:divBdr>
    </w:div>
    <w:div w:id="173033847">
      <w:bodyDiv w:val="1"/>
      <w:marLeft w:val="0"/>
      <w:marRight w:val="0"/>
      <w:marTop w:val="0"/>
      <w:marBottom w:val="0"/>
      <w:divBdr>
        <w:top w:val="none" w:sz="0" w:space="0" w:color="auto"/>
        <w:left w:val="none" w:sz="0" w:space="0" w:color="auto"/>
        <w:bottom w:val="none" w:sz="0" w:space="0" w:color="auto"/>
        <w:right w:val="none" w:sz="0" w:space="0" w:color="auto"/>
      </w:divBdr>
    </w:div>
    <w:div w:id="173961494">
      <w:bodyDiv w:val="1"/>
      <w:marLeft w:val="0"/>
      <w:marRight w:val="0"/>
      <w:marTop w:val="0"/>
      <w:marBottom w:val="0"/>
      <w:divBdr>
        <w:top w:val="none" w:sz="0" w:space="0" w:color="auto"/>
        <w:left w:val="none" w:sz="0" w:space="0" w:color="auto"/>
        <w:bottom w:val="none" w:sz="0" w:space="0" w:color="auto"/>
        <w:right w:val="none" w:sz="0" w:space="0" w:color="auto"/>
      </w:divBdr>
    </w:div>
    <w:div w:id="182280365">
      <w:bodyDiv w:val="1"/>
      <w:marLeft w:val="0"/>
      <w:marRight w:val="0"/>
      <w:marTop w:val="0"/>
      <w:marBottom w:val="0"/>
      <w:divBdr>
        <w:top w:val="none" w:sz="0" w:space="0" w:color="auto"/>
        <w:left w:val="none" w:sz="0" w:space="0" w:color="auto"/>
        <w:bottom w:val="none" w:sz="0" w:space="0" w:color="auto"/>
        <w:right w:val="none" w:sz="0" w:space="0" w:color="auto"/>
      </w:divBdr>
    </w:div>
    <w:div w:id="188104451">
      <w:bodyDiv w:val="1"/>
      <w:marLeft w:val="0"/>
      <w:marRight w:val="0"/>
      <w:marTop w:val="0"/>
      <w:marBottom w:val="0"/>
      <w:divBdr>
        <w:top w:val="none" w:sz="0" w:space="0" w:color="auto"/>
        <w:left w:val="none" w:sz="0" w:space="0" w:color="auto"/>
        <w:bottom w:val="none" w:sz="0" w:space="0" w:color="auto"/>
        <w:right w:val="none" w:sz="0" w:space="0" w:color="auto"/>
      </w:divBdr>
    </w:div>
    <w:div w:id="195000594">
      <w:bodyDiv w:val="1"/>
      <w:marLeft w:val="0"/>
      <w:marRight w:val="0"/>
      <w:marTop w:val="0"/>
      <w:marBottom w:val="0"/>
      <w:divBdr>
        <w:top w:val="none" w:sz="0" w:space="0" w:color="auto"/>
        <w:left w:val="none" w:sz="0" w:space="0" w:color="auto"/>
        <w:bottom w:val="none" w:sz="0" w:space="0" w:color="auto"/>
        <w:right w:val="none" w:sz="0" w:space="0" w:color="auto"/>
      </w:divBdr>
    </w:div>
    <w:div w:id="198321375">
      <w:bodyDiv w:val="1"/>
      <w:marLeft w:val="0"/>
      <w:marRight w:val="0"/>
      <w:marTop w:val="0"/>
      <w:marBottom w:val="0"/>
      <w:divBdr>
        <w:top w:val="none" w:sz="0" w:space="0" w:color="auto"/>
        <w:left w:val="none" w:sz="0" w:space="0" w:color="auto"/>
        <w:bottom w:val="none" w:sz="0" w:space="0" w:color="auto"/>
        <w:right w:val="none" w:sz="0" w:space="0" w:color="auto"/>
      </w:divBdr>
    </w:div>
    <w:div w:id="234707068">
      <w:bodyDiv w:val="1"/>
      <w:marLeft w:val="0"/>
      <w:marRight w:val="0"/>
      <w:marTop w:val="0"/>
      <w:marBottom w:val="0"/>
      <w:divBdr>
        <w:top w:val="none" w:sz="0" w:space="0" w:color="auto"/>
        <w:left w:val="none" w:sz="0" w:space="0" w:color="auto"/>
        <w:bottom w:val="none" w:sz="0" w:space="0" w:color="auto"/>
        <w:right w:val="none" w:sz="0" w:space="0" w:color="auto"/>
      </w:divBdr>
    </w:div>
    <w:div w:id="252014237">
      <w:bodyDiv w:val="1"/>
      <w:marLeft w:val="0"/>
      <w:marRight w:val="0"/>
      <w:marTop w:val="0"/>
      <w:marBottom w:val="0"/>
      <w:divBdr>
        <w:top w:val="none" w:sz="0" w:space="0" w:color="auto"/>
        <w:left w:val="none" w:sz="0" w:space="0" w:color="auto"/>
        <w:bottom w:val="none" w:sz="0" w:space="0" w:color="auto"/>
        <w:right w:val="none" w:sz="0" w:space="0" w:color="auto"/>
      </w:divBdr>
    </w:div>
    <w:div w:id="264971454">
      <w:bodyDiv w:val="1"/>
      <w:marLeft w:val="0"/>
      <w:marRight w:val="0"/>
      <w:marTop w:val="0"/>
      <w:marBottom w:val="0"/>
      <w:divBdr>
        <w:top w:val="none" w:sz="0" w:space="0" w:color="auto"/>
        <w:left w:val="none" w:sz="0" w:space="0" w:color="auto"/>
        <w:bottom w:val="none" w:sz="0" w:space="0" w:color="auto"/>
        <w:right w:val="none" w:sz="0" w:space="0" w:color="auto"/>
      </w:divBdr>
    </w:div>
    <w:div w:id="270861387">
      <w:bodyDiv w:val="1"/>
      <w:marLeft w:val="0"/>
      <w:marRight w:val="0"/>
      <w:marTop w:val="0"/>
      <w:marBottom w:val="0"/>
      <w:divBdr>
        <w:top w:val="none" w:sz="0" w:space="0" w:color="auto"/>
        <w:left w:val="none" w:sz="0" w:space="0" w:color="auto"/>
        <w:bottom w:val="none" w:sz="0" w:space="0" w:color="auto"/>
        <w:right w:val="none" w:sz="0" w:space="0" w:color="auto"/>
      </w:divBdr>
    </w:div>
    <w:div w:id="309985983">
      <w:bodyDiv w:val="1"/>
      <w:marLeft w:val="0"/>
      <w:marRight w:val="0"/>
      <w:marTop w:val="0"/>
      <w:marBottom w:val="0"/>
      <w:divBdr>
        <w:top w:val="none" w:sz="0" w:space="0" w:color="auto"/>
        <w:left w:val="none" w:sz="0" w:space="0" w:color="auto"/>
        <w:bottom w:val="none" w:sz="0" w:space="0" w:color="auto"/>
        <w:right w:val="none" w:sz="0" w:space="0" w:color="auto"/>
      </w:divBdr>
    </w:div>
    <w:div w:id="315185088">
      <w:bodyDiv w:val="1"/>
      <w:marLeft w:val="0"/>
      <w:marRight w:val="0"/>
      <w:marTop w:val="0"/>
      <w:marBottom w:val="0"/>
      <w:divBdr>
        <w:top w:val="none" w:sz="0" w:space="0" w:color="auto"/>
        <w:left w:val="none" w:sz="0" w:space="0" w:color="auto"/>
        <w:bottom w:val="none" w:sz="0" w:space="0" w:color="auto"/>
        <w:right w:val="none" w:sz="0" w:space="0" w:color="auto"/>
      </w:divBdr>
    </w:div>
    <w:div w:id="315307133">
      <w:bodyDiv w:val="1"/>
      <w:marLeft w:val="0"/>
      <w:marRight w:val="0"/>
      <w:marTop w:val="0"/>
      <w:marBottom w:val="0"/>
      <w:divBdr>
        <w:top w:val="none" w:sz="0" w:space="0" w:color="auto"/>
        <w:left w:val="none" w:sz="0" w:space="0" w:color="auto"/>
        <w:bottom w:val="none" w:sz="0" w:space="0" w:color="auto"/>
        <w:right w:val="none" w:sz="0" w:space="0" w:color="auto"/>
      </w:divBdr>
    </w:div>
    <w:div w:id="321390499">
      <w:bodyDiv w:val="1"/>
      <w:marLeft w:val="0"/>
      <w:marRight w:val="0"/>
      <w:marTop w:val="0"/>
      <w:marBottom w:val="0"/>
      <w:divBdr>
        <w:top w:val="none" w:sz="0" w:space="0" w:color="auto"/>
        <w:left w:val="none" w:sz="0" w:space="0" w:color="auto"/>
        <w:bottom w:val="none" w:sz="0" w:space="0" w:color="auto"/>
        <w:right w:val="none" w:sz="0" w:space="0" w:color="auto"/>
      </w:divBdr>
    </w:div>
    <w:div w:id="327560643">
      <w:bodyDiv w:val="1"/>
      <w:marLeft w:val="0"/>
      <w:marRight w:val="0"/>
      <w:marTop w:val="0"/>
      <w:marBottom w:val="0"/>
      <w:divBdr>
        <w:top w:val="none" w:sz="0" w:space="0" w:color="auto"/>
        <w:left w:val="none" w:sz="0" w:space="0" w:color="auto"/>
        <w:bottom w:val="none" w:sz="0" w:space="0" w:color="auto"/>
        <w:right w:val="none" w:sz="0" w:space="0" w:color="auto"/>
      </w:divBdr>
    </w:div>
    <w:div w:id="335501788">
      <w:bodyDiv w:val="1"/>
      <w:marLeft w:val="0"/>
      <w:marRight w:val="0"/>
      <w:marTop w:val="0"/>
      <w:marBottom w:val="0"/>
      <w:divBdr>
        <w:top w:val="none" w:sz="0" w:space="0" w:color="auto"/>
        <w:left w:val="none" w:sz="0" w:space="0" w:color="auto"/>
        <w:bottom w:val="none" w:sz="0" w:space="0" w:color="auto"/>
        <w:right w:val="none" w:sz="0" w:space="0" w:color="auto"/>
      </w:divBdr>
    </w:div>
    <w:div w:id="342363999">
      <w:bodyDiv w:val="1"/>
      <w:marLeft w:val="0"/>
      <w:marRight w:val="0"/>
      <w:marTop w:val="0"/>
      <w:marBottom w:val="0"/>
      <w:divBdr>
        <w:top w:val="none" w:sz="0" w:space="0" w:color="auto"/>
        <w:left w:val="none" w:sz="0" w:space="0" w:color="auto"/>
        <w:bottom w:val="none" w:sz="0" w:space="0" w:color="auto"/>
        <w:right w:val="none" w:sz="0" w:space="0" w:color="auto"/>
      </w:divBdr>
    </w:div>
    <w:div w:id="358892354">
      <w:bodyDiv w:val="1"/>
      <w:marLeft w:val="0"/>
      <w:marRight w:val="0"/>
      <w:marTop w:val="0"/>
      <w:marBottom w:val="0"/>
      <w:divBdr>
        <w:top w:val="none" w:sz="0" w:space="0" w:color="auto"/>
        <w:left w:val="none" w:sz="0" w:space="0" w:color="auto"/>
        <w:bottom w:val="none" w:sz="0" w:space="0" w:color="auto"/>
        <w:right w:val="none" w:sz="0" w:space="0" w:color="auto"/>
      </w:divBdr>
    </w:div>
    <w:div w:id="390160276">
      <w:bodyDiv w:val="1"/>
      <w:marLeft w:val="0"/>
      <w:marRight w:val="0"/>
      <w:marTop w:val="0"/>
      <w:marBottom w:val="0"/>
      <w:divBdr>
        <w:top w:val="none" w:sz="0" w:space="0" w:color="auto"/>
        <w:left w:val="none" w:sz="0" w:space="0" w:color="auto"/>
        <w:bottom w:val="none" w:sz="0" w:space="0" w:color="auto"/>
        <w:right w:val="none" w:sz="0" w:space="0" w:color="auto"/>
      </w:divBdr>
    </w:div>
    <w:div w:id="394396689">
      <w:bodyDiv w:val="1"/>
      <w:marLeft w:val="0"/>
      <w:marRight w:val="0"/>
      <w:marTop w:val="0"/>
      <w:marBottom w:val="0"/>
      <w:divBdr>
        <w:top w:val="none" w:sz="0" w:space="0" w:color="auto"/>
        <w:left w:val="none" w:sz="0" w:space="0" w:color="auto"/>
        <w:bottom w:val="none" w:sz="0" w:space="0" w:color="auto"/>
        <w:right w:val="none" w:sz="0" w:space="0" w:color="auto"/>
      </w:divBdr>
    </w:div>
    <w:div w:id="411321843">
      <w:bodyDiv w:val="1"/>
      <w:marLeft w:val="0"/>
      <w:marRight w:val="0"/>
      <w:marTop w:val="0"/>
      <w:marBottom w:val="0"/>
      <w:divBdr>
        <w:top w:val="none" w:sz="0" w:space="0" w:color="auto"/>
        <w:left w:val="none" w:sz="0" w:space="0" w:color="auto"/>
        <w:bottom w:val="none" w:sz="0" w:space="0" w:color="auto"/>
        <w:right w:val="none" w:sz="0" w:space="0" w:color="auto"/>
      </w:divBdr>
    </w:div>
    <w:div w:id="428742395">
      <w:bodyDiv w:val="1"/>
      <w:marLeft w:val="0"/>
      <w:marRight w:val="0"/>
      <w:marTop w:val="0"/>
      <w:marBottom w:val="0"/>
      <w:divBdr>
        <w:top w:val="none" w:sz="0" w:space="0" w:color="auto"/>
        <w:left w:val="none" w:sz="0" w:space="0" w:color="auto"/>
        <w:bottom w:val="none" w:sz="0" w:space="0" w:color="auto"/>
        <w:right w:val="none" w:sz="0" w:space="0" w:color="auto"/>
      </w:divBdr>
    </w:div>
    <w:div w:id="432555864">
      <w:bodyDiv w:val="1"/>
      <w:marLeft w:val="0"/>
      <w:marRight w:val="0"/>
      <w:marTop w:val="0"/>
      <w:marBottom w:val="0"/>
      <w:divBdr>
        <w:top w:val="none" w:sz="0" w:space="0" w:color="auto"/>
        <w:left w:val="none" w:sz="0" w:space="0" w:color="auto"/>
        <w:bottom w:val="none" w:sz="0" w:space="0" w:color="auto"/>
        <w:right w:val="none" w:sz="0" w:space="0" w:color="auto"/>
      </w:divBdr>
    </w:div>
    <w:div w:id="443813198">
      <w:bodyDiv w:val="1"/>
      <w:marLeft w:val="0"/>
      <w:marRight w:val="0"/>
      <w:marTop w:val="0"/>
      <w:marBottom w:val="0"/>
      <w:divBdr>
        <w:top w:val="none" w:sz="0" w:space="0" w:color="auto"/>
        <w:left w:val="none" w:sz="0" w:space="0" w:color="auto"/>
        <w:bottom w:val="none" w:sz="0" w:space="0" w:color="auto"/>
        <w:right w:val="none" w:sz="0" w:space="0" w:color="auto"/>
      </w:divBdr>
    </w:div>
    <w:div w:id="458036721">
      <w:bodyDiv w:val="1"/>
      <w:marLeft w:val="0"/>
      <w:marRight w:val="0"/>
      <w:marTop w:val="0"/>
      <w:marBottom w:val="0"/>
      <w:divBdr>
        <w:top w:val="none" w:sz="0" w:space="0" w:color="auto"/>
        <w:left w:val="none" w:sz="0" w:space="0" w:color="auto"/>
        <w:bottom w:val="none" w:sz="0" w:space="0" w:color="auto"/>
        <w:right w:val="none" w:sz="0" w:space="0" w:color="auto"/>
      </w:divBdr>
    </w:div>
    <w:div w:id="461264382">
      <w:bodyDiv w:val="1"/>
      <w:marLeft w:val="0"/>
      <w:marRight w:val="0"/>
      <w:marTop w:val="0"/>
      <w:marBottom w:val="0"/>
      <w:divBdr>
        <w:top w:val="none" w:sz="0" w:space="0" w:color="auto"/>
        <w:left w:val="none" w:sz="0" w:space="0" w:color="auto"/>
        <w:bottom w:val="none" w:sz="0" w:space="0" w:color="auto"/>
        <w:right w:val="none" w:sz="0" w:space="0" w:color="auto"/>
      </w:divBdr>
    </w:div>
    <w:div w:id="487481189">
      <w:bodyDiv w:val="1"/>
      <w:marLeft w:val="0"/>
      <w:marRight w:val="0"/>
      <w:marTop w:val="0"/>
      <w:marBottom w:val="0"/>
      <w:divBdr>
        <w:top w:val="none" w:sz="0" w:space="0" w:color="auto"/>
        <w:left w:val="none" w:sz="0" w:space="0" w:color="auto"/>
        <w:bottom w:val="none" w:sz="0" w:space="0" w:color="auto"/>
        <w:right w:val="none" w:sz="0" w:space="0" w:color="auto"/>
      </w:divBdr>
    </w:div>
    <w:div w:id="521363311">
      <w:bodyDiv w:val="1"/>
      <w:marLeft w:val="0"/>
      <w:marRight w:val="0"/>
      <w:marTop w:val="0"/>
      <w:marBottom w:val="0"/>
      <w:divBdr>
        <w:top w:val="none" w:sz="0" w:space="0" w:color="auto"/>
        <w:left w:val="none" w:sz="0" w:space="0" w:color="auto"/>
        <w:bottom w:val="none" w:sz="0" w:space="0" w:color="auto"/>
        <w:right w:val="none" w:sz="0" w:space="0" w:color="auto"/>
      </w:divBdr>
    </w:div>
    <w:div w:id="530388187">
      <w:bodyDiv w:val="1"/>
      <w:marLeft w:val="0"/>
      <w:marRight w:val="0"/>
      <w:marTop w:val="0"/>
      <w:marBottom w:val="0"/>
      <w:divBdr>
        <w:top w:val="none" w:sz="0" w:space="0" w:color="auto"/>
        <w:left w:val="none" w:sz="0" w:space="0" w:color="auto"/>
        <w:bottom w:val="none" w:sz="0" w:space="0" w:color="auto"/>
        <w:right w:val="none" w:sz="0" w:space="0" w:color="auto"/>
      </w:divBdr>
    </w:div>
    <w:div w:id="550776556">
      <w:bodyDiv w:val="1"/>
      <w:marLeft w:val="0"/>
      <w:marRight w:val="0"/>
      <w:marTop w:val="0"/>
      <w:marBottom w:val="0"/>
      <w:divBdr>
        <w:top w:val="none" w:sz="0" w:space="0" w:color="auto"/>
        <w:left w:val="none" w:sz="0" w:space="0" w:color="auto"/>
        <w:bottom w:val="none" w:sz="0" w:space="0" w:color="auto"/>
        <w:right w:val="none" w:sz="0" w:space="0" w:color="auto"/>
      </w:divBdr>
    </w:div>
    <w:div w:id="563570622">
      <w:bodyDiv w:val="1"/>
      <w:marLeft w:val="0"/>
      <w:marRight w:val="0"/>
      <w:marTop w:val="0"/>
      <w:marBottom w:val="0"/>
      <w:divBdr>
        <w:top w:val="none" w:sz="0" w:space="0" w:color="auto"/>
        <w:left w:val="none" w:sz="0" w:space="0" w:color="auto"/>
        <w:bottom w:val="none" w:sz="0" w:space="0" w:color="auto"/>
        <w:right w:val="none" w:sz="0" w:space="0" w:color="auto"/>
      </w:divBdr>
    </w:div>
    <w:div w:id="567618546">
      <w:bodyDiv w:val="1"/>
      <w:marLeft w:val="0"/>
      <w:marRight w:val="0"/>
      <w:marTop w:val="0"/>
      <w:marBottom w:val="0"/>
      <w:divBdr>
        <w:top w:val="none" w:sz="0" w:space="0" w:color="auto"/>
        <w:left w:val="none" w:sz="0" w:space="0" w:color="auto"/>
        <w:bottom w:val="none" w:sz="0" w:space="0" w:color="auto"/>
        <w:right w:val="none" w:sz="0" w:space="0" w:color="auto"/>
      </w:divBdr>
    </w:div>
    <w:div w:id="590435067">
      <w:bodyDiv w:val="1"/>
      <w:marLeft w:val="0"/>
      <w:marRight w:val="0"/>
      <w:marTop w:val="0"/>
      <w:marBottom w:val="0"/>
      <w:divBdr>
        <w:top w:val="none" w:sz="0" w:space="0" w:color="auto"/>
        <w:left w:val="none" w:sz="0" w:space="0" w:color="auto"/>
        <w:bottom w:val="none" w:sz="0" w:space="0" w:color="auto"/>
        <w:right w:val="none" w:sz="0" w:space="0" w:color="auto"/>
      </w:divBdr>
    </w:div>
    <w:div w:id="591355500">
      <w:bodyDiv w:val="1"/>
      <w:marLeft w:val="0"/>
      <w:marRight w:val="0"/>
      <w:marTop w:val="0"/>
      <w:marBottom w:val="0"/>
      <w:divBdr>
        <w:top w:val="none" w:sz="0" w:space="0" w:color="auto"/>
        <w:left w:val="none" w:sz="0" w:space="0" w:color="auto"/>
        <w:bottom w:val="none" w:sz="0" w:space="0" w:color="auto"/>
        <w:right w:val="none" w:sz="0" w:space="0" w:color="auto"/>
      </w:divBdr>
    </w:div>
    <w:div w:id="592011571">
      <w:bodyDiv w:val="1"/>
      <w:marLeft w:val="0"/>
      <w:marRight w:val="0"/>
      <w:marTop w:val="0"/>
      <w:marBottom w:val="0"/>
      <w:divBdr>
        <w:top w:val="none" w:sz="0" w:space="0" w:color="auto"/>
        <w:left w:val="none" w:sz="0" w:space="0" w:color="auto"/>
        <w:bottom w:val="none" w:sz="0" w:space="0" w:color="auto"/>
        <w:right w:val="none" w:sz="0" w:space="0" w:color="auto"/>
      </w:divBdr>
    </w:div>
    <w:div w:id="602610988">
      <w:bodyDiv w:val="1"/>
      <w:marLeft w:val="0"/>
      <w:marRight w:val="0"/>
      <w:marTop w:val="0"/>
      <w:marBottom w:val="0"/>
      <w:divBdr>
        <w:top w:val="none" w:sz="0" w:space="0" w:color="auto"/>
        <w:left w:val="none" w:sz="0" w:space="0" w:color="auto"/>
        <w:bottom w:val="none" w:sz="0" w:space="0" w:color="auto"/>
        <w:right w:val="none" w:sz="0" w:space="0" w:color="auto"/>
      </w:divBdr>
    </w:div>
    <w:div w:id="607196559">
      <w:bodyDiv w:val="1"/>
      <w:marLeft w:val="0"/>
      <w:marRight w:val="0"/>
      <w:marTop w:val="0"/>
      <w:marBottom w:val="0"/>
      <w:divBdr>
        <w:top w:val="none" w:sz="0" w:space="0" w:color="auto"/>
        <w:left w:val="none" w:sz="0" w:space="0" w:color="auto"/>
        <w:bottom w:val="none" w:sz="0" w:space="0" w:color="auto"/>
        <w:right w:val="none" w:sz="0" w:space="0" w:color="auto"/>
      </w:divBdr>
    </w:div>
    <w:div w:id="614219437">
      <w:bodyDiv w:val="1"/>
      <w:marLeft w:val="0"/>
      <w:marRight w:val="0"/>
      <w:marTop w:val="0"/>
      <w:marBottom w:val="0"/>
      <w:divBdr>
        <w:top w:val="none" w:sz="0" w:space="0" w:color="auto"/>
        <w:left w:val="none" w:sz="0" w:space="0" w:color="auto"/>
        <w:bottom w:val="none" w:sz="0" w:space="0" w:color="auto"/>
        <w:right w:val="none" w:sz="0" w:space="0" w:color="auto"/>
      </w:divBdr>
    </w:div>
    <w:div w:id="622344379">
      <w:bodyDiv w:val="1"/>
      <w:marLeft w:val="0"/>
      <w:marRight w:val="0"/>
      <w:marTop w:val="0"/>
      <w:marBottom w:val="0"/>
      <w:divBdr>
        <w:top w:val="none" w:sz="0" w:space="0" w:color="auto"/>
        <w:left w:val="none" w:sz="0" w:space="0" w:color="auto"/>
        <w:bottom w:val="none" w:sz="0" w:space="0" w:color="auto"/>
        <w:right w:val="none" w:sz="0" w:space="0" w:color="auto"/>
      </w:divBdr>
    </w:div>
    <w:div w:id="635573583">
      <w:bodyDiv w:val="1"/>
      <w:marLeft w:val="0"/>
      <w:marRight w:val="0"/>
      <w:marTop w:val="0"/>
      <w:marBottom w:val="0"/>
      <w:divBdr>
        <w:top w:val="none" w:sz="0" w:space="0" w:color="auto"/>
        <w:left w:val="none" w:sz="0" w:space="0" w:color="auto"/>
        <w:bottom w:val="none" w:sz="0" w:space="0" w:color="auto"/>
        <w:right w:val="none" w:sz="0" w:space="0" w:color="auto"/>
      </w:divBdr>
    </w:div>
    <w:div w:id="651984743">
      <w:bodyDiv w:val="1"/>
      <w:marLeft w:val="0"/>
      <w:marRight w:val="0"/>
      <w:marTop w:val="0"/>
      <w:marBottom w:val="0"/>
      <w:divBdr>
        <w:top w:val="none" w:sz="0" w:space="0" w:color="auto"/>
        <w:left w:val="none" w:sz="0" w:space="0" w:color="auto"/>
        <w:bottom w:val="none" w:sz="0" w:space="0" w:color="auto"/>
        <w:right w:val="none" w:sz="0" w:space="0" w:color="auto"/>
      </w:divBdr>
    </w:div>
    <w:div w:id="658188913">
      <w:bodyDiv w:val="1"/>
      <w:marLeft w:val="0"/>
      <w:marRight w:val="0"/>
      <w:marTop w:val="0"/>
      <w:marBottom w:val="0"/>
      <w:divBdr>
        <w:top w:val="none" w:sz="0" w:space="0" w:color="auto"/>
        <w:left w:val="none" w:sz="0" w:space="0" w:color="auto"/>
        <w:bottom w:val="none" w:sz="0" w:space="0" w:color="auto"/>
        <w:right w:val="none" w:sz="0" w:space="0" w:color="auto"/>
      </w:divBdr>
    </w:div>
    <w:div w:id="672684110">
      <w:bodyDiv w:val="1"/>
      <w:marLeft w:val="0"/>
      <w:marRight w:val="0"/>
      <w:marTop w:val="0"/>
      <w:marBottom w:val="0"/>
      <w:divBdr>
        <w:top w:val="none" w:sz="0" w:space="0" w:color="auto"/>
        <w:left w:val="none" w:sz="0" w:space="0" w:color="auto"/>
        <w:bottom w:val="none" w:sz="0" w:space="0" w:color="auto"/>
        <w:right w:val="none" w:sz="0" w:space="0" w:color="auto"/>
      </w:divBdr>
    </w:div>
    <w:div w:id="681123762">
      <w:bodyDiv w:val="1"/>
      <w:marLeft w:val="0"/>
      <w:marRight w:val="0"/>
      <w:marTop w:val="0"/>
      <w:marBottom w:val="0"/>
      <w:divBdr>
        <w:top w:val="none" w:sz="0" w:space="0" w:color="auto"/>
        <w:left w:val="none" w:sz="0" w:space="0" w:color="auto"/>
        <w:bottom w:val="none" w:sz="0" w:space="0" w:color="auto"/>
        <w:right w:val="none" w:sz="0" w:space="0" w:color="auto"/>
      </w:divBdr>
    </w:div>
    <w:div w:id="693579694">
      <w:bodyDiv w:val="1"/>
      <w:marLeft w:val="0"/>
      <w:marRight w:val="0"/>
      <w:marTop w:val="0"/>
      <w:marBottom w:val="0"/>
      <w:divBdr>
        <w:top w:val="none" w:sz="0" w:space="0" w:color="auto"/>
        <w:left w:val="none" w:sz="0" w:space="0" w:color="auto"/>
        <w:bottom w:val="none" w:sz="0" w:space="0" w:color="auto"/>
        <w:right w:val="none" w:sz="0" w:space="0" w:color="auto"/>
      </w:divBdr>
    </w:div>
    <w:div w:id="695158758">
      <w:bodyDiv w:val="1"/>
      <w:marLeft w:val="0"/>
      <w:marRight w:val="0"/>
      <w:marTop w:val="0"/>
      <w:marBottom w:val="0"/>
      <w:divBdr>
        <w:top w:val="none" w:sz="0" w:space="0" w:color="auto"/>
        <w:left w:val="none" w:sz="0" w:space="0" w:color="auto"/>
        <w:bottom w:val="none" w:sz="0" w:space="0" w:color="auto"/>
        <w:right w:val="none" w:sz="0" w:space="0" w:color="auto"/>
      </w:divBdr>
    </w:div>
    <w:div w:id="698360102">
      <w:bodyDiv w:val="1"/>
      <w:marLeft w:val="0"/>
      <w:marRight w:val="0"/>
      <w:marTop w:val="0"/>
      <w:marBottom w:val="0"/>
      <w:divBdr>
        <w:top w:val="none" w:sz="0" w:space="0" w:color="auto"/>
        <w:left w:val="none" w:sz="0" w:space="0" w:color="auto"/>
        <w:bottom w:val="none" w:sz="0" w:space="0" w:color="auto"/>
        <w:right w:val="none" w:sz="0" w:space="0" w:color="auto"/>
      </w:divBdr>
    </w:div>
    <w:div w:id="731392823">
      <w:bodyDiv w:val="1"/>
      <w:marLeft w:val="0"/>
      <w:marRight w:val="0"/>
      <w:marTop w:val="0"/>
      <w:marBottom w:val="0"/>
      <w:divBdr>
        <w:top w:val="none" w:sz="0" w:space="0" w:color="auto"/>
        <w:left w:val="none" w:sz="0" w:space="0" w:color="auto"/>
        <w:bottom w:val="none" w:sz="0" w:space="0" w:color="auto"/>
        <w:right w:val="none" w:sz="0" w:space="0" w:color="auto"/>
      </w:divBdr>
    </w:div>
    <w:div w:id="734163439">
      <w:bodyDiv w:val="1"/>
      <w:marLeft w:val="0"/>
      <w:marRight w:val="0"/>
      <w:marTop w:val="0"/>
      <w:marBottom w:val="0"/>
      <w:divBdr>
        <w:top w:val="none" w:sz="0" w:space="0" w:color="auto"/>
        <w:left w:val="none" w:sz="0" w:space="0" w:color="auto"/>
        <w:bottom w:val="none" w:sz="0" w:space="0" w:color="auto"/>
        <w:right w:val="none" w:sz="0" w:space="0" w:color="auto"/>
      </w:divBdr>
    </w:div>
    <w:div w:id="739252990">
      <w:bodyDiv w:val="1"/>
      <w:marLeft w:val="0"/>
      <w:marRight w:val="0"/>
      <w:marTop w:val="0"/>
      <w:marBottom w:val="0"/>
      <w:divBdr>
        <w:top w:val="none" w:sz="0" w:space="0" w:color="auto"/>
        <w:left w:val="none" w:sz="0" w:space="0" w:color="auto"/>
        <w:bottom w:val="none" w:sz="0" w:space="0" w:color="auto"/>
        <w:right w:val="none" w:sz="0" w:space="0" w:color="auto"/>
      </w:divBdr>
    </w:div>
    <w:div w:id="739521689">
      <w:bodyDiv w:val="1"/>
      <w:marLeft w:val="0"/>
      <w:marRight w:val="0"/>
      <w:marTop w:val="0"/>
      <w:marBottom w:val="0"/>
      <w:divBdr>
        <w:top w:val="none" w:sz="0" w:space="0" w:color="auto"/>
        <w:left w:val="none" w:sz="0" w:space="0" w:color="auto"/>
        <w:bottom w:val="none" w:sz="0" w:space="0" w:color="auto"/>
        <w:right w:val="none" w:sz="0" w:space="0" w:color="auto"/>
      </w:divBdr>
    </w:div>
    <w:div w:id="743407227">
      <w:bodyDiv w:val="1"/>
      <w:marLeft w:val="0"/>
      <w:marRight w:val="0"/>
      <w:marTop w:val="0"/>
      <w:marBottom w:val="0"/>
      <w:divBdr>
        <w:top w:val="none" w:sz="0" w:space="0" w:color="auto"/>
        <w:left w:val="none" w:sz="0" w:space="0" w:color="auto"/>
        <w:bottom w:val="none" w:sz="0" w:space="0" w:color="auto"/>
        <w:right w:val="none" w:sz="0" w:space="0" w:color="auto"/>
      </w:divBdr>
    </w:div>
    <w:div w:id="751316794">
      <w:bodyDiv w:val="1"/>
      <w:marLeft w:val="0"/>
      <w:marRight w:val="0"/>
      <w:marTop w:val="0"/>
      <w:marBottom w:val="0"/>
      <w:divBdr>
        <w:top w:val="none" w:sz="0" w:space="0" w:color="auto"/>
        <w:left w:val="none" w:sz="0" w:space="0" w:color="auto"/>
        <w:bottom w:val="none" w:sz="0" w:space="0" w:color="auto"/>
        <w:right w:val="none" w:sz="0" w:space="0" w:color="auto"/>
      </w:divBdr>
    </w:div>
    <w:div w:id="762184143">
      <w:bodyDiv w:val="1"/>
      <w:marLeft w:val="0"/>
      <w:marRight w:val="0"/>
      <w:marTop w:val="0"/>
      <w:marBottom w:val="0"/>
      <w:divBdr>
        <w:top w:val="none" w:sz="0" w:space="0" w:color="auto"/>
        <w:left w:val="none" w:sz="0" w:space="0" w:color="auto"/>
        <w:bottom w:val="none" w:sz="0" w:space="0" w:color="auto"/>
        <w:right w:val="none" w:sz="0" w:space="0" w:color="auto"/>
      </w:divBdr>
    </w:div>
    <w:div w:id="767317070">
      <w:bodyDiv w:val="1"/>
      <w:marLeft w:val="0"/>
      <w:marRight w:val="0"/>
      <w:marTop w:val="0"/>
      <w:marBottom w:val="0"/>
      <w:divBdr>
        <w:top w:val="none" w:sz="0" w:space="0" w:color="auto"/>
        <w:left w:val="none" w:sz="0" w:space="0" w:color="auto"/>
        <w:bottom w:val="none" w:sz="0" w:space="0" w:color="auto"/>
        <w:right w:val="none" w:sz="0" w:space="0" w:color="auto"/>
      </w:divBdr>
    </w:div>
    <w:div w:id="770663989">
      <w:bodyDiv w:val="1"/>
      <w:marLeft w:val="0"/>
      <w:marRight w:val="0"/>
      <w:marTop w:val="0"/>
      <w:marBottom w:val="0"/>
      <w:divBdr>
        <w:top w:val="none" w:sz="0" w:space="0" w:color="auto"/>
        <w:left w:val="none" w:sz="0" w:space="0" w:color="auto"/>
        <w:bottom w:val="none" w:sz="0" w:space="0" w:color="auto"/>
        <w:right w:val="none" w:sz="0" w:space="0" w:color="auto"/>
      </w:divBdr>
    </w:div>
    <w:div w:id="792752624">
      <w:bodyDiv w:val="1"/>
      <w:marLeft w:val="0"/>
      <w:marRight w:val="0"/>
      <w:marTop w:val="0"/>
      <w:marBottom w:val="0"/>
      <w:divBdr>
        <w:top w:val="none" w:sz="0" w:space="0" w:color="auto"/>
        <w:left w:val="none" w:sz="0" w:space="0" w:color="auto"/>
        <w:bottom w:val="none" w:sz="0" w:space="0" w:color="auto"/>
        <w:right w:val="none" w:sz="0" w:space="0" w:color="auto"/>
      </w:divBdr>
    </w:div>
    <w:div w:id="809706462">
      <w:bodyDiv w:val="1"/>
      <w:marLeft w:val="0"/>
      <w:marRight w:val="0"/>
      <w:marTop w:val="0"/>
      <w:marBottom w:val="0"/>
      <w:divBdr>
        <w:top w:val="none" w:sz="0" w:space="0" w:color="auto"/>
        <w:left w:val="none" w:sz="0" w:space="0" w:color="auto"/>
        <w:bottom w:val="none" w:sz="0" w:space="0" w:color="auto"/>
        <w:right w:val="none" w:sz="0" w:space="0" w:color="auto"/>
      </w:divBdr>
    </w:div>
    <w:div w:id="823543458">
      <w:bodyDiv w:val="1"/>
      <w:marLeft w:val="0"/>
      <w:marRight w:val="0"/>
      <w:marTop w:val="0"/>
      <w:marBottom w:val="0"/>
      <w:divBdr>
        <w:top w:val="none" w:sz="0" w:space="0" w:color="auto"/>
        <w:left w:val="none" w:sz="0" w:space="0" w:color="auto"/>
        <w:bottom w:val="none" w:sz="0" w:space="0" w:color="auto"/>
        <w:right w:val="none" w:sz="0" w:space="0" w:color="auto"/>
      </w:divBdr>
    </w:div>
    <w:div w:id="823544742">
      <w:bodyDiv w:val="1"/>
      <w:marLeft w:val="0"/>
      <w:marRight w:val="0"/>
      <w:marTop w:val="0"/>
      <w:marBottom w:val="0"/>
      <w:divBdr>
        <w:top w:val="none" w:sz="0" w:space="0" w:color="auto"/>
        <w:left w:val="none" w:sz="0" w:space="0" w:color="auto"/>
        <w:bottom w:val="none" w:sz="0" w:space="0" w:color="auto"/>
        <w:right w:val="none" w:sz="0" w:space="0" w:color="auto"/>
      </w:divBdr>
    </w:div>
    <w:div w:id="844441154">
      <w:bodyDiv w:val="1"/>
      <w:marLeft w:val="0"/>
      <w:marRight w:val="0"/>
      <w:marTop w:val="0"/>
      <w:marBottom w:val="0"/>
      <w:divBdr>
        <w:top w:val="none" w:sz="0" w:space="0" w:color="auto"/>
        <w:left w:val="none" w:sz="0" w:space="0" w:color="auto"/>
        <w:bottom w:val="none" w:sz="0" w:space="0" w:color="auto"/>
        <w:right w:val="none" w:sz="0" w:space="0" w:color="auto"/>
      </w:divBdr>
    </w:div>
    <w:div w:id="865361796">
      <w:bodyDiv w:val="1"/>
      <w:marLeft w:val="0"/>
      <w:marRight w:val="0"/>
      <w:marTop w:val="0"/>
      <w:marBottom w:val="0"/>
      <w:divBdr>
        <w:top w:val="none" w:sz="0" w:space="0" w:color="auto"/>
        <w:left w:val="none" w:sz="0" w:space="0" w:color="auto"/>
        <w:bottom w:val="none" w:sz="0" w:space="0" w:color="auto"/>
        <w:right w:val="none" w:sz="0" w:space="0" w:color="auto"/>
      </w:divBdr>
    </w:div>
    <w:div w:id="871574191">
      <w:bodyDiv w:val="1"/>
      <w:marLeft w:val="0"/>
      <w:marRight w:val="0"/>
      <w:marTop w:val="0"/>
      <w:marBottom w:val="0"/>
      <w:divBdr>
        <w:top w:val="none" w:sz="0" w:space="0" w:color="auto"/>
        <w:left w:val="none" w:sz="0" w:space="0" w:color="auto"/>
        <w:bottom w:val="none" w:sz="0" w:space="0" w:color="auto"/>
        <w:right w:val="none" w:sz="0" w:space="0" w:color="auto"/>
      </w:divBdr>
    </w:div>
    <w:div w:id="890769834">
      <w:bodyDiv w:val="1"/>
      <w:marLeft w:val="0"/>
      <w:marRight w:val="0"/>
      <w:marTop w:val="0"/>
      <w:marBottom w:val="0"/>
      <w:divBdr>
        <w:top w:val="none" w:sz="0" w:space="0" w:color="auto"/>
        <w:left w:val="none" w:sz="0" w:space="0" w:color="auto"/>
        <w:bottom w:val="none" w:sz="0" w:space="0" w:color="auto"/>
        <w:right w:val="none" w:sz="0" w:space="0" w:color="auto"/>
      </w:divBdr>
    </w:div>
    <w:div w:id="905146760">
      <w:bodyDiv w:val="1"/>
      <w:marLeft w:val="0"/>
      <w:marRight w:val="0"/>
      <w:marTop w:val="0"/>
      <w:marBottom w:val="0"/>
      <w:divBdr>
        <w:top w:val="none" w:sz="0" w:space="0" w:color="auto"/>
        <w:left w:val="none" w:sz="0" w:space="0" w:color="auto"/>
        <w:bottom w:val="none" w:sz="0" w:space="0" w:color="auto"/>
        <w:right w:val="none" w:sz="0" w:space="0" w:color="auto"/>
      </w:divBdr>
    </w:div>
    <w:div w:id="907304158">
      <w:bodyDiv w:val="1"/>
      <w:marLeft w:val="0"/>
      <w:marRight w:val="0"/>
      <w:marTop w:val="0"/>
      <w:marBottom w:val="0"/>
      <w:divBdr>
        <w:top w:val="none" w:sz="0" w:space="0" w:color="auto"/>
        <w:left w:val="none" w:sz="0" w:space="0" w:color="auto"/>
        <w:bottom w:val="none" w:sz="0" w:space="0" w:color="auto"/>
        <w:right w:val="none" w:sz="0" w:space="0" w:color="auto"/>
      </w:divBdr>
    </w:div>
    <w:div w:id="909459875">
      <w:bodyDiv w:val="1"/>
      <w:marLeft w:val="0"/>
      <w:marRight w:val="0"/>
      <w:marTop w:val="0"/>
      <w:marBottom w:val="0"/>
      <w:divBdr>
        <w:top w:val="none" w:sz="0" w:space="0" w:color="auto"/>
        <w:left w:val="none" w:sz="0" w:space="0" w:color="auto"/>
        <w:bottom w:val="none" w:sz="0" w:space="0" w:color="auto"/>
        <w:right w:val="none" w:sz="0" w:space="0" w:color="auto"/>
      </w:divBdr>
    </w:div>
    <w:div w:id="925460391">
      <w:bodyDiv w:val="1"/>
      <w:marLeft w:val="0"/>
      <w:marRight w:val="0"/>
      <w:marTop w:val="0"/>
      <w:marBottom w:val="0"/>
      <w:divBdr>
        <w:top w:val="none" w:sz="0" w:space="0" w:color="auto"/>
        <w:left w:val="none" w:sz="0" w:space="0" w:color="auto"/>
        <w:bottom w:val="none" w:sz="0" w:space="0" w:color="auto"/>
        <w:right w:val="none" w:sz="0" w:space="0" w:color="auto"/>
      </w:divBdr>
    </w:div>
    <w:div w:id="927229280">
      <w:bodyDiv w:val="1"/>
      <w:marLeft w:val="0"/>
      <w:marRight w:val="0"/>
      <w:marTop w:val="0"/>
      <w:marBottom w:val="0"/>
      <w:divBdr>
        <w:top w:val="none" w:sz="0" w:space="0" w:color="auto"/>
        <w:left w:val="none" w:sz="0" w:space="0" w:color="auto"/>
        <w:bottom w:val="none" w:sz="0" w:space="0" w:color="auto"/>
        <w:right w:val="none" w:sz="0" w:space="0" w:color="auto"/>
      </w:divBdr>
    </w:div>
    <w:div w:id="944849778">
      <w:bodyDiv w:val="1"/>
      <w:marLeft w:val="0"/>
      <w:marRight w:val="0"/>
      <w:marTop w:val="0"/>
      <w:marBottom w:val="0"/>
      <w:divBdr>
        <w:top w:val="none" w:sz="0" w:space="0" w:color="auto"/>
        <w:left w:val="none" w:sz="0" w:space="0" w:color="auto"/>
        <w:bottom w:val="none" w:sz="0" w:space="0" w:color="auto"/>
        <w:right w:val="none" w:sz="0" w:space="0" w:color="auto"/>
      </w:divBdr>
    </w:div>
    <w:div w:id="946542056">
      <w:bodyDiv w:val="1"/>
      <w:marLeft w:val="0"/>
      <w:marRight w:val="0"/>
      <w:marTop w:val="0"/>
      <w:marBottom w:val="0"/>
      <w:divBdr>
        <w:top w:val="none" w:sz="0" w:space="0" w:color="auto"/>
        <w:left w:val="none" w:sz="0" w:space="0" w:color="auto"/>
        <w:bottom w:val="none" w:sz="0" w:space="0" w:color="auto"/>
        <w:right w:val="none" w:sz="0" w:space="0" w:color="auto"/>
      </w:divBdr>
    </w:div>
    <w:div w:id="962809365">
      <w:bodyDiv w:val="1"/>
      <w:marLeft w:val="0"/>
      <w:marRight w:val="0"/>
      <w:marTop w:val="0"/>
      <w:marBottom w:val="0"/>
      <w:divBdr>
        <w:top w:val="none" w:sz="0" w:space="0" w:color="auto"/>
        <w:left w:val="none" w:sz="0" w:space="0" w:color="auto"/>
        <w:bottom w:val="none" w:sz="0" w:space="0" w:color="auto"/>
        <w:right w:val="none" w:sz="0" w:space="0" w:color="auto"/>
      </w:divBdr>
    </w:div>
    <w:div w:id="963580953">
      <w:bodyDiv w:val="1"/>
      <w:marLeft w:val="0"/>
      <w:marRight w:val="0"/>
      <w:marTop w:val="0"/>
      <w:marBottom w:val="0"/>
      <w:divBdr>
        <w:top w:val="none" w:sz="0" w:space="0" w:color="auto"/>
        <w:left w:val="none" w:sz="0" w:space="0" w:color="auto"/>
        <w:bottom w:val="none" w:sz="0" w:space="0" w:color="auto"/>
        <w:right w:val="none" w:sz="0" w:space="0" w:color="auto"/>
      </w:divBdr>
    </w:div>
    <w:div w:id="971908412">
      <w:bodyDiv w:val="1"/>
      <w:marLeft w:val="0"/>
      <w:marRight w:val="0"/>
      <w:marTop w:val="0"/>
      <w:marBottom w:val="0"/>
      <w:divBdr>
        <w:top w:val="none" w:sz="0" w:space="0" w:color="auto"/>
        <w:left w:val="none" w:sz="0" w:space="0" w:color="auto"/>
        <w:bottom w:val="none" w:sz="0" w:space="0" w:color="auto"/>
        <w:right w:val="none" w:sz="0" w:space="0" w:color="auto"/>
      </w:divBdr>
    </w:div>
    <w:div w:id="972103745">
      <w:bodyDiv w:val="1"/>
      <w:marLeft w:val="0"/>
      <w:marRight w:val="0"/>
      <w:marTop w:val="0"/>
      <w:marBottom w:val="0"/>
      <w:divBdr>
        <w:top w:val="none" w:sz="0" w:space="0" w:color="auto"/>
        <w:left w:val="none" w:sz="0" w:space="0" w:color="auto"/>
        <w:bottom w:val="none" w:sz="0" w:space="0" w:color="auto"/>
        <w:right w:val="none" w:sz="0" w:space="0" w:color="auto"/>
      </w:divBdr>
    </w:div>
    <w:div w:id="974994770">
      <w:bodyDiv w:val="1"/>
      <w:marLeft w:val="0"/>
      <w:marRight w:val="0"/>
      <w:marTop w:val="0"/>
      <w:marBottom w:val="0"/>
      <w:divBdr>
        <w:top w:val="none" w:sz="0" w:space="0" w:color="auto"/>
        <w:left w:val="none" w:sz="0" w:space="0" w:color="auto"/>
        <w:bottom w:val="none" w:sz="0" w:space="0" w:color="auto"/>
        <w:right w:val="none" w:sz="0" w:space="0" w:color="auto"/>
      </w:divBdr>
    </w:div>
    <w:div w:id="978340002">
      <w:bodyDiv w:val="1"/>
      <w:marLeft w:val="0"/>
      <w:marRight w:val="0"/>
      <w:marTop w:val="0"/>
      <w:marBottom w:val="0"/>
      <w:divBdr>
        <w:top w:val="none" w:sz="0" w:space="0" w:color="auto"/>
        <w:left w:val="none" w:sz="0" w:space="0" w:color="auto"/>
        <w:bottom w:val="none" w:sz="0" w:space="0" w:color="auto"/>
        <w:right w:val="none" w:sz="0" w:space="0" w:color="auto"/>
      </w:divBdr>
    </w:div>
    <w:div w:id="980843989">
      <w:bodyDiv w:val="1"/>
      <w:marLeft w:val="0"/>
      <w:marRight w:val="0"/>
      <w:marTop w:val="0"/>
      <w:marBottom w:val="0"/>
      <w:divBdr>
        <w:top w:val="none" w:sz="0" w:space="0" w:color="auto"/>
        <w:left w:val="none" w:sz="0" w:space="0" w:color="auto"/>
        <w:bottom w:val="none" w:sz="0" w:space="0" w:color="auto"/>
        <w:right w:val="none" w:sz="0" w:space="0" w:color="auto"/>
      </w:divBdr>
    </w:div>
    <w:div w:id="984967017">
      <w:bodyDiv w:val="1"/>
      <w:marLeft w:val="0"/>
      <w:marRight w:val="0"/>
      <w:marTop w:val="0"/>
      <w:marBottom w:val="0"/>
      <w:divBdr>
        <w:top w:val="none" w:sz="0" w:space="0" w:color="auto"/>
        <w:left w:val="none" w:sz="0" w:space="0" w:color="auto"/>
        <w:bottom w:val="none" w:sz="0" w:space="0" w:color="auto"/>
        <w:right w:val="none" w:sz="0" w:space="0" w:color="auto"/>
      </w:divBdr>
    </w:div>
    <w:div w:id="992223607">
      <w:bodyDiv w:val="1"/>
      <w:marLeft w:val="0"/>
      <w:marRight w:val="0"/>
      <w:marTop w:val="0"/>
      <w:marBottom w:val="0"/>
      <w:divBdr>
        <w:top w:val="none" w:sz="0" w:space="0" w:color="auto"/>
        <w:left w:val="none" w:sz="0" w:space="0" w:color="auto"/>
        <w:bottom w:val="none" w:sz="0" w:space="0" w:color="auto"/>
        <w:right w:val="none" w:sz="0" w:space="0" w:color="auto"/>
      </w:divBdr>
    </w:div>
    <w:div w:id="996109387">
      <w:bodyDiv w:val="1"/>
      <w:marLeft w:val="0"/>
      <w:marRight w:val="0"/>
      <w:marTop w:val="0"/>
      <w:marBottom w:val="0"/>
      <w:divBdr>
        <w:top w:val="none" w:sz="0" w:space="0" w:color="auto"/>
        <w:left w:val="none" w:sz="0" w:space="0" w:color="auto"/>
        <w:bottom w:val="none" w:sz="0" w:space="0" w:color="auto"/>
        <w:right w:val="none" w:sz="0" w:space="0" w:color="auto"/>
      </w:divBdr>
    </w:div>
    <w:div w:id="1006440462">
      <w:bodyDiv w:val="1"/>
      <w:marLeft w:val="0"/>
      <w:marRight w:val="0"/>
      <w:marTop w:val="0"/>
      <w:marBottom w:val="0"/>
      <w:divBdr>
        <w:top w:val="none" w:sz="0" w:space="0" w:color="auto"/>
        <w:left w:val="none" w:sz="0" w:space="0" w:color="auto"/>
        <w:bottom w:val="none" w:sz="0" w:space="0" w:color="auto"/>
        <w:right w:val="none" w:sz="0" w:space="0" w:color="auto"/>
      </w:divBdr>
    </w:div>
    <w:div w:id="1014652518">
      <w:bodyDiv w:val="1"/>
      <w:marLeft w:val="0"/>
      <w:marRight w:val="0"/>
      <w:marTop w:val="0"/>
      <w:marBottom w:val="0"/>
      <w:divBdr>
        <w:top w:val="none" w:sz="0" w:space="0" w:color="auto"/>
        <w:left w:val="none" w:sz="0" w:space="0" w:color="auto"/>
        <w:bottom w:val="none" w:sz="0" w:space="0" w:color="auto"/>
        <w:right w:val="none" w:sz="0" w:space="0" w:color="auto"/>
      </w:divBdr>
    </w:div>
    <w:div w:id="1020162131">
      <w:bodyDiv w:val="1"/>
      <w:marLeft w:val="0"/>
      <w:marRight w:val="0"/>
      <w:marTop w:val="0"/>
      <w:marBottom w:val="0"/>
      <w:divBdr>
        <w:top w:val="none" w:sz="0" w:space="0" w:color="auto"/>
        <w:left w:val="none" w:sz="0" w:space="0" w:color="auto"/>
        <w:bottom w:val="none" w:sz="0" w:space="0" w:color="auto"/>
        <w:right w:val="none" w:sz="0" w:space="0" w:color="auto"/>
      </w:divBdr>
    </w:div>
    <w:div w:id="1042940147">
      <w:bodyDiv w:val="1"/>
      <w:marLeft w:val="0"/>
      <w:marRight w:val="0"/>
      <w:marTop w:val="0"/>
      <w:marBottom w:val="0"/>
      <w:divBdr>
        <w:top w:val="none" w:sz="0" w:space="0" w:color="auto"/>
        <w:left w:val="none" w:sz="0" w:space="0" w:color="auto"/>
        <w:bottom w:val="none" w:sz="0" w:space="0" w:color="auto"/>
        <w:right w:val="none" w:sz="0" w:space="0" w:color="auto"/>
      </w:divBdr>
    </w:div>
    <w:div w:id="1063483601">
      <w:bodyDiv w:val="1"/>
      <w:marLeft w:val="0"/>
      <w:marRight w:val="0"/>
      <w:marTop w:val="0"/>
      <w:marBottom w:val="0"/>
      <w:divBdr>
        <w:top w:val="none" w:sz="0" w:space="0" w:color="auto"/>
        <w:left w:val="none" w:sz="0" w:space="0" w:color="auto"/>
        <w:bottom w:val="none" w:sz="0" w:space="0" w:color="auto"/>
        <w:right w:val="none" w:sz="0" w:space="0" w:color="auto"/>
      </w:divBdr>
    </w:div>
    <w:div w:id="1090663000">
      <w:bodyDiv w:val="1"/>
      <w:marLeft w:val="0"/>
      <w:marRight w:val="0"/>
      <w:marTop w:val="0"/>
      <w:marBottom w:val="0"/>
      <w:divBdr>
        <w:top w:val="none" w:sz="0" w:space="0" w:color="auto"/>
        <w:left w:val="none" w:sz="0" w:space="0" w:color="auto"/>
        <w:bottom w:val="none" w:sz="0" w:space="0" w:color="auto"/>
        <w:right w:val="none" w:sz="0" w:space="0" w:color="auto"/>
      </w:divBdr>
    </w:div>
    <w:div w:id="1093283284">
      <w:bodyDiv w:val="1"/>
      <w:marLeft w:val="0"/>
      <w:marRight w:val="0"/>
      <w:marTop w:val="0"/>
      <w:marBottom w:val="0"/>
      <w:divBdr>
        <w:top w:val="none" w:sz="0" w:space="0" w:color="auto"/>
        <w:left w:val="none" w:sz="0" w:space="0" w:color="auto"/>
        <w:bottom w:val="none" w:sz="0" w:space="0" w:color="auto"/>
        <w:right w:val="none" w:sz="0" w:space="0" w:color="auto"/>
      </w:divBdr>
    </w:div>
    <w:div w:id="1099981677">
      <w:bodyDiv w:val="1"/>
      <w:marLeft w:val="0"/>
      <w:marRight w:val="0"/>
      <w:marTop w:val="0"/>
      <w:marBottom w:val="0"/>
      <w:divBdr>
        <w:top w:val="none" w:sz="0" w:space="0" w:color="auto"/>
        <w:left w:val="none" w:sz="0" w:space="0" w:color="auto"/>
        <w:bottom w:val="none" w:sz="0" w:space="0" w:color="auto"/>
        <w:right w:val="none" w:sz="0" w:space="0" w:color="auto"/>
      </w:divBdr>
    </w:div>
    <w:div w:id="1103306524">
      <w:bodyDiv w:val="1"/>
      <w:marLeft w:val="0"/>
      <w:marRight w:val="0"/>
      <w:marTop w:val="0"/>
      <w:marBottom w:val="0"/>
      <w:divBdr>
        <w:top w:val="none" w:sz="0" w:space="0" w:color="auto"/>
        <w:left w:val="none" w:sz="0" w:space="0" w:color="auto"/>
        <w:bottom w:val="none" w:sz="0" w:space="0" w:color="auto"/>
        <w:right w:val="none" w:sz="0" w:space="0" w:color="auto"/>
      </w:divBdr>
    </w:div>
    <w:div w:id="1110785519">
      <w:bodyDiv w:val="1"/>
      <w:marLeft w:val="0"/>
      <w:marRight w:val="0"/>
      <w:marTop w:val="0"/>
      <w:marBottom w:val="0"/>
      <w:divBdr>
        <w:top w:val="none" w:sz="0" w:space="0" w:color="auto"/>
        <w:left w:val="none" w:sz="0" w:space="0" w:color="auto"/>
        <w:bottom w:val="none" w:sz="0" w:space="0" w:color="auto"/>
        <w:right w:val="none" w:sz="0" w:space="0" w:color="auto"/>
      </w:divBdr>
    </w:div>
    <w:div w:id="1116558322">
      <w:bodyDiv w:val="1"/>
      <w:marLeft w:val="0"/>
      <w:marRight w:val="0"/>
      <w:marTop w:val="0"/>
      <w:marBottom w:val="0"/>
      <w:divBdr>
        <w:top w:val="none" w:sz="0" w:space="0" w:color="auto"/>
        <w:left w:val="none" w:sz="0" w:space="0" w:color="auto"/>
        <w:bottom w:val="none" w:sz="0" w:space="0" w:color="auto"/>
        <w:right w:val="none" w:sz="0" w:space="0" w:color="auto"/>
      </w:divBdr>
    </w:div>
    <w:div w:id="1135876251">
      <w:bodyDiv w:val="1"/>
      <w:marLeft w:val="0"/>
      <w:marRight w:val="0"/>
      <w:marTop w:val="0"/>
      <w:marBottom w:val="0"/>
      <w:divBdr>
        <w:top w:val="none" w:sz="0" w:space="0" w:color="auto"/>
        <w:left w:val="none" w:sz="0" w:space="0" w:color="auto"/>
        <w:bottom w:val="none" w:sz="0" w:space="0" w:color="auto"/>
        <w:right w:val="none" w:sz="0" w:space="0" w:color="auto"/>
      </w:divBdr>
    </w:div>
    <w:div w:id="1154491062">
      <w:bodyDiv w:val="1"/>
      <w:marLeft w:val="0"/>
      <w:marRight w:val="0"/>
      <w:marTop w:val="0"/>
      <w:marBottom w:val="0"/>
      <w:divBdr>
        <w:top w:val="none" w:sz="0" w:space="0" w:color="auto"/>
        <w:left w:val="none" w:sz="0" w:space="0" w:color="auto"/>
        <w:bottom w:val="none" w:sz="0" w:space="0" w:color="auto"/>
        <w:right w:val="none" w:sz="0" w:space="0" w:color="auto"/>
      </w:divBdr>
    </w:div>
    <w:div w:id="1183740329">
      <w:bodyDiv w:val="1"/>
      <w:marLeft w:val="0"/>
      <w:marRight w:val="0"/>
      <w:marTop w:val="0"/>
      <w:marBottom w:val="0"/>
      <w:divBdr>
        <w:top w:val="none" w:sz="0" w:space="0" w:color="auto"/>
        <w:left w:val="none" w:sz="0" w:space="0" w:color="auto"/>
        <w:bottom w:val="none" w:sz="0" w:space="0" w:color="auto"/>
        <w:right w:val="none" w:sz="0" w:space="0" w:color="auto"/>
      </w:divBdr>
    </w:div>
    <w:div w:id="1190559445">
      <w:bodyDiv w:val="1"/>
      <w:marLeft w:val="0"/>
      <w:marRight w:val="0"/>
      <w:marTop w:val="0"/>
      <w:marBottom w:val="0"/>
      <w:divBdr>
        <w:top w:val="none" w:sz="0" w:space="0" w:color="auto"/>
        <w:left w:val="none" w:sz="0" w:space="0" w:color="auto"/>
        <w:bottom w:val="none" w:sz="0" w:space="0" w:color="auto"/>
        <w:right w:val="none" w:sz="0" w:space="0" w:color="auto"/>
      </w:divBdr>
    </w:div>
    <w:div w:id="1192649233">
      <w:bodyDiv w:val="1"/>
      <w:marLeft w:val="0"/>
      <w:marRight w:val="0"/>
      <w:marTop w:val="0"/>
      <w:marBottom w:val="0"/>
      <w:divBdr>
        <w:top w:val="none" w:sz="0" w:space="0" w:color="auto"/>
        <w:left w:val="none" w:sz="0" w:space="0" w:color="auto"/>
        <w:bottom w:val="none" w:sz="0" w:space="0" w:color="auto"/>
        <w:right w:val="none" w:sz="0" w:space="0" w:color="auto"/>
      </w:divBdr>
    </w:div>
    <w:div w:id="1205367418">
      <w:bodyDiv w:val="1"/>
      <w:marLeft w:val="0"/>
      <w:marRight w:val="0"/>
      <w:marTop w:val="0"/>
      <w:marBottom w:val="0"/>
      <w:divBdr>
        <w:top w:val="none" w:sz="0" w:space="0" w:color="auto"/>
        <w:left w:val="none" w:sz="0" w:space="0" w:color="auto"/>
        <w:bottom w:val="none" w:sz="0" w:space="0" w:color="auto"/>
        <w:right w:val="none" w:sz="0" w:space="0" w:color="auto"/>
      </w:divBdr>
    </w:div>
    <w:div w:id="1216427469">
      <w:bodyDiv w:val="1"/>
      <w:marLeft w:val="0"/>
      <w:marRight w:val="0"/>
      <w:marTop w:val="0"/>
      <w:marBottom w:val="0"/>
      <w:divBdr>
        <w:top w:val="none" w:sz="0" w:space="0" w:color="auto"/>
        <w:left w:val="none" w:sz="0" w:space="0" w:color="auto"/>
        <w:bottom w:val="none" w:sz="0" w:space="0" w:color="auto"/>
        <w:right w:val="none" w:sz="0" w:space="0" w:color="auto"/>
      </w:divBdr>
    </w:div>
    <w:div w:id="1218395990">
      <w:bodyDiv w:val="1"/>
      <w:marLeft w:val="0"/>
      <w:marRight w:val="0"/>
      <w:marTop w:val="0"/>
      <w:marBottom w:val="0"/>
      <w:divBdr>
        <w:top w:val="none" w:sz="0" w:space="0" w:color="auto"/>
        <w:left w:val="none" w:sz="0" w:space="0" w:color="auto"/>
        <w:bottom w:val="none" w:sz="0" w:space="0" w:color="auto"/>
        <w:right w:val="none" w:sz="0" w:space="0" w:color="auto"/>
      </w:divBdr>
    </w:div>
    <w:div w:id="1226263068">
      <w:bodyDiv w:val="1"/>
      <w:marLeft w:val="0"/>
      <w:marRight w:val="0"/>
      <w:marTop w:val="0"/>
      <w:marBottom w:val="0"/>
      <w:divBdr>
        <w:top w:val="none" w:sz="0" w:space="0" w:color="auto"/>
        <w:left w:val="none" w:sz="0" w:space="0" w:color="auto"/>
        <w:bottom w:val="none" w:sz="0" w:space="0" w:color="auto"/>
        <w:right w:val="none" w:sz="0" w:space="0" w:color="auto"/>
      </w:divBdr>
    </w:div>
    <w:div w:id="1244559424">
      <w:bodyDiv w:val="1"/>
      <w:marLeft w:val="0"/>
      <w:marRight w:val="0"/>
      <w:marTop w:val="0"/>
      <w:marBottom w:val="0"/>
      <w:divBdr>
        <w:top w:val="none" w:sz="0" w:space="0" w:color="auto"/>
        <w:left w:val="none" w:sz="0" w:space="0" w:color="auto"/>
        <w:bottom w:val="none" w:sz="0" w:space="0" w:color="auto"/>
        <w:right w:val="none" w:sz="0" w:space="0" w:color="auto"/>
      </w:divBdr>
    </w:div>
    <w:div w:id="1261642019">
      <w:bodyDiv w:val="1"/>
      <w:marLeft w:val="0"/>
      <w:marRight w:val="0"/>
      <w:marTop w:val="0"/>
      <w:marBottom w:val="0"/>
      <w:divBdr>
        <w:top w:val="none" w:sz="0" w:space="0" w:color="auto"/>
        <w:left w:val="none" w:sz="0" w:space="0" w:color="auto"/>
        <w:bottom w:val="none" w:sz="0" w:space="0" w:color="auto"/>
        <w:right w:val="none" w:sz="0" w:space="0" w:color="auto"/>
      </w:divBdr>
    </w:div>
    <w:div w:id="1291781492">
      <w:bodyDiv w:val="1"/>
      <w:marLeft w:val="0"/>
      <w:marRight w:val="0"/>
      <w:marTop w:val="0"/>
      <w:marBottom w:val="0"/>
      <w:divBdr>
        <w:top w:val="none" w:sz="0" w:space="0" w:color="auto"/>
        <w:left w:val="none" w:sz="0" w:space="0" w:color="auto"/>
        <w:bottom w:val="none" w:sz="0" w:space="0" w:color="auto"/>
        <w:right w:val="none" w:sz="0" w:space="0" w:color="auto"/>
      </w:divBdr>
    </w:div>
    <w:div w:id="1294822146">
      <w:bodyDiv w:val="1"/>
      <w:marLeft w:val="0"/>
      <w:marRight w:val="0"/>
      <w:marTop w:val="0"/>
      <w:marBottom w:val="0"/>
      <w:divBdr>
        <w:top w:val="none" w:sz="0" w:space="0" w:color="auto"/>
        <w:left w:val="none" w:sz="0" w:space="0" w:color="auto"/>
        <w:bottom w:val="none" w:sz="0" w:space="0" w:color="auto"/>
        <w:right w:val="none" w:sz="0" w:space="0" w:color="auto"/>
      </w:divBdr>
    </w:div>
    <w:div w:id="1299997005">
      <w:bodyDiv w:val="1"/>
      <w:marLeft w:val="0"/>
      <w:marRight w:val="0"/>
      <w:marTop w:val="0"/>
      <w:marBottom w:val="0"/>
      <w:divBdr>
        <w:top w:val="none" w:sz="0" w:space="0" w:color="auto"/>
        <w:left w:val="none" w:sz="0" w:space="0" w:color="auto"/>
        <w:bottom w:val="none" w:sz="0" w:space="0" w:color="auto"/>
        <w:right w:val="none" w:sz="0" w:space="0" w:color="auto"/>
      </w:divBdr>
    </w:div>
    <w:div w:id="1308508668">
      <w:bodyDiv w:val="1"/>
      <w:marLeft w:val="0"/>
      <w:marRight w:val="0"/>
      <w:marTop w:val="0"/>
      <w:marBottom w:val="0"/>
      <w:divBdr>
        <w:top w:val="none" w:sz="0" w:space="0" w:color="auto"/>
        <w:left w:val="none" w:sz="0" w:space="0" w:color="auto"/>
        <w:bottom w:val="none" w:sz="0" w:space="0" w:color="auto"/>
        <w:right w:val="none" w:sz="0" w:space="0" w:color="auto"/>
      </w:divBdr>
    </w:div>
    <w:div w:id="1317958907">
      <w:bodyDiv w:val="1"/>
      <w:marLeft w:val="0"/>
      <w:marRight w:val="0"/>
      <w:marTop w:val="0"/>
      <w:marBottom w:val="0"/>
      <w:divBdr>
        <w:top w:val="none" w:sz="0" w:space="0" w:color="auto"/>
        <w:left w:val="none" w:sz="0" w:space="0" w:color="auto"/>
        <w:bottom w:val="none" w:sz="0" w:space="0" w:color="auto"/>
        <w:right w:val="none" w:sz="0" w:space="0" w:color="auto"/>
      </w:divBdr>
    </w:div>
    <w:div w:id="1333988041">
      <w:bodyDiv w:val="1"/>
      <w:marLeft w:val="0"/>
      <w:marRight w:val="0"/>
      <w:marTop w:val="0"/>
      <w:marBottom w:val="0"/>
      <w:divBdr>
        <w:top w:val="none" w:sz="0" w:space="0" w:color="auto"/>
        <w:left w:val="none" w:sz="0" w:space="0" w:color="auto"/>
        <w:bottom w:val="none" w:sz="0" w:space="0" w:color="auto"/>
        <w:right w:val="none" w:sz="0" w:space="0" w:color="auto"/>
      </w:divBdr>
    </w:div>
    <w:div w:id="1337419385">
      <w:bodyDiv w:val="1"/>
      <w:marLeft w:val="0"/>
      <w:marRight w:val="0"/>
      <w:marTop w:val="0"/>
      <w:marBottom w:val="0"/>
      <w:divBdr>
        <w:top w:val="none" w:sz="0" w:space="0" w:color="auto"/>
        <w:left w:val="none" w:sz="0" w:space="0" w:color="auto"/>
        <w:bottom w:val="none" w:sz="0" w:space="0" w:color="auto"/>
        <w:right w:val="none" w:sz="0" w:space="0" w:color="auto"/>
      </w:divBdr>
    </w:div>
    <w:div w:id="1341084857">
      <w:bodyDiv w:val="1"/>
      <w:marLeft w:val="0"/>
      <w:marRight w:val="0"/>
      <w:marTop w:val="0"/>
      <w:marBottom w:val="0"/>
      <w:divBdr>
        <w:top w:val="none" w:sz="0" w:space="0" w:color="auto"/>
        <w:left w:val="none" w:sz="0" w:space="0" w:color="auto"/>
        <w:bottom w:val="none" w:sz="0" w:space="0" w:color="auto"/>
        <w:right w:val="none" w:sz="0" w:space="0" w:color="auto"/>
      </w:divBdr>
    </w:div>
    <w:div w:id="1342318021">
      <w:bodyDiv w:val="1"/>
      <w:marLeft w:val="0"/>
      <w:marRight w:val="0"/>
      <w:marTop w:val="0"/>
      <w:marBottom w:val="0"/>
      <w:divBdr>
        <w:top w:val="none" w:sz="0" w:space="0" w:color="auto"/>
        <w:left w:val="none" w:sz="0" w:space="0" w:color="auto"/>
        <w:bottom w:val="none" w:sz="0" w:space="0" w:color="auto"/>
        <w:right w:val="none" w:sz="0" w:space="0" w:color="auto"/>
      </w:divBdr>
    </w:div>
    <w:div w:id="1349871553">
      <w:bodyDiv w:val="1"/>
      <w:marLeft w:val="0"/>
      <w:marRight w:val="0"/>
      <w:marTop w:val="0"/>
      <w:marBottom w:val="0"/>
      <w:divBdr>
        <w:top w:val="none" w:sz="0" w:space="0" w:color="auto"/>
        <w:left w:val="none" w:sz="0" w:space="0" w:color="auto"/>
        <w:bottom w:val="none" w:sz="0" w:space="0" w:color="auto"/>
        <w:right w:val="none" w:sz="0" w:space="0" w:color="auto"/>
      </w:divBdr>
    </w:div>
    <w:div w:id="1364938298">
      <w:bodyDiv w:val="1"/>
      <w:marLeft w:val="0"/>
      <w:marRight w:val="0"/>
      <w:marTop w:val="0"/>
      <w:marBottom w:val="0"/>
      <w:divBdr>
        <w:top w:val="none" w:sz="0" w:space="0" w:color="auto"/>
        <w:left w:val="none" w:sz="0" w:space="0" w:color="auto"/>
        <w:bottom w:val="none" w:sz="0" w:space="0" w:color="auto"/>
        <w:right w:val="none" w:sz="0" w:space="0" w:color="auto"/>
      </w:divBdr>
    </w:div>
    <w:div w:id="1371876924">
      <w:bodyDiv w:val="1"/>
      <w:marLeft w:val="0"/>
      <w:marRight w:val="0"/>
      <w:marTop w:val="0"/>
      <w:marBottom w:val="0"/>
      <w:divBdr>
        <w:top w:val="none" w:sz="0" w:space="0" w:color="auto"/>
        <w:left w:val="none" w:sz="0" w:space="0" w:color="auto"/>
        <w:bottom w:val="none" w:sz="0" w:space="0" w:color="auto"/>
        <w:right w:val="none" w:sz="0" w:space="0" w:color="auto"/>
      </w:divBdr>
    </w:div>
    <w:div w:id="1387610611">
      <w:bodyDiv w:val="1"/>
      <w:marLeft w:val="0"/>
      <w:marRight w:val="0"/>
      <w:marTop w:val="0"/>
      <w:marBottom w:val="0"/>
      <w:divBdr>
        <w:top w:val="none" w:sz="0" w:space="0" w:color="auto"/>
        <w:left w:val="none" w:sz="0" w:space="0" w:color="auto"/>
        <w:bottom w:val="none" w:sz="0" w:space="0" w:color="auto"/>
        <w:right w:val="none" w:sz="0" w:space="0" w:color="auto"/>
      </w:divBdr>
    </w:div>
    <w:div w:id="1398087338">
      <w:bodyDiv w:val="1"/>
      <w:marLeft w:val="0"/>
      <w:marRight w:val="0"/>
      <w:marTop w:val="0"/>
      <w:marBottom w:val="0"/>
      <w:divBdr>
        <w:top w:val="none" w:sz="0" w:space="0" w:color="auto"/>
        <w:left w:val="none" w:sz="0" w:space="0" w:color="auto"/>
        <w:bottom w:val="none" w:sz="0" w:space="0" w:color="auto"/>
        <w:right w:val="none" w:sz="0" w:space="0" w:color="auto"/>
      </w:divBdr>
    </w:div>
    <w:div w:id="1415663446">
      <w:bodyDiv w:val="1"/>
      <w:marLeft w:val="0"/>
      <w:marRight w:val="0"/>
      <w:marTop w:val="0"/>
      <w:marBottom w:val="0"/>
      <w:divBdr>
        <w:top w:val="none" w:sz="0" w:space="0" w:color="auto"/>
        <w:left w:val="none" w:sz="0" w:space="0" w:color="auto"/>
        <w:bottom w:val="none" w:sz="0" w:space="0" w:color="auto"/>
        <w:right w:val="none" w:sz="0" w:space="0" w:color="auto"/>
      </w:divBdr>
    </w:div>
    <w:div w:id="1418360338">
      <w:bodyDiv w:val="1"/>
      <w:marLeft w:val="0"/>
      <w:marRight w:val="0"/>
      <w:marTop w:val="0"/>
      <w:marBottom w:val="0"/>
      <w:divBdr>
        <w:top w:val="none" w:sz="0" w:space="0" w:color="auto"/>
        <w:left w:val="none" w:sz="0" w:space="0" w:color="auto"/>
        <w:bottom w:val="none" w:sz="0" w:space="0" w:color="auto"/>
        <w:right w:val="none" w:sz="0" w:space="0" w:color="auto"/>
      </w:divBdr>
    </w:div>
    <w:div w:id="1423450965">
      <w:bodyDiv w:val="1"/>
      <w:marLeft w:val="0"/>
      <w:marRight w:val="0"/>
      <w:marTop w:val="0"/>
      <w:marBottom w:val="0"/>
      <w:divBdr>
        <w:top w:val="none" w:sz="0" w:space="0" w:color="auto"/>
        <w:left w:val="none" w:sz="0" w:space="0" w:color="auto"/>
        <w:bottom w:val="none" w:sz="0" w:space="0" w:color="auto"/>
        <w:right w:val="none" w:sz="0" w:space="0" w:color="auto"/>
      </w:divBdr>
    </w:div>
    <w:div w:id="1425999956">
      <w:bodyDiv w:val="1"/>
      <w:marLeft w:val="0"/>
      <w:marRight w:val="0"/>
      <w:marTop w:val="0"/>
      <w:marBottom w:val="0"/>
      <w:divBdr>
        <w:top w:val="none" w:sz="0" w:space="0" w:color="auto"/>
        <w:left w:val="none" w:sz="0" w:space="0" w:color="auto"/>
        <w:bottom w:val="none" w:sz="0" w:space="0" w:color="auto"/>
        <w:right w:val="none" w:sz="0" w:space="0" w:color="auto"/>
      </w:divBdr>
    </w:div>
    <w:div w:id="1426265634">
      <w:bodyDiv w:val="1"/>
      <w:marLeft w:val="0"/>
      <w:marRight w:val="0"/>
      <w:marTop w:val="0"/>
      <w:marBottom w:val="0"/>
      <w:divBdr>
        <w:top w:val="none" w:sz="0" w:space="0" w:color="auto"/>
        <w:left w:val="none" w:sz="0" w:space="0" w:color="auto"/>
        <w:bottom w:val="none" w:sz="0" w:space="0" w:color="auto"/>
        <w:right w:val="none" w:sz="0" w:space="0" w:color="auto"/>
      </w:divBdr>
    </w:div>
    <w:div w:id="1433285869">
      <w:bodyDiv w:val="1"/>
      <w:marLeft w:val="0"/>
      <w:marRight w:val="0"/>
      <w:marTop w:val="0"/>
      <w:marBottom w:val="0"/>
      <w:divBdr>
        <w:top w:val="none" w:sz="0" w:space="0" w:color="auto"/>
        <w:left w:val="none" w:sz="0" w:space="0" w:color="auto"/>
        <w:bottom w:val="none" w:sz="0" w:space="0" w:color="auto"/>
        <w:right w:val="none" w:sz="0" w:space="0" w:color="auto"/>
      </w:divBdr>
    </w:div>
    <w:div w:id="1460682256">
      <w:bodyDiv w:val="1"/>
      <w:marLeft w:val="0"/>
      <w:marRight w:val="0"/>
      <w:marTop w:val="0"/>
      <w:marBottom w:val="0"/>
      <w:divBdr>
        <w:top w:val="none" w:sz="0" w:space="0" w:color="auto"/>
        <w:left w:val="none" w:sz="0" w:space="0" w:color="auto"/>
        <w:bottom w:val="none" w:sz="0" w:space="0" w:color="auto"/>
        <w:right w:val="none" w:sz="0" w:space="0" w:color="auto"/>
      </w:divBdr>
    </w:div>
    <w:div w:id="1471095769">
      <w:bodyDiv w:val="1"/>
      <w:marLeft w:val="0"/>
      <w:marRight w:val="0"/>
      <w:marTop w:val="0"/>
      <w:marBottom w:val="0"/>
      <w:divBdr>
        <w:top w:val="none" w:sz="0" w:space="0" w:color="auto"/>
        <w:left w:val="none" w:sz="0" w:space="0" w:color="auto"/>
        <w:bottom w:val="none" w:sz="0" w:space="0" w:color="auto"/>
        <w:right w:val="none" w:sz="0" w:space="0" w:color="auto"/>
      </w:divBdr>
    </w:div>
    <w:div w:id="1489635914">
      <w:bodyDiv w:val="1"/>
      <w:marLeft w:val="0"/>
      <w:marRight w:val="0"/>
      <w:marTop w:val="0"/>
      <w:marBottom w:val="0"/>
      <w:divBdr>
        <w:top w:val="none" w:sz="0" w:space="0" w:color="auto"/>
        <w:left w:val="none" w:sz="0" w:space="0" w:color="auto"/>
        <w:bottom w:val="none" w:sz="0" w:space="0" w:color="auto"/>
        <w:right w:val="none" w:sz="0" w:space="0" w:color="auto"/>
      </w:divBdr>
    </w:div>
    <w:div w:id="1491142845">
      <w:bodyDiv w:val="1"/>
      <w:marLeft w:val="0"/>
      <w:marRight w:val="0"/>
      <w:marTop w:val="0"/>
      <w:marBottom w:val="0"/>
      <w:divBdr>
        <w:top w:val="none" w:sz="0" w:space="0" w:color="auto"/>
        <w:left w:val="none" w:sz="0" w:space="0" w:color="auto"/>
        <w:bottom w:val="none" w:sz="0" w:space="0" w:color="auto"/>
        <w:right w:val="none" w:sz="0" w:space="0" w:color="auto"/>
      </w:divBdr>
    </w:div>
    <w:div w:id="1491944627">
      <w:bodyDiv w:val="1"/>
      <w:marLeft w:val="0"/>
      <w:marRight w:val="0"/>
      <w:marTop w:val="0"/>
      <w:marBottom w:val="0"/>
      <w:divBdr>
        <w:top w:val="none" w:sz="0" w:space="0" w:color="auto"/>
        <w:left w:val="none" w:sz="0" w:space="0" w:color="auto"/>
        <w:bottom w:val="none" w:sz="0" w:space="0" w:color="auto"/>
        <w:right w:val="none" w:sz="0" w:space="0" w:color="auto"/>
      </w:divBdr>
    </w:div>
    <w:div w:id="1496608062">
      <w:bodyDiv w:val="1"/>
      <w:marLeft w:val="0"/>
      <w:marRight w:val="0"/>
      <w:marTop w:val="0"/>
      <w:marBottom w:val="0"/>
      <w:divBdr>
        <w:top w:val="none" w:sz="0" w:space="0" w:color="auto"/>
        <w:left w:val="none" w:sz="0" w:space="0" w:color="auto"/>
        <w:bottom w:val="none" w:sz="0" w:space="0" w:color="auto"/>
        <w:right w:val="none" w:sz="0" w:space="0" w:color="auto"/>
      </w:divBdr>
    </w:div>
    <w:div w:id="1500392048">
      <w:bodyDiv w:val="1"/>
      <w:marLeft w:val="0"/>
      <w:marRight w:val="0"/>
      <w:marTop w:val="0"/>
      <w:marBottom w:val="0"/>
      <w:divBdr>
        <w:top w:val="none" w:sz="0" w:space="0" w:color="auto"/>
        <w:left w:val="none" w:sz="0" w:space="0" w:color="auto"/>
        <w:bottom w:val="none" w:sz="0" w:space="0" w:color="auto"/>
        <w:right w:val="none" w:sz="0" w:space="0" w:color="auto"/>
      </w:divBdr>
    </w:div>
    <w:div w:id="1523131060">
      <w:bodyDiv w:val="1"/>
      <w:marLeft w:val="0"/>
      <w:marRight w:val="0"/>
      <w:marTop w:val="0"/>
      <w:marBottom w:val="0"/>
      <w:divBdr>
        <w:top w:val="none" w:sz="0" w:space="0" w:color="auto"/>
        <w:left w:val="none" w:sz="0" w:space="0" w:color="auto"/>
        <w:bottom w:val="none" w:sz="0" w:space="0" w:color="auto"/>
        <w:right w:val="none" w:sz="0" w:space="0" w:color="auto"/>
      </w:divBdr>
    </w:div>
    <w:div w:id="1525900083">
      <w:bodyDiv w:val="1"/>
      <w:marLeft w:val="0"/>
      <w:marRight w:val="0"/>
      <w:marTop w:val="0"/>
      <w:marBottom w:val="0"/>
      <w:divBdr>
        <w:top w:val="none" w:sz="0" w:space="0" w:color="auto"/>
        <w:left w:val="none" w:sz="0" w:space="0" w:color="auto"/>
        <w:bottom w:val="none" w:sz="0" w:space="0" w:color="auto"/>
        <w:right w:val="none" w:sz="0" w:space="0" w:color="auto"/>
      </w:divBdr>
    </w:div>
    <w:div w:id="1526288624">
      <w:bodyDiv w:val="1"/>
      <w:marLeft w:val="0"/>
      <w:marRight w:val="0"/>
      <w:marTop w:val="0"/>
      <w:marBottom w:val="0"/>
      <w:divBdr>
        <w:top w:val="none" w:sz="0" w:space="0" w:color="auto"/>
        <w:left w:val="none" w:sz="0" w:space="0" w:color="auto"/>
        <w:bottom w:val="none" w:sz="0" w:space="0" w:color="auto"/>
        <w:right w:val="none" w:sz="0" w:space="0" w:color="auto"/>
      </w:divBdr>
    </w:div>
    <w:div w:id="1534809361">
      <w:bodyDiv w:val="1"/>
      <w:marLeft w:val="0"/>
      <w:marRight w:val="0"/>
      <w:marTop w:val="0"/>
      <w:marBottom w:val="0"/>
      <w:divBdr>
        <w:top w:val="none" w:sz="0" w:space="0" w:color="auto"/>
        <w:left w:val="none" w:sz="0" w:space="0" w:color="auto"/>
        <w:bottom w:val="none" w:sz="0" w:space="0" w:color="auto"/>
        <w:right w:val="none" w:sz="0" w:space="0" w:color="auto"/>
      </w:divBdr>
    </w:div>
    <w:div w:id="1547451752">
      <w:bodyDiv w:val="1"/>
      <w:marLeft w:val="0"/>
      <w:marRight w:val="0"/>
      <w:marTop w:val="0"/>
      <w:marBottom w:val="0"/>
      <w:divBdr>
        <w:top w:val="none" w:sz="0" w:space="0" w:color="auto"/>
        <w:left w:val="none" w:sz="0" w:space="0" w:color="auto"/>
        <w:bottom w:val="none" w:sz="0" w:space="0" w:color="auto"/>
        <w:right w:val="none" w:sz="0" w:space="0" w:color="auto"/>
      </w:divBdr>
    </w:div>
    <w:div w:id="1551187778">
      <w:bodyDiv w:val="1"/>
      <w:marLeft w:val="0"/>
      <w:marRight w:val="0"/>
      <w:marTop w:val="0"/>
      <w:marBottom w:val="0"/>
      <w:divBdr>
        <w:top w:val="none" w:sz="0" w:space="0" w:color="auto"/>
        <w:left w:val="none" w:sz="0" w:space="0" w:color="auto"/>
        <w:bottom w:val="none" w:sz="0" w:space="0" w:color="auto"/>
        <w:right w:val="none" w:sz="0" w:space="0" w:color="auto"/>
      </w:divBdr>
    </w:div>
    <w:div w:id="1559589804">
      <w:bodyDiv w:val="1"/>
      <w:marLeft w:val="0"/>
      <w:marRight w:val="0"/>
      <w:marTop w:val="0"/>
      <w:marBottom w:val="0"/>
      <w:divBdr>
        <w:top w:val="none" w:sz="0" w:space="0" w:color="auto"/>
        <w:left w:val="none" w:sz="0" w:space="0" w:color="auto"/>
        <w:bottom w:val="none" w:sz="0" w:space="0" w:color="auto"/>
        <w:right w:val="none" w:sz="0" w:space="0" w:color="auto"/>
      </w:divBdr>
    </w:div>
    <w:div w:id="1578516099">
      <w:bodyDiv w:val="1"/>
      <w:marLeft w:val="0"/>
      <w:marRight w:val="0"/>
      <w:marTop w:val="0"/>
      <w:marBottom w:val="0"/>
      <w:divBdr>
        <w:top w:val="none" w:sz="0" w:space="0" w:color="auto"/>
        <w:left w:val="none" w:sz="0" w:space="0" w:color="auto"/>
        <w:bottom w:val="none" w:sz="0" w:space="0" w:color="auto"/>
        <w:right w:val="none" w:sz="0" w:space="0" w:color="auto"/>
      </w:divBdr>
    </w:div>
    <w:div w:id="1584293794">
      <w:bodyDiv w:val="1"/>
      <w:marLeft w:val="0"/>
      <w:marRight w:val="0"/>
      <w:marTop w:val="0"/>
      <w:marBottom w:val="0"/>
      <w:divBdr>
        <w:top w:val="none" w:sz="0" w:space="0" w:color="auto"/>
        <w:left w:val="none" w:sz="0" w:space="0" w:color="auto"/>
        <w:bottom w:val="none" w:sz="0" w:space="0" w:color="auto"/>
        <w:right w:val="none" w:sz="0" w:space="0" w:color="auto"/>
      </w:divBdr>
    </w:div>
    <w:div w:id="1620801512">
      <w:bodyDiv w:val="1"/>
      <w:marLeft w:val="0"/>
      <w:marRight w:val="0"/>
      <w:marTop w:val="0"/>
      <w:marBottom w:val="0"/>
      <w:divBdr>
        <w:top w:val="none" w:sz="0" w:space="0" w:color="auto"/>
        <w:left w:val="none" w:sz="0" w:space="0" w:color="auto"/>
        <w:bottom w:val="none" w:sz="0" w:space="0" w:color="auto"/>
        <w:right w:val="none" w:sz="0" w:space="0" w:color="auto"/>
      </w:divBdr>
    </w:div>
    <w:div w:id="1629775972">
      <w:bodyDiv w:val="1"/>
      <w:marLeft w:val="0"/>
      <w:marRight w:val="0"/>
      <w:marTop w:val="0"/>
      <w:marBottom w:val="0"/>
      <w:divBdr>
        <w:top w:val="none" w:sz="0" w:space="0" w:color="auto"/>
        <w:left w:val="none" w:sz="0" w:space="0" w:color="auto"/>
        <w:bottom w:val="none" w:sz="0" w:space="0" w:color="auto"/>
        <w:right w:val="none" w:sz="0" w:space="0" w:color="auto"/>
      </w:divBdr>
    </w:div>
    <w:div w:id="1630699293">
      <w:bodyDiv w:val="1"/>
      <w:marLeft w:val="0"/>
      <w:marRight w:val="0"/>
      <w:marTop w:val="0"/>
      <w:marBottom w:val="0"/>
      <w:divBdr>
        <w:top w:val="none" w:sz="0" w:space="0" w:color="auto"/>
        <w:left w:val="none" w:sz="0" w:space="0" w:color="auto"/>
        <w:bottom w:val="none" w:sz="0" w:space="0" w:color="auto"/>
        <w:right w:val="none" w:sz="0" w:space="0" w:color="auto"/>
      </w:divBdr>
    </w:div>
    <w:div w:id="1648778388">
      <w:bodyDiv w:val="1"/>
      <w:marLeft w:val="0"/>
      <w:marRight w:val="0"/>
      <w:marTop w:val="0"/>
      <w:marBottom w:val="0"/>
      <w:divBdr>
        <w:top w:val="none" w:sz="0" w:space="0" w:color="auto"/>
        <w:left w:val="none" w:sz="0" w:space="0" w:color="auto"/>
        <w:bottom w:val="none" w:sz="0" w:space="0" w:color="auto"/>
        <w:right w:val="none" w:sz="0" w:space="0" w:color="auto"/>
      </w:divBdr>
    </w:div>
    <w:div w:id="1662543929">
      <w:bodyDiv w:val="1"/>
      <w:marLeft w:val="0"/>
      <w:marRight w:val="0"/>
      <w:marTop w:val="0"/>
      <w:marBottom w:val="0"/>
      <w:divBdr>
        <w:top w:val="none" w:sz="0" w:space="0" w:color="auto"/>
        <w:left w:val="none" w:sz="0" w:space="0" w:color="auto"/>
        <w:bottom w:val="none" w:sz="0" w:space="0" w:color="auto"/>
        <w:right w:val="none" w:sz="0" w:space="0" w:color="auto"/>
      </w:divBdr>
    </w:div>
    <w:div w:id="1663001175">
      <w:bodyDiv w:val="1"/>
      <w:marLeft w:val="0"/>
      <w:marRight w:val="0"/>
      <w:marTop w:val="0"/>
      <w:marBottom w:val="0"/>
      <w:divBdr>
        <w:top w:val="none" w:sz="0" w:space="0" w:color="auto"/>
        <w:left w:val="none" w:sz="0" w:space="0" w:color="auto"/>
        <w:bottom w:val="none" w:sz="0" w:space="0" w:color="auto"/>
        <w:right w:val="none" w:sz="0" w:space="0" w:color="auto"/>
      </w:divBdr>
    </w:div>
    <w:div w:id="1666519431">
      <w:bodyDiv w:val="1"/>
      <w:marLeft w:val="0"/>
      <w:marRight w:val="0"/>
      <w:marTop w:val="0"/>
      <w:marBottom w:val="0"/>
      <w:divBdr>
        <w:top w:val="none" w:sz="0" w:space="0" w:color="auto"/>
        <w:left w:val="none" w:sz="0" w:space="0" w:color="auto"/>
        <w:bottom w:val="none" w:sz="0" w:space="0" w:color="auto"/>
        <w:right w:val="none" w:sz="0" w:space="0" w:color="auto"/>
      </w:divBdr>
    </w:div>
    <w:div w:id="1686902043">
      <w:bodyDiv w:val="1"/>
      <w:marLeft w:val="0"/>
      <w:marRight w:val="0"/>
      <w:marTop w:val="0"/>
      <w:marBottom w:val="0"/>
      <w:divBdr>
        <w:top w:val="none" w:sz="0" w:space="0" w:color="auto"/>
        <w:left w:val="none" w:sz="0" w:space="0" w:color="auto"/>
        <w:bottom w:val="none" w:sz="0" w:space="0" w:color="auto"/>
        <w:right w:val="none" w:sz="0" w:space="0" w:color="auto"/>
      </w:divBdr>
    </w:div>
    <w:div w:id="1696616330">
      <w:bodyDiv w:val="1"/>
      <w:marLeft w:val="0"/>
      <w:marRight w:val="0"/>
      <w:marTop w:val="0"/>
      <w:marBottom w:val="0"/>
      <w:divBdr>
        <w:top w:val="none" w:sz="0" w:space="0" w:color="auto"/>
        <w:left w:val="none" w:sz="0" w:space="0" w:color="auto"/>
        <w:bottom w:val="none" w:sz="0" w:space="0" w:color="auto"/>
        <w:right w:val="none" w:sz="0" w:space="0" w:color="auto"/>
      </w:divBdr>
    </w:div>
    <w:div w:id="1699088948">
      <w:bodyDiv w:val="1"/>
      <w:marLeft w:val="0"/>
      <w:marRight w:val="0"/>
      <w:marTop w:val="0"/>
      <w:marBottom w:val="0"/>
      <w:divBdr>
        <w:top w:val="none" w:sz="0" w:space="0" w:color="auto"/>
        <w:left w:val="none" w:sz="0" w:space="0" w:color="auto"/>
        <w:bottom w:val="none" w:sz="0" w:space="0" w:color="auto"/>
        <w:right w:val="none" w:sz="0" w:space="0" w:color="auto"/>
      </w:divBdr>
    </w:div>
    <w:div w:id="1703240077">
      <w:bodyDiv w:val="1"/>
      <w:marLeft w:val="0"/>
      <w:marRight w:val="0"/>
      <w:marTop w:val="0"/>
      <w:marBottom w:val="0"/>
      <w:divBdr>
        <w:top w:val="none" w:sz="0" w:space="0" w:color="auto"/>
        <w:left w:val="none" w:sz="0" w:space="0" w:color="auto"/>
        <w:bottom w:val="none" w:sz="0" w:space="0" w:color="auto"/>
        <w:right w:val="none" w:sz="0" w:space="0" w:color="auto"/>
      </w:divBdr>
    </w:div>
    <w:div w:id="1703676400">
      <w:bodyDiv w:val="1"/>
      <w:marLeft w:val="0"/>
      <w:marRight w:val="0"/>
      <w:marTop w:val="0"/>
      <w:marBottom w:val="0"/>
      <w:divBdr>
        <w:top w:val="none" w:sz="0" w:space="0" w:color="auto"/>
        <w:left w:val="none" w:sz="0" w:space="0" w:color="auto"/>
        <w:bottom w:val="none" w:sz="0" w:space="0" w:color="auto"/>
        <w:right w:val="none" w:sz="0" w:space="0" w:color="auto"/>
      </w:divBdr>
    </w:div>
    <w:div w:id="1707677269">
      <w:bodyDiv w:val="1"/>
      <w:marLeft w:val="0"/>
      <w:marRight w:val="0"/>
      <w:marTop w:val="0"/>
      <w:marBottom w:val="0"/>
      <w:divBdr>
        <w:top w:val="none" w:sz="0" w:space="0" w:color="auto"/>
        <w:left w:val="none" w:sz="0" w:space="0" w:color="auto"/>
        <w:bottom w:val="none" w:sz="0" w:space="0" w:color="auto"/>
        <w:right w:val="none" w:sz="0" w:space="0" w:color="auto"/>
      </w:divBdr>
    </w:div>
    <w:div w:id="1707755791">
      <w:bodyDiv w:val="1"/>
      <w:marLeft w:val="0"/>
      <w:marRight w:val="0"/>
      <w:marTop w:val="0"/>
      <w:marBottom w:val="0"/>
      <w:divBdr>
        <w:top w:val="none" w:sz="0" w:space="0" w:color="auto"/>
        <w:left w:val="none" w:sz="0" w:space="0" w:color="auto"/>
        <w:bottom w:val="none" w:sz="0" w:space="0" w:color="auto"/>
        <w:right w:val="none" w:sz="0" w:space="0" w:color="auto"/>
      </w:divBdr>
    </w:div>
    <w:div w:id="1712219643">
      <w:bodyDiv w:val="1"/>
      <w:marLeft w:val="0"/>
      <w:marRight w:val="0"/>
      <w:marTop w:val="0"/>
      <w:marBottom w:val="0"/>
      <w:divBdr>
        <w:top w:val="none" w:sz="0" w:space="0" w:color="auto"/>
        <w:left w:val="none" w:sz="0" w:space="0" w:color="auto"/>
        <w:bottom w:val="none" w:sz="0" w:space="0" w:color="auto"/>
        <w:right w:val="none" w:sz="0" w:space="0" w:color="auto"/>
      </w:divBdr>
    </w:div>
    <w:div w:id="1716004326">
      <w:bodyDiv w:val="1"/>
      <w:marLeft w:val="0"/>
      <w:marRight w:val="0"/>
      <w:marTop w:val="0"/>
      <w:marBottom w:val="0"/>
      <w:divBdr>
        <w:top w:val="none" w:sz="0" w:space="0" w:color="auto"/>
        <w:left w:val="none" w:sz="0" w:space="0" w:color="auto"/>
        <w:bottom w:val="none" w:sz="0" w:space="0" w:color="auto"/>
        <w:right w:val="none" w:sz="0" w:space="0" w:color="auto"/>
      </w:divBdr>
    </w:div>
    <w:div w:id="1730568012">
      <w:bodyDiv w:val="1"/>
      <w:marLeft w:val="0"/>
      <w:marRight w:val="0"/>
      <w:marTop w:val="0"/>
      <w:marBottom w:val="0"/>
      <w:divBdr>
        <w:top w:val="none" w:sz="0" w:space="0" w:color="auto"/>
        <w:left w:val="none" w:sz="0" w:space="0" w:color="auto"/>
        <w:bottom w:val="none" w:sz="0" w:space="0" w:color="auto"/>
        <w:right w:val="none" w:sz="0" w:space="0" w:color="auto"/>
      </w:divBdr>
    </w:div>
    <w:div w:id="1753743653">
      <w:bodyDiv w:val="1"/>
      <w:marLeft w:val="0"/>
      <w:marRight w:val="0"/>
      <w:marTop w:val="0"/>
      <w:marBottom w:val="0"/>
      <w:divBdr>
        <w:top w:val="none" w:sz="0" w:space="0" w:color="auto"/>
        <w:left w:val="none" w:sz="0" w:space="0" w:color="auto"/>
        <w:bottom w:val="none" w:sz="0" w:space="0" w:color="auto"/>
        <w:right w:val="none" w:sz="0" w:space="0" w:color="auto"/>
      </w:divBdr>
    </w:div>
    <w:div w:id="1763064498">
      <w:bodyDiv w:val="1"/>
      <w:marLeft w:val="0"/>
      <w:marRight w:val="0"/>
      <w:marTop w:val="0"/>
      <w:marBottom w:val="0"/>
      <w:divBdr>
        <w:top w:val="none" w:sz="0" w:space="0" w:color="auto"/>
        <w:left w:val="none" w:sz="0" w:space="0" w:color="auto"/>
        <w:bottom w:val="none" w:sz="0" w:space="0" w:color="auto"/>
        <w:right w:val="none" w:sz="0" w:space="0" w:color="auto"/>
      </w:divBdr>
    </w:div>
    <w:div w:id="1780297872">
      <w:bodyDiv w:val="1"/>
      <w:marLeft w:val="0"/>
      <w:marRight w:val="0"/>
      <w:marTop w:val="0"/>
      <w:marBottom w:val="0"/>
      <w:divBdr>
        <w:top w:val="none" w:sz="0" w:space="0" w:color="auto"/>
        <w:left w:val="none" w:sz="0" w:space="0" w:color="auto"/>
        <w:bottom w:val="none" w:sz="0" w:space="0" w:color="auto"/>
        <w:right w:val="none" w:sz="0" w:space="0" w:color="auto"/>
      </w:divBdr>
    </w:div>
    <w:div w:id="1791970386">
      <w:bodyDiv w:val="1"/>
      <w:marLeft w:val="0"/>
      <w:marRight w:val="0"/>
      <w:marTop w:val="0"/>
      <w:marBottom w:val="0"/>
      <w:divBdr>
        <w:top w:val="none" w:sz="0" w:space="0" w:color="auto"/>
        <w:left w:val="none" w:sz="0" w:space="0" w:color="auto"/>
        <w:bottom w:val="none" w:sz="0" w:space="0" w:color="auto"/>
        <w:right w:val="none" w:sz="0" w:space="0" w:color="auto"/>
      </w:divBdr>
    </w:div>
    <w:div w:id="1819682622">
      <w:bodyDiv w:val="1"/>
      <w:marLeft w:val="0"/>
      <w:marRight w:val="0"/>
      <w:marTop w:val="0"/>
      <w:marBottom w:val="0"/>
      <w:divBdr>
        <w:top w:val="none" w:sz="0" w:space="0" w:color="auto"/>
        <w:left w:val="none" w:sz="0" w:space="0" w:color="auto"/>
        <w:bottom w:val="none" w:sz="0" w:space="0" w:color="auto"/>
        <w:right w:val="none" w:sz="0" w:space="0" w:color="auto"/>
      </w:divBdr>
    </w:div>
    <w:div w:id="1831365419">
      <w:bodyDiv w:val="1"/>
      <w:marLeft w:val="0"/>
      <w:marRight w:val="0"/>
      <w:marTop w:val="0"/>
      <w:marBottom w:val="0"/>
      <w:divBdr>
        <w:top w:val="none" w:sz="0" w:space="0" w:color="auto"/>
        <w:left w:val="none" w:sz="0" w:space="0" w:color="auto"/>
        <w:bottom w:val="none" w:sz="0" w:space="0" w:color="auto"/>
        <w:right w:val="none" w:sz="0" w:space="0" w:color="auto"/>
      </w:divBdr>
    </w:div>
    <w:div w:id="1841120048">
      <w:bodyDiv w:val="1"/>
      <w:marLeft w:val="0"/>
      <w:marRight w:val="0"/>
      <w:marTop w:val="0"/>
      <w:marBottom w:val="0"/>
      <w:divBdr>
        <w:top w:val="none" w:sz="0" w:space="0" w:color="auto"/>
        <w:left w:val="none" w:sz="0" w:space="0" w:color="auto"/>
        <w:bottom w:val="none" w:sz="0" w:space="0" w:color="auto"/>
        <w:right w:val="none" w:sz="0" w:space="0" w:color="auto"/>
      </w:divBdr>
    </w:div>
    <w:div w:id="1845244357">
      <w:bodyDiv w:val="1"/>
      <w:marLeft w:val="0"/>
      <w:marRight w:val="0"/>
      <w:marTop w:val="0"/>
      <w:marBottom w:val="0"/>
      <w:divBdr>
        <w:top w:val="none" w:sz="0" w:space="0" w:color="auto"/>
        <w:left w:val="none" w:sz="0" w:space="0" w:color="auto"/>
        <w:bottom w:val="none" w:sz="0" w:space="0" w:color="auto"/>
        <w:right w:val="none" w:sz="0" w:space="0" w:color="auto"/>
      </w:divBdr>
    </w:div>
    <w:div w:id="1869369473">
      <w:bodyDiv w:val="1"/>
      <w:marLeft w:val="0"/>
      <w:marRight w:val="0"/>
      <w:marTop w:val="0"/>
      <w:marBottom w:val="0"/>
      <w:divBdr>
        <w:top w:val="none" w:sz="0" w:space="0" w:color="auto"/>
        <w:left w:val="none" w:sz="0" w:space="0" w:color="auto"/>
        <w:bottom w:val="none" w:sz="0" w:space="0" w:color="auto"/>
        <w:right w:val="none" w:sz="0" w:space="0" w:color="auto"/>
      </w:divBdr>
    </w:div>
    <w:div w:id="1873227537">
      <w:bodyDiv w:val="1"/>
      <w:marLeft w:val="0"/>
      <w:marRight w:val="0"/>
      <w:marTop w:val="0"/>
      <w:marBottom w:val="0"/>
      <w:divBdr>
        <w:top w:val="none" w:sz="0" w:space="0" w:color="auto"/>
        <w:left w:val="none" w:sz="0" w:space="0" w:color="auto"/>
        <w:bottom w:val="none" w:sz="0" w:space="0" w:color="auto"/>
        <w:right w:val="none" w:sz="0" w:space="0" w:color="auto"/>
      </w:divBdr>
    </w:div>
    <w:div w:id="1889031739">
      <w:bodyDiv w:val="1"/>
      <w:marLeft w:val="0"/>
      <w:marRight w:val="0"/>
      <w:marTop w:val="0"/>
      <w:marBottom w:val="0"/>
      <w:divBdr>
        <w:top w:val="none" w:sz="0" w:space="0" w:color="auto"/>
        <w:left w:val="none" w:sz="0" w:space="0" w:color="auto"/>
        <w:bottom w:val="none" w:sz="0" w:space="0" w:color="auto"/>
        <w:right w:val="none" w:sz="0" w:space="0" w:color="auto"/>
      </w:divBdr>
    </w:div>
    <w:div w:id="1892957130">
      <w:bodyDiv w:val="1"/>
      <w:marLeft w:val="0"/>
      <w:marRight w:val="0"/>
      <w:marTop w:val="0"/>
      <w:marBottom w:val="0"/>
      <w:divBdr>
        <w:top w:val="none" w:sz="0" w:space="0" w:color="auto"/>
        <w:left w:val="none" w:sz="0" w:space="0" w:color="auto"/>
        <w:bottom w:val="none" w:sz="0" w:space="0" w:color="auto"/>
        <w:right w:val="none" w:sz="0" w:space="0" w:color="auto"/>
      </w:divBdr>
    </w:div>
    <w:div w:id="1894344638">
      <w:bodyDiv w:val="1"/>
      <w:marLeft w:val="0"/>
      <w:marRight w:val="0"/>
      <w:marTop w:val="0"/>
      <w:marBottom w:val="0"/>
      <w:divBdr>
        <w:top w:val="none" w:sz="0" w:space="0" w:color="auto"/>
        <w:left w:val="none" w:sz="0" w:space="0" w:color="auto"/>
        <w:bottom w:val="none" w:sz="0" w:space="0" w:color="auto"/>
        <w:right w:val="none" w:sz="0" w:space="0" w:color="auto"/>
      </w:divBdr>
    </w:div>
    <w:div w:id="1898857194">
      <w:bodyDiv w:val="1"/>
      <w:marLeft w:val="0"/>
      <w:marRight w:val="0"/>
      <w:marTop w:val="0"/>
      <w:marBottom w:val="0"/>
      <w:divBdr>
        <w:top w:val="none" w:sz="0" w:space="0" w:color="auto"/>
        <w:left w:val="none" w:sz="0" w:space="0" w:color="auto"/>
        <w:bottom w:val="none" w:sz="0" w:space="0" w:color="auto"/>
        <w:right w:val="none" w:sz="0" w:space="0" w:color="auto"/>
      </w:divBdr>
    </w:div>
    <w:div w:id="1911504371">
      <w:bodyDiv w:val="1"/>
      <w:marLeft w:val="0"/>
      <w:marRight w:val="0"/>
      <w:marTop w:val="0"/>
      <w:marBottom w:val="0"/>
      <w:divBdr>
        <w:top w:val="none" w:sz="0" w:space="0" w:color="auto"/>
        <w:left w:val="none" w:sz="0" w:space="0" w:color="auto"/>
        <w:bottom w:val="none" w:sz="0" w:space="0" w:color="auto"/>
        <w:right w:val="none" w:sz="0" w:space="0" w:color="auto"/>
      </w:divBdr>
    </w:div>
    <w:div w:id="1920091375">
      <w:bodyDiv w:val="1"/>
      <w:marLeft w:val="0"/>
      <w:marRight w:val="0"/>
      <w:marTop w:val="0"/>
      <w:marBottom w:val="0"/>
      <w:divBdr>
        <w:top w:val="none" w:sz="0" w:space="0" w:color="auto"/>
        <w:left w:val="none" w:sz="0" w:space="0" w:color="auto"/>
        <w:bottom w:val="none" w:sz="0" w:space="0" w:color="auto"/>
        <w:right w:val="none" w:sz="0" w:space="0" w:color="auto"/>
      </w:divBdr>
    </w:div>
    <w:div w:id="1924600863">
      <w:bodyDiv w:val="1"/>
      <w:marLeft w:val="0"/>
      <w:marRight w:val="0"/>
      <w:marTop w:val="0"/>
      <w:marBottom w:val="0"/>
      <w:divBdr>
        <w:top w:val="none" w:sz="0" w:space="0" w:color="auto"/>
        <w:left w:val="none" w:sz="0" w:space="0" w:color="auto"/>
        <w:bottom w:val="none" w:sz="0" w:space="0" w:color="auto"/>
        <w:right w:val="none" w:sz="0" w:space="0" w:color="auto"/>
      </w:divBdr>
    </w:div>
    <w:div w:id="1925873136">
      <w:bodyDiv w:val="1"/>
      <w:marLeft w:val="0"/>
      <w:marRight w:val="0"/>
      <w:marTop w:val="0"/>
      <w:marBottom w:val="0"/>
      <w:divBdr>
        <w:top w:val="none" w:sz="0" w:space="0" w:color="auto"/>
        <w:left w:val="none" w:sz="0" w:space="0" w:color="auto"/>
        <w:bottom w:val="none" w:sz="0" w:space="0" w:color="auto"/>
        <w:right w:val="none" w:sz="0" w:space="0" w:color="auto"/>
      </w:divBdr>
    </w:div>
    <w:div w:id="1929076817">
      <w:bodyDiv w:val="1"/>
      <w:marLeft w:val="0"/>
      <w:marRight w:val="0"/>
      <w:marTop w:val="0"/>
      <w:marBottom w:val="0"/>
      <w:divBdr>
        <w:top w:val="none" w:sz="0" w:space="0" w:color="auto"/>
        <w:left w:val="none" w:sz="0" w:space="0" w:color="auto"/>
        <w:bottom w:val="none" w:sz="0" w:space="0" w:color="auto"/>
        <w:right w:val="none" w:sz="0" w:space="0" w:color="auto"/>
      </w:divBdr>
    </w:div>
    <w:div w:id="1931111955">
      <w:bodyDiv w:val="1"/>
      <w:marLeft w:val="0"/>
      <w:marRight w:val="0"/>
      <w:marTop w:val="0"/>
      <w:marBottom w:val="0"/>
      <w:divBdr>
        <w:top w:val="none" w:sz="0" w:space="0" w:color="auto"/>
        <w:left w:val="none" w:sz="0" w:space="0" w:color="auto"/>
        <w:bottom w:val="none" w:sz="0" w:space="0" w:color="auto"/>
        <w:right w:val="none" w:sz="0" w:space="0" w:color="auto"/>
      </w:divBdr>
    </w:div>
    <w:div w:id="1932539887">
      <w:bodyDiv w:val="1"/>
      <w:marLeft w:val="0"/>
      <w:marRight w:val="0"/>
      <w:marTop w:val="0"/>
      <w:marBottom w:val="0"/>
      <w:divBdr>
        <w:top w:val="none" w:sz="0" w:space="0" w:color="auto"/>
        <w:left w:val="none" w:sz="0" w:space="0" w:color="auto"/>
        <w:bottom w:val="none" w:sz="0" w:space="0" w:color="auto"/>
        <w:right w:val="none" w:sz="0" w:space="0" w:color="auto"/>
      </w:divBdr>
    </w:div>
    <w:div w:id="1947039063">
      <w:bodyDiv w:val="1"/>
      <w:marLeft w:val="0"/>
      <w:marRight w:val="0"/>
      <w:marTop w:val="0"/>
      <w:marBottom w:val="0"/>
      <w:divBdr>
        <w:top w:val="none" w:sz="0" w:space="0" w:color="auto"/>
        <w:left w:val="none" w:sz="0" w:space="0" w:color="auto"/>
        <w:bottom w:val="none" w:sz="0" w:space="0" w:color="auto"/>
        <w:right w:val="none" w:sz="0" w:space="0" w:color="auto"/>
      </w:divBdr>
    </w:div>
    <w:div w:id="1967856666">
      <w:bodyDiv w:val="1"/>
      <w:marLeft w:val="0"/>
      <w:marRight w:val="0"/>
      <w:marTop w:val="0"/>
      <w:marBottom w:val="0"/>
      <w:divBdr>
        <w:top w:val="none" w:sz="0" w:space="0" w:color="auto"/>
        <w:left w:val="none" w:sz="0" w:space="0" w:color="auto"/>
        <w:bottom w:val="none" w:sz="0" w:space="0" w:color="auto"/>
        <w:right w:val="none" w:sz="0" w:space="0" w:color="auto"/>
      </w:divBdr>
    </w:div>
    <w:div w:id="1977028750">
      <w:bodyDiv w:val="1"/>
      <w:marLeft w:val="0"/>
      <w:marRight w:val="0"/>
      <w:marTop w:val="0"/>
      <w:marBottom w:val="0"/>
      <w:divBdr>
        <w:top w:val="none" w:sz="0" w:space="0" w:color="auto"/>
        <w:left w:val="none" w:sz="0" w:space="0" w:color="auto"/>
        <w:bottom w:val="none" w:sz="0" w:space="0" w:color="auto"/>
        <w:right w:val="none" w:sz="0" w:space="0" w:color="auto"/>
      </w:divBdr>
    </w:div>
    <w:div w:id="1979336039">
      <w:bodyDiv w:val="1"/>
      <w:marLeft w:val="0"/>
      <w:marRight w:val="0"/>
      <w:marTop w:val="0"/>
      <w:marBottom w:val="0"/>
      <w:divBdr>
        <w:top w:val="none" w:sz="0" w:space="0" w:color="auto"/>
        <w:left w:val="none" w:sz="0" w:space="0" w:color="auto"/>
        <w:bottom w:val="none" w:sz="0" w:space="0" w:color="auto"/>
        <w:right w:val="none" w:sz="0" w:space="0" w:color="auto"/>
      </w:divBdr>
    </w:div>
    <w:div w:id="1981303496">
      <w:bodyDiv w:val="1"/>
      <w:marLeft w:val="0"/>
      <w:marRight w:val="0"/>
      <w:marTop w:val="0"/>
      <w:marBottom w:val="0"/>
      <w:divBdr>
        <w:top w:val="none" w:sz="0" w:space="0" w:color="auto"/>
        <w:left w:val="none" w:sz="0" w:space="0" w:color="auto"/>
        <w:bottom w:val="none" w:sz="0" w:space="0" w:color="auto"/>
        <w:right w:val="none" w:sz="0" w:space="0" w:color="auto"/>
      </w:divBdr>
    </w:div>
    <w:div w:id="1990547450">
      <w:bodyDiv w:val="1"/>
      <w:marLeft w:val="0"/>
      <w:marRight w:val="0"/>
      <w:marTop w:val="0"/>
      <w:marBottom w:val="0"/>
      <w:divBdr>
        <w:top w:val="none" w:sz="0" w:space="0" w:color="auto"/>
        <w:left w:val="none" w:sz="0" w:space="0" w:color="auto"/>
        <w:bottom w:val="none" w:sz="0" w:space="0" w:color="auto"/>
        <w:right w:val="none" w:sz="0" w:space="0" w:color="auto"/>
      </w:divBdr>
    </w:div>
    <w:div w:id="1997682888">
      <w:bodyDiv w:val="1"/>
      <w:marLeft w:val="0"/>
      <w:marRight w:val="0"/>
      <w:marTop w:val="0"/>
      <w:marBottom w:val="0"/>
      <w:divBdr>
        <w:top w:val="none" w:sz="0" w:space="0" w:color="auto"/>
        <w:left w:val="none" w:sz="0" w:space="0" w:color="auto"/>
        <w:bottom w:val="none" w:sz="0" w:space="0" w:color="auto"/>
        <w:right w:val="none" w:sz="0" w:space="0" w:color="auto"/>
      </w:divBdr>
    </w:div>
    <w:div w:id="2007703869">
      <w:bodyDiv w:val="1"/>
      <w:marLeft w:val="0"/>
      <w:marRight w:val="0"/>
      <w:marTop w:val="0"/>
      <w:marBottom w:val="0"/>
      <w:divBdr>
        <w:top w:val="none" w:sz="0" w:space="0" w:color="auto"/>
        <w:left w:val="none" w:sz="0" w:space="0" w:color="auto"/>
        <w:bottom w:val="none" w:sz="0" w:space="0" w:color="auto"/>
        <w:right w:val="none" w:sz="0" w:space="0" w:color="auto"/>
      </w:divBdr>
    </w:div>
    <w:div w:id="2012483941">
      <w:bodyDiv w:val="1"/>
      <w:marLeft w:val="0"/>
      <w:marRight w:val="0"/>
      <w:marTop w:val="0"/>
      <w:marBottom w:val="0"/>
      <w:divBdr>
        <w:top w:val="none" w:sz="0" w:space="0" w:color="auto"/>
        <w:left w:val="none" w:sz="0" w:space="0" w:color="auto"/>
        <w:bottom w:val="none" w:sz="0" w:space="0" w:color="auto"/>
        <w:right w:val="none" w:sz="0" w:space="0" w:color="auto"/>
      </w:divBdr>
    </w:div>
    <w:div w:id="2022049579">
      <w:bodyDiv w:val="1"/>
      <w:marLeft w:val="0"/>
      <w:marRight w:val="0"/>
      <w:marTop w:val="0"/>
      <w:marBottom w:val="0"/>
      <w:divBdr>
        <w:top w:val="none" w:sz="0" w:space="0" w:color="auto"/>
        <w:left w:val="none" w:sz="0" w:space="0" w:color="auto"/>
        <w:bottom w:val="none" w:sz="0" w:space="0" w:color="auto"/>
        <w:right w:val="none" w:sz="0" w:space="0" w:color="auto"/>
      </w:divBdr>
    </w:div>
    <w:div w:id="2023163989">
      <w:bodyDiv w:val="1"/>
      <w:marLeft w:val="0"/>
      <w:marRight w:val="0"/>
      <w:marTop w:val="0"/>
      <w:marBottom w:val="0"/>
      <w:divBdr>
        <w:top w:val="none" w:sz="0" w:space="0" w:color="auto"/>
        <w:left w:val="none" w:sz="0" w:space="0" w:color="auto"/>
        <w:bottom w:val="none" w:sz="0" w:space="0" w:color="auto"/>
        <w:right w:val="none" w:sz="0" w:space="0" w:color="auto"/>
      </w:divBdr>
    </w:div>
    <w:div w:id="2040204957">
      <w:bodyDiv w:val="1"/>
      <w:marLeft w:val="0"/>
      <w:marRight w:val="0"/>
      <w:marTop w:val="0"/>
      <w:marBottom w:val="0"/>
      <w:divBdr>
        <w:top w:val="none" w:sz="0" w:space="0" w:color="auto"/>
        <w:left w:val="none" w:sz="0" w:space="0" w:color="auto"/>
        <w:bottom w:val="none" w:sz="0" w:space="0" w:color="auto"/>
        <w:right w:val="none" w:sz="0" w:space="0" w:color="auto"/>
      </w:divBdr>
    </w:div>
    <w:div w:id="2046907289">
      <w:bodyDiv w:val="1"/>
      <w:marLeft w:val="0"/>
      <w:marRight w:val="0"/>
      <w:marTop w:val="0"/>
      <w:marBottom w:val="0"/>
      <w:divBdr>
        <w:top w:val="none" w:sz="0" w:space="0" w:color="auto"/>
        <w:left w:val="none" w:sz="0" w:space="0" w:color="auto"/>
        <w:bottom w:val="none" w:sz="0" w:space="0" w:color="auto"/>
        <w:right w:val="none" w:sz="0" w:space="0" w:color="auto"/>
      </w:divBdr>
    </w:div>
    <w:div w:id="2048410707">
      <w:bodyDiv w:val="1"/>
      <w:marLeft w:val="0"/>
      <w:marRight w:val="0"/>
      <w:marTop w:val="0"/>
      <w:marBottom w:val="0"/>
      <w:divBdr>
        <w:top w:val="none" w:sz="0" w:space="0" w:color="auto"/>
        <w:left w:val="none" w:sz="0" w:space="0" w:color="auto"/>
        <w:bottom w:val="none" w:sz="0" w:space="0" w:color="auto"/>
        <w:right w:val="none" w:sz="0" w:space="0" w:color="auto"/>
      </w:divBdr>
    </w:div>
    <w:div w:id="2061435042">
      <w:bodyDiv w:val="1"/>
      <w:marLeft w:val="0"/>
      <w:marRight w:val="0"/>
      <w:marTop w:val="0"/>
      <w:marBottom w:val="0"/>
      <w:divBdr>
        <w:top w:val="none" w:sz="0" w:space="0" w:color="auto"/>
        <w:left w:val="none" w:sz="0" w:space="0" w:color="auto"/>
        <w:bottom w:val="none" w:sz="0" w:space="0" w:color="auto"/>
        <w:right w:val="none" w:sz="0" w:space="0" w:color="auto"/>
      </w:divBdr>
    </w:div>
    <w:div w:id="2062090717">
      <w:bodyDiv w:val="1"/>
      <w:marLeft w:val="0"/>
      <w:marRight w:val="0"/>
      <w:marTop w:val="0"/>
      <w:marBottom w:val="0"/>
      <w:divBdr>
        <w:top w:val="none" w:sz="0" w:space="0" w:color="auto"/>
        <w:left w:val="none" w:sz="0" w:space="0" w:color="auto"/>
        <w:bottom w:val="none" w:sz="0" w:space="0" w:color="auto"/>
        <w:right w:val="none" w:sz="0" w:space="0" w:color="auto"/>
      </w:divBdr>
    </w:div>
    <w:div w:id="2070348521">
      <w:bodyDiv w:val="1"/>
      <w:marLeft w:val="0"/>
      <w:marRight w:val="0"/>
      <w:marTop w:val="0"/>
      <w:marBottom w:val="0"/>
      <w:divBdr>
        <w:top w:val="none" w:sz="0" w:space="0" w:color="auto"/>
        <w:left w:val="none" w:sz="0" w:space="0" w:color="auto"/>
        <w:bottom w:val="none" w:sz="0" w:space="0" w:color="auto"/>
        <w:right w:val="none" w:sz="0" w:space="0" w:color="auto"/>
      </w:divBdr>
    </w:div>
    <w:div w:id="2087334655">
      <w:bodyDiv w:val="1"/>
      <w:marLeft w:val="0"/>
      <w:marRight w:val="0"/>
      <w:marTop w:val="0"/>
      <w:marBottom w:val="0"/>
      <w:divBdr>
        <w:top w:val="none" w:sz="0" w:space="0" w:color="auto"/>
        <w:left w:val="none" w:sz="0" w:space="0" w:color="auto"/>
        <w:bottom w:val="none" w:sz="0" w:space="0" w:color="auto"/>
        <w:right w:val="none" w:sz="0" w:space="0" w:color="auto"/>
      </w:divBdr>
    </w:div>
    <w:div w:id="2092071226">
      <w:bodyDiv w:val="1"/>
      <w:marLeft w:val="0"/>
      <w:marRight w:val="0"/>
      <w:marTop w:val="0"/>
      <w:marBottom w:val="0"/>
      <w:divBdr>
        <w:top w:val="none" w:sz="0" w:space="0" w:color="auto"/>
        <w:left w:val="none" w:sz="0" w:space="0" w:color="auto"/>
        <w:bottom w:val="none" w:sz="0" w:space="0" w:color="auto"/>
        <w:right w:val="none" w:sz="0" w:space="0" w:color="auto"/>
      </w:divBdr>
    </w:div>
    <w:div w:id="2118716998">
      <w:bodyDiv w:val="1"/>
      <w:marLeft w:val="0"/>
      <w:marRight w:val="0"/>
      <w:marTop w:val="0"/>
      <w:marBottom w:val="0"/>
      <w:divBdr>
        <w:top w:val="none" w:sz="0" w:space="0" w:color="auto"/>
        <w:left w:val="none" w:sz="0" w:space="0" w:color="auto"/>
        <w:bottom w:val="none" w:sz="0" w:space="0" w:color="auto"/>
        <w:right w:val="none" w:sz="0" w:space="0" w:color="auto"/>
      </w:divBdr>
    </w:div>
    <w:div w:id="2143843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3.xml"/><Relationship Id="rId18" Type="http://schemas.openxmlformats.org/officeDocument/2006/relationships/image" Target="media/image4.png"/><Relationship Id="rId26" Type="http://schemas.openxmlformats.org/officeDocument/2006/relationships/glossaryDocument" Target="glossary/document.xml"/><Relationship Id="rId3" Type="http://schemas.openxmlformats.org/officeDocument/2006/relationships/styles" Target="styles.xml"/><Relationship Id="rId21" Type="http://schemas.openxmlformats.org/officeDocument/2006/relationships/image" Target="media/image7.emf"/><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3.emf"/><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5.xml"/><Relationship Id="rId10" Type="http://schemas.openxmlformats.org/officeDocument/2006/relationships/header" Target="header1.xml"/><Relationship Id="rId19"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package" Target="embeddings/Microsoft_Visio_Drawing.vsdx"/><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A8E52EB6-39E8-48EC-894A-6F37E5363928}"/>
      </w:docPartPr>
      <w:docPartBody>
        <w:p w:rsidR="00830652" w:rsidRDefault="0053713A">
          <w:r w:rsidRPr="00657BFF">
            <w:rPr>
              <w:rStyle w:val="PlaceholderText"/>
            </w:rPr>
            <w:t>Click or tap here to enter text.</w:t>
          </w:r>
        </w:p>
      </w:docPartBody>
    </w:docPart>
    <w:docPart>
      <w:docPartPr>
        <w:name w:val="EB413C7FF6064487A375537F96FC0E11"/>
        <w:category>
          <w:name w:val="General"/>
          <w:gallery w:val="placeholder"/>
        </w:category>
        <w:types>
          <w:type w:val="bbPlcHdr"/>
        </w:types>
        <w:behaviors>
          <w:behavior w:val="content"/>
        </w:behaviors>
        <w:guid w:val="{AE7F25B1-692D-4A8E-9C08-B8F1ADAD41CF}"/>
      </w:docPartPr>
      <w:docPartBody>
        <w:p w:rsidR="00EF6E1F" w:rsidRDefault="00830652" w:rsidP="00830652">
          <w:pPr>
            <w:pStyle w:val="EB413C7FF6064487A375537F96FC0E11"/>
          </w:pPr>
          <w:r w:rsidRPr="00657BFF">
            <w:rPr>
              <w:rStyle w:val="PlaceholderText"/>
            </w:rPr>
            <w:t>Click or tap here to enter text.</w:t>
          </w:r>
        </w:p>
      </w:docPartBody>
    </w:docPart>
    <w:docPart>
      <w:docPartPr>
        <w:name w:val="6392D2B838CBDF4F9D9504314720FEF7"/>
        <w:category>
          <w:name w:val="General"/>
          <w:gallery w:val="placeholder"/>
        </w:category>
        <w:types>
          <w:type w:val="bbPlcHdr"/>
        </w:types>
        <w:behaviors>
          <w:behavior w:val="content"/>
        </w:behaviors>
        <w:guid w:val="{ED498B2E-623C-E846-913C-1847AA88FCB2}"/>
      </w:docPartPr>
      <w:docPartBody>
        <w:p w:rsidR="00812060" w:rsidRDefault="00A1193B" w:rsidP="00A1193B">
          <w:pPr>
            <w:pStyle w:val="6392D2B838CBDF4F9D9504314720FEF7"/>
          </w:pPr>
          <w:r w:rsidRPr="00657BFF">
            <w:rPr>
              <w:rStyle w:val="PlaceholderText"/>
            </w:rPr>
            <w:t>Click or tap here to enter text.</w:t>
          </w:r>
        </w:p>
      </w:docPartBody>
    </w:docPart>
    <w:docPart>
      <w:docPartPr>
        <w:name w:val="456BA8558A14D842BA61506CCC371908"/>
        <w:category>
          <w:name w:val="General"/>
          <w:gallery w:val="placeholder"/>
        </w:category>
        <w:types>
          <w:type w:val="bbPlcHdr"/>
        </w:types>
        <w:behaviors>
          <w:behavior w:val="content"/>
        </w:behaviors>
        <w:guid w:val="{BBBE0160-9503-EF4A-BEE9-7ECB913E955E}"/>
      </w:docPartPr>
      <w:docPartBody>
        <w:p w:rsidR="008609B1" w:rsidRDefault="00F5196C" w:rsidP="00F5196C">
          <w:pPr>
            <w:pStyle w:val="456BA8558A14D842BA61506CCC371908"/>
          </w:pPr>
          <w:r w:rsidRPr="00657BFF">
            <w:rPr>
              <w:rStyle w:val="PlaceholderText"/>
            </w:rPr>
            <w:t>Click or tap here to enter text.</w:t>
          </w:r>
        </w:p>
      </w:docPartBody>
    </w:docPart>
    <w:docPart>
      <w:docPartPr>
        <w:name w:val="5FE494C214D72F499ECD4BD460B36B80"/>
        <w:category>
          <w:name w:val="General"/>
          <w:gallery w:val="placeholder"/>
        </w:category>
        <w:types>
          <w:type w:val="bbPlcHdr"/>
        </w:types>
        <w:behaviors>
          <w:behavior w:val="content"/>
        </w:behaviors>
        <w:guid w:val="{3487BA03-7325-2E4B-BB7D-708E49D9D0BB}"/>
      </w:docPartPr>
      <w:docPartBody>
        <w:p w:rsidR="00A452D2" w:rsidRDefault="007E7C40" w:rsidP="007E7C40">
          <w:pPr>
            <w:pStyle w:val="5FE494C214D72F499ECD4BD460B36B80"/>
          </w:pPr>
          <w:r w:rsidRPr="00657BFF">
            <w:rPr>
              <w:rStyle w:val="PlaceholderText"/>
            </w:rPr>
            <w:t>Click or tap here to enter text.</w:t>
          </w:r>
        </w:p>
      </w:docPartBody>
    </w:docPart>
    <w:docPart>
      <w:docPartPr>
        <w:name w:val="C53E33EB4D5A4B43A50B320D4B4FFCCE"/>
        <w:category>
          <w:name w:val="General"/>
          <w:gallery w:val="placeholder"/>
        </w:category>
        <w:types>
          <w:type w:val="bbPlcHdr"/>
        </w:types>
        <w:behaviors>
          <w:behavior w:val="content"/>
        </w:behaviors>
        <w:guid w:val="{8D802F70-F786-654A-BAD0-FC022EB20471}"/>
      </w:docPartPr>
      <w:docPartBody>
        <w:p w:rsidR="00A452D2" w:rsidRDefault="007E7C40" w:rsidP="007E7C40">
          <w:pPr>
            <w:pStyle w:val="C53E33EB4D5A4B43A50B320D4B4FFCCE"/>
          </w:pPr>
          <w:r w:rsidRPr="00657BFF">
            <w:rPr>
              <w:rStyle w:val="PlaceholderText"/>
            </w:rPr>
            <w:t>Click or tap here to enter text.</w:t>
          </w:r>
        </w:p>
      </w:docPartBody>
    </w:docPart>
    <w:docPart>
      <w:docPartPr>
        <w:name w:val="315EF6A36275EA4487794F0DA4BB5C2B"/>
        <w:category>
          <w:name w:val="General"/>
          <w:gallery w:val="placeholder"/>
        </w:category>
        <w:types>
          <w:type w:val="bbPlcHdr"/>
        </w:types>
        <w:behaviors>
          <w:behavior w:val="content"/>
        </w:behaviors>
        <w:guid w:val="{E9FC5414-8218-1248-B9B5-67AE31CA9025}"/>
      </w:docPartPr>
      <w:docPartBody>
        <w:p w:rsidR="00BE779A" w:rsidRDefault="00A452D2" w:rsidP="00A452D2">
          <w:pPr>
            <w:pStyle w:val="315EF6A36275EA4487794F0DA4BB5C2B"/>
          </w:pPr>
          <w:r w:rsidRPr="00657BFF">
            <w:rPr>
              <w:rStyle w:val="PlaceholderText"/>
            </w:rPr>
            <w:t>Click or tap here to enter text.</w:t>
          </w:r>
        </w:p>
      </w:docPartBody>
    </w:docPart>
    <w:docPart>
      <w:docPartPr>
        <w:name w:val="9E87BB6D3DC2984E8C7BCC719BBE2E86"/>
        <w:category>
          <w:name w:val="General"/>
          <w:gallery w:val="placeholder"/>
        </w:category>
        <w:types>
          <w:type w:val="bbPlcHdr"/>
        </w:types>
        <w:behaviors>
          <w:behavior w:val="content"/>
        </w:behaviors>
        <w:guid w:val="{7FE3E878-F273-544F-9EF2-8F9EF102B0A9}"/>
      </w:docPartPr>
      <w:docPartBody>
        <w:p w:rsidR="00BE779A" w:rsidRDefault="00A452D2" w:rsidP="00A452D2">
          <w:pPr>
            <w:pStyle w:val="9E87BB6D3DC2984E8C7BCC719BBE2E86"/>
          </w:pPr>
          <w:r w:rsidRPr="00657BF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RomanC">
    <w:altName w:val="Calibri"/>
    <w:panose1 w:val="00000400000000000000"/>
    <w:charset w:val="00"/>
    <w:family w:val="auto"/>
    <w:pitch w:val="variable"/>
    <w:sig w:usb0="20002A87" w:usb1="00000000" w:usb2="00000000" w:usb3="00000000" w:csb0="000001FF" w:csb1="00000000"/>
  </w:font>
  <w:font w:name="Rockwell">
    <w:panose1 w:val="02060603020205020403"/>
    <w:charset w:val="00"/>
    <w:family w:val="roman"/>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713A"/>
    <w:rsid w:val="0000351F"/>
    <w:rsid w:val="00007C82"/>
    <w:rsid w:val="000274F1"/>
    <w:rsid w:val="000554AF"/>
    <w:rsid w:val="000804F9"/>
    <w:rsid w:val="00090D69"/>
    <w:rsid w:val="000B1BCE"/>
    <w:rsid w:val="000B5DB4"/>
    <w:rsid w:val="000E1D62"/>
    <w:rsid w:val="000F5F74"/>
    <w:rsid w:val="001726FB"/>
    <w:rsid w:val="001E509B"/>
    <w:rsid w:val="002658C1"/>
    <w:rsid w:val="00281D08"/>
    <w:rsid w:val="00324DAF"/>
    <w:rsid w:val="00350CB5"/>
    <w:rsid w:val="00361869"/>
    <w:rsid w:val="00385D96"/>
    <w:rsid w:val="00393D3B"/>
    <w:rsid w:val="004E5AFA"/>
    <w:rsid w:val="00520C62"/>
    <w:rsid w:val="0053713A"/>
    <w:rsid w:val="00556B9D"/>
    <w:rsid w:val="00586FC0"/>
    <w:rsid w:val="005C14BF"/>
    <w:rsid w:val="005D3434"/>
    <w:rsid w:val="005D703B"/>
    <w:rsid w:val="005E3758"/>
    <w:rsid w:val="00612889"/>
    <w:rsid w:val="00624ABE"/>
    <w:rsid w:val="0065737A"/>
    <w:rsid w:val="006E5958"/>
    <w:rsid w:val="007E7C40"/>
    <w:rsid w:val="00812060"/>
    <w:rsid w:val="00830652"/>
    <w:rsid w:val="008609B1"/>
    <w:rsid w:val="008A4D80"/>
    <w:rsid w:val="008A6F0B"/>
    <w:rsid w:val="008A73C8"/>
    <w:rsid w:val="0092643D"/>
    <w:rsid w:val="00955EB2"/>
    <w:rsid w:val="009667F6"/>
    <w:rsid w:val="00A1193B"/>
    <w:rsid w:val="00A242F4"/>
    <w:rsid w:val="00A27DBB"/>
    <w:rsid w:val="00A43CB0"/>
    <w:rsid w:val="00A452D2"/>
    <w:rsid w:val="00AA1FBD"/>
    <w:rsid w:val="00AB7364"/>
    <w:rsid w:val="00B74996"/>
    <w:rsid w:val="00BB096D"/>
    <w:rsid w:val="00BD15E5"/>
    <w:rsid w:val="00BE50B9"/>
    <w:rsid w:val="00BE779A"/>
    <w:rsid w:val="00C06CED"/>
    <w:rsid w:val="00C42593"/>
    <w:rsid w:val="00C661C4"/>
    <w:rsid w:val="00C73250"/>
    <w:rsid w:val="00CA75C5"/>
    <w:rsid w:val="00D147AA"/>
    <w:rsid w:val="00D654B1"/>
    <w:rsid w:val="00E0487B"/>
    <w:rsid w:val="00E05B69"/>
    <w:rsid w:val="00E06173"/>
    <w:rsid w:val="00E07ED4"/>
    <w:rsid w:val="00E2229E"/>
    <w:rsid w:val="00E7217C"/>
    <w:rsid w:val="00E74571"/>
    <w:rsid w:val="00E94BD2"/>
    <w:rsid w:val="00EC60D6"/>
    <w:rsid w:val="00ED165F"/>
    <w:rsid w:val="00EF5F4E"/>
    <w:rsid w:val="00EF6E1F"/>
    <w:rsid w:val="00F36FC7"/>
    <w:rsid w:val="00F5196C"/>
    <w:rsid w:val="00FA0826"/>
    <w:rsid w:val="00FE111F"/>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id-ID" w:eastAsia="id-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50CB5"/>
    <w:rPr>
      <w:color w:val="808080"/>
    </w:rPr>
  </w:style>
  <w:style w:type="paragraph" w:customStyle="1" w:styleId="EB413C7FF6064487A375537F96FC0E11">
    <w:name w:val="EB413C7FF6064487A375537F96FC0E11"/>
    <w:rsid w:val="00830652"/>
  </w:style>
  <w:style w:type="paragraph" w:customStyle="1" w:styleId="456BA8558A14D842BA61506CCC371908">
    <w:name w:val="456BA8558A14D842BA61506CCC371908"/>
    <w:rsid w:val="00F5196C"/>
    <w:pPr>
      <w:spacing w:line="278" w:lineRule="auto"/>
    </w:pPr>
    <w:rPr>
      <w:kern w:val="2"/>
      <w:sz w:val="24"/>
      <w:szCs w:val="24"/>
      <w:lang w:val="en-ID" w:eastAsia="en-US"/>
      <w14:ligatures w14:val="standardContextual"/>
    </w:rPr>
  </w:style>
  <w:style w:type="paragraph" w:customStyle="1" w:styleId="6392D2B838CBDF4F9D9504314720FEF7">
    <w:name w:val="6392D2B838CBDF4F9D9504314720FEF7"/>
    <w:rsid w:val="00A1193B"/>
    <w:pPr>
      <w:spacing w:line="278" w:lineRule="auto"/>
    </w:pPr>
    <w:rPr>
      <w:kern w:val="2"/>
      <w:sz w:val="24"/>
      <w:szCs w:val="24"/>
      <w:lang w:val="en-ID" w:eastAsia="en-US"/>
      <w14:ligatures w14:val="standardContextual"/>
    </w:rPr>
  </w:style>
  <w:style w:type="paragraph" w:customStyle="1" w:styleId="5FE494C214D72F499ECD4BD460B36B80">
    <w:name w:val="5FE494C214D72F499ECD4BD460B36B80"/>
    <w:rsid w:val="007E7C40"/>
    <w:pPr>
      <w:spacing w:line="278" w:lineRule="auto"/>
    </w:pPr>
    <w:rPr>
      <w:kern w:val="2"/>
      <w:sz w:val="24"/>
      <w:szCs w:val="24"/>
      <w:lang w:val="en-ID" w:eastAsia="en-US"/>
      <w14:ligatures w14:val="standardContextual"/>
    </w:rPr>
  </w:style>
  <w:style w:type="paragraph" w:customStyle="1" w:styleId="C53E33EB4D5A4B43A50B320D4B4FFCCE">
    <w:name w:val="C53E33EB4D5A4B43A50B320D4B4FFCCE"/>
    <w:rsid w:val="007E7C40"/>
    <w:pPr>
      <w:spacing w:line="278" w:lineRule="auto"/>
    </w:pPr>
    <w:rPr>
      <w:kern w:val="2"/>
      <w:sz w:val="24"/>
      <w:szCs w:val="24"/>
      <w:lang w:val="en-ID" w:eastAsia="en-US"/>
      <w14:ligatures w14:val="standardContextual"/>
    </w:rPr>
  </w:style>
  <w:style w:type="paragraph" w:customStyle="1" w:styleId="315EF6A36275EA4487794F0DA4BB5C2B">
    <w:name w:val="315EF6A36275EA4487794F0DA4BB5C2B"/>
    <w:rsid w:val="00A452D2"/>
    <w:pPr>
      <w:spacing w:line="278" w:lineRule="auto"/>
    </w:pPr>
    <w:rPr>
      <w:kern w:val="2"/>
      <w:sz w:val="24"/>
      <w:szCs w:val="24"/>
      <w:lang w:val="en-ID" w:eastAsia="en-US"/>
      <w14:ligatures w14:val="standardContextual"/>
    </w:rPr>
  </w:style>
  <w:style w:type="paragraph" w:customStyle="1" w:styleId="9E87BB6D3DC2984E8C7BCC719BBE2E86">
    <w:name w:val="9E87BB6D3DC2984E8C7BCC719BBE2E86"/>
    <w:rsid w:val="00A452D2"/>
    <w:pPr>
      <w:spacing w:line="278" w:lineRule="auto"/>
    </w:pPr>
    <w:rPr>
      <w:kern w:val="2"/>
      <w:sz w:val="24"/>
      <w:szCs w:val="24"/>
      <w:lang w:val="en-ID" w:eastAsia="en-US"/>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 dockstate="right" visibility="0" width="350" row="0">
    <wetp:webextensionref xmlns:r="http://schemas.openxmlformats.org/officeDocument/2006/relationships" r:id="rId3"/>
  </wetp:taskpane>
</wetp:taskpanes>
</file>

<file path=word/webextensions/webextension1.xml><?xml version="1.0" encoding="utf-8"?>
<we:webextension xmlns:we="http://schemas.microsoft.com/office/webextensions/webextension/2010/11" id="{889D7698-EC13-4E06-BE5F-F3EF35DBC454}">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89664947496"/>
    <we:property name="MENDELEY_CITATIONS" value="[{&quot;citationID&quot;:&quot;MENDELEY_CITATION_721d5f5a-8700-4b94-a6ee-be3e4a28b690&quot;,&quot;properties&quot;:{&quot;noteIndex&quot;:0},&quot;isEdited&quot;:false,&quot;manualOverride&quot;:{&quot;isManuallyOverridden&quot;:true,&quot;citeprocText&quot;:&quot;(Badan Pusat Statistik Kabupaten Kubu Raya, 2025)&quot;,&quot;manualOverrideText&quot;:&quot;(Republik Indonesia, 2025)&quot;},&quot;citationTag&quot;:&quot;MENDELEY_CITATION_v3_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&quot;,&quot;citationItems&quot;:[{&quot;id&quot;:&quot;e751a2cb-ce60-3938-867f-4fb86e5c257f&quot;,&quot;itemData&quot;:{&quot;type&quot;:&quot;article-journal&quot;,&quot;id&quot;:&quot;e751a2cb-ce60-3938-867f-4fb86e5c257f&quot;,&quot;title&quot;:&quot;kabupaten-kubu-raya-dalam-angka-2025&quot;,&quot;author&quot;:[{&quot;family&quot;:&quot;Badan Pusat Statistik Kabupaten Kubu Raya&quot;,&quot;given&quot;:&quot;&quot;,&quot;parse-names&quot;:false,&quot;dropping-particle&quot;:&quot;&quot;,&quot;non-dropping-particle&quot;:&quot;&quot;}],&quot;issued&quot;:{&quot;date-parts&quot;:[[2025]]},&quot;container-title-short&quot;:&quot;&quot;},&quot;isTemporary&quot;:false,&quot;suppress-author&quot;:false,&quot;composite&quot;:false,&quot;author-only&quot;:false}]},{&quot;citationID&quot;:&quot;MENDELEY_CITATION_6fbda693-7156-4f8c-9227-bf92a0881ae3&quot;,&quot;properties&quot;:{&quot;noteIndex&quot;:0},&quot;isEdited&quot;:false,&quot;manualOverride&quot;:{&quot;isManuallyOverridden&quot;:true,&quot;citeprocText&quot;:&quot;(Nissa dkk., 2024)&quot;,&quot;manualOverrideText&quot;:&quot;(Nissa et al., 2024).&quot;},&quot;citationTag&quot;:&quot;MENDELEY_CITATION_v3_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&quot;,&quot;citationItems&quot;:[{&quot;id&quot;:&quot;2b942d0e-5789-33ed-9eb9-d91443be1f75&quot;,&quot;itemData&quot;:{&quot;type&quot;:&quot;article-journal&quot;,&quot;id&quot;:&quot;2b942d0e-5789-33ed-9eb9-d91443be1f75&quot;,&quot;title&quot;:&quot;Pendeteksian ISA (Impervious Surface Area) Sebagai Analisis&quot;,&quot;author&quot;:[{&quot;family&quot;:&quot;Nissa&quot;,&quot;given&quot;:&quot;Hairun&quot;,&quot;parse-names&quot;:false,&quot;dropping-particle&quot;:&quot;&quot;,&quot;non-dropping-particle&quot;:&quot;&quot;},{&quot;family&quot;:&quot;Irsan&quot;,&quot;given&quot;:&quot;Robby&quot;,&quot;parse-names&quot;:false,&quot;dropping-particle&quot;:&quot;&quot;,&quot;non-dropping-particle&quot;:&quot;&quot;},{&quot;family&quot;:&quot;Pramulya&quot;,&quot;given&quot;:&quot;Muhammad&quot;,&quot;parse-names&quot;:false,&quot;dropping-particle&quot;:&quot;&quot;,&quot;non-dropping-particle&quot;:&quot;&quot;}],&quot;DOI&quot;:&quot;10.14710/jil.22.1.1&quot;,&quot;ISSN&quot;:&quot;1829-8907&quot;,&quot;issued&quot;:{&quot;date-parts&quot;:[[2024]]},&quot;page&quot;:&quot;1-10&quot;,&quot;volume&quot;:&quot;22&quot;,&quot;container-title-short&quot;:&quot;&quot;},&quot;isTemporary&quot;:false,&quot;suppress-author&quot;:false,&quot;composite&quot;:false,&quot;author-only&quot;:false}]},{&quot;citationID&quot;:&quot;MENDELEY_CITATION_25bd5883-1adf-49ba-aafc-c054ae5dcd24&quot;,&quot;properties&quot;:{&quot;noteIndex&quot;:0},&quot;isEdited&quot;:false,&quot;manualOverride&quot;:{&quot;isManuallyOverridden&quot;:false,&quot;citeprocText&quot;:&quot;(Warsilan, 2019)&quot;,&quot;manualOverrideText&quot;:&quot;&quot;},&quot;citationTag&quot;:&quot;MENDELEY_CITATION_v3_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&quot;,&quot;citationItems&quot;:[{&quot;id&quot;:&quot;64a04c8c-5b49-3ed9-929e-6a5cf992c9bd&quot;,&quot;itemData&quot;:{&quot;type&quot;:&quot;article-journal&quot;,&quot;id&quot;:&quot;64a04c8c-5b49-3ed9-929e-6a5cf992c9bd&quot;,&quot;title&quot;:&quot;DAMPAK PERUBAHAN GUNA LAHAN TERHADAP KEMAMPUAN RESAPAN AIR (KASUS: KOTA SAMARINDA)&quot;,&quot;author&quot;:[{&quot;family&quot;:&quot;Warsilan&quot;,&quot;given&quot;:&quot;Warsilan&quot;,&quot;parse-names&quot;:false,&quot;dropping-particle&quot;:&quot;&quot;,&quot;non-dropping-particle&quot;:&quot;&quot;}],&quot;container-title&quot;:&quot;JURNAL PEMBANGUNAN WILAYAH &amp; KOTA&quot;,&quot;DOI&quot;:&quot;10.14710/pwk.v15i1.20713&quot;,&quot;ISSN&quot;:&quot;1858-3903&quot;,&quot;issued&quot;:{&quot;date-parts&quot;:[[2019,5,24]]},&quot;page&quot;:&quot;70&quot;,&quot;abstract&quot;:&quot;As the capital of the province of East Kalimantan, Samarinda City developments has a rapid progress from year to year. Samarinda City Development has a tendency oriented towards infrastructure development without regard to the existence of the quality of the existing environment. Imbalance of development in Samarinda city is to start decreasing the water catchment area, so its make increasing intensity of flood in the Samarinda City. The purpose of this study was to analyze the impact of changes in land use in the Samarinda city on the ability of the water catchment area. This research method using descriptive approach, the data collection system of primary and secondary. Intensity flood in the Samarinda city  is increasing from year to year, this condition happened as a problem that always occurs during the rainy season. Current development trends, always take an area that should be an infiltration  area for Samarinda City. Culture and inadequate infrastructure conditions such as lack of system of drainage and polder, was another factor causing the high intensity of flood  in Samarinda City. Therefore, the relevant regulations development guidelines for Samarinda  City must consider all aspects of planning, in this case especially the important of a balance of cultivated land and protected areas or zones.Keywords: Changes in land use; intensity of puddles; Samarinda&quot;,&quot;publisher&quot;:&quot;Institute of Research and Community Services Diponegoro University (LPPM UNDIP)&quot;,&quot;issue&quot;:&quot;1&quot;,&quot;volume&quot;:&quot;15&quot;,&quot;container-title-short&quot;:&quot;&quot;},&quot;isTemporary&quot;:false}]},{&quot;citationID&quot;:&quot;MENDELEY_CITATION_e1421790-a5a8-466a-a8ee-80bf71a3d703&quot;,&quot;properties&quot;:{&quot;noteIndex&quot;:0},&quot;isEdited&quot;:false,&quot;manualOverride&quot;:{&quot;isManuallyOverridden&quot;:false,&quot;citeprocText&quot;:&quot;(Pratiwi dkk., 2021)&quot;,&quot;manualOverrideText&quot;:&quot;&quot;},&quot;citationTag&quot;:&quot;MENDELEY_CITATION_v3_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&quot;,&quot;citationItems&quot;:[{&quot;id&quot;:&quot;79332af0-c544-339e-a495-4ccc9e311dd3&quot;,&quot;itemData&quot;:{&quot;type&quot;:&quot;article-journal&quot;,&quot;id&quot;:&quot;79332af0-c544-339e-a495-4ccc9e311dd3&quot;,&quot;title&quot;:&quot;Analisis Sosial Ekonomi Pembentuk Tipologi Wilayah Peri Urban Kecamatan Sungai Raya, Kabupaten Kubu Raya&quot;,&quot;author&quot;:[{&quot;family&quot;:&quot;Pratiwi&quot;,&quot;given&quot;:&quot;Nana Novita&quot;,&quot;parse-names&quot;:false,&quot;dropping-particle&quot;:&quot;&quot;,&quot;non-dropping-particle&quot;:&quot;&quot;},{&quot;family&quot;:&quot;Wulandari&quot;,&quot;given&quot;:&quot;Agustiah&quot;,&quot;parse-names&quot;:false,&quot;dropping-particle&quot;:&quot;&quot;,&quot;non-dropping-particle&quot;:&quot;&quot;},{&quot;family&quot;:&quot;Zulfinanda&quot;,&quot;given&quot;:&quot;Hukma&quot;,&quot;parse-names&quot;:false,&quot;dropping-particle&quot;:&quot;&quot;,&quot;non-dropping-particle&quot;:&quot;&quot;}],&quot;container-title&quot;:&quot;Jurnal Wilayah dan Lingkungan&quot;,&quot;DOI&quot;:&quot;10.14710/jwl.9.3.306-323&quot;,&quot;ISSN&quot;:&quot;2338-1604&quot;,&quot;issued&quot;:{&quot;date-parts&quot;:[[2021,12,31]]},&quot;page&quot;:&quot;306-323&quot;,&quot;abstract&quot;:&quot;Sungai Raya sub-district is one of a peri-urban areas of Pontianak City as an urban core. As the provincial capital, Pontianak City has a high dynamic of development that has an impact on the development of Sungai Raya Subdistrict as a peri-urban area with direct borders. One of the impacts is the socio-economic aspect. In general, the socio-economic conditions in Sungai Raya District have changed from an agricultural to non-agricultural character. In addition, population growth in Sungai Raya District has also increased over the last five years. It is feared that the development will become uncontrollable. The study aims to determine the typology of the area based on the socio-economic aspects in Sungai Raya District. The method used is a scoring analysis that produces three typologies, namely the primary urban peri, secondary urban peri, and rural peri urban. Based on the results of the analysis, it is known that livelihoods, economic resilience index, growth and population density show a relevant relationship between the conditions of peri-urban areas in characterizing urban and rural characters. This is evidenced by the deviation value of the correlation between these variabels, which is &amp;lt;50%. Furthermore, the scoring analysis showed that 35% of Sungai Raya District (seven villages) were classified as primary peri urban typology, 10% (two villages) were secondary peri urban typology and 55% (eleven villages) were rural peri urban.&quot;,&quot;publisher&quot;:&quot;Institute of Research and Community Services Diponegoro University (LPPM UNDIP)&quot;,&quot;issue&quot;:&quot;3&quot;,&quot;volume&quot;:&quot;9&quot;,&quot;container-title-short&quot;:&quot;&quot;},&quot;isTemporary&quot;:false,&quot;suppress-author&quot;:false,&quot;composite&quot;:false,&quot;author-only&quot;:false}]},{&quot;citationID&quot;:&quot;MENDELEY_CITATION_ee5bd69a-6b55-4189-b5b2-f32e94f42b33&quot;,&quot;properties&quot;:{&quot;noteIndex&quot;:0},&quot;isEdited&quot;:false,&quot;manualOverride&quot;:{&quot;isManuallyOverridden&quot;:false,&quot;citeprocText&quot;:&quot;(S. A. Putra, 2022)&quot;,&quot;manualOverrideText&quot;:&quot;&quot;},&quot;citationTag&quot;:&quot;MENDELEY_CITATION_v3_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&quot;,&quot;citationItems&quot;:[{&quot;id&quot;:&quot;21261272-d100-30e0-a590-6edbe1d5b01b&quot;,&quot;itemData&quot;:{&quot;type&quot;:&quot;article-journal&quot;,&quot;id&quot;:&quot;21261272-d100-30e0-a590-6edbe1d5b01b&quot;,&quot;title&quot;:&quot;ANALISA DAMPAK SUMUR BOR DALAM TERHADAP MUKA AIR TANAH DAN EKONOMI SOSIAL MASYARAKAT&quot;,&quot;author&quot;:[{&quot;family&quot;:&quot;Putra&quot;,&quot;given&quot;:&quot;Sony Adiya&quot;,&quot;parse-names&quot;:false,&quot;dropping-particle&quot;:&quot;&quot;,&quot;non-dropping-particle&quot;:&quot;&quot;}],&quot;container-title&quot;:&quot;Jurnal Teknik Sipil Dan Arsitektur&quot;,&quot;issued&quot;:{&quot;date-parts&quot;:[[2022]]},&quot;page&quot;:&quot;2807-9418&quot;,&quot;publisher&quot;:&quot;Online&quot;,&quot;issue&quot;:&quot;1&quot;,&quot;volume&quot;:&quot;27&quot;,&quot;container-title-short&quot;:&quot;&quot;},&quot;isTemporary&quot;:false,&quot;suppress-author&quot;:false,&quot;composite&quot;:false,&quot;author-only&quot;:false}]},{&quot;citationID&quot;:&quot;MENDELEY_CITATION_5729a489-9164-45d7-9483-2a8e9d906c52&quot;,&quot;properties&quot;:{&quot;noteIndex&quot;:0},&quot;isEdited&quot;:false,&quot;manualOverride&quot;:{&quot;isManuallyOverridden&quot;:false,&quot;citeprocText&quot;:&quot;(Ratulangi dkk., 2025)&quot;,&quot;manualOverrideText&quot;:&quot;&quot;},&quot;citationTag&quot;:&quot;MENDELEY_CITATION_v3_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&quot;,&quot;citationItems&quot;:[{&quot;id&quot;:&quot;fdb7a08a-fc73-388f-98f5-7c3f2800ff3d&quot;,&quot;itemData&quot;:{&quot;type&quot;:&quot;report&quot;,&quot;id&quot;:&quot;fdb7a08a-fc73-388f-98f5-7c3f2800ff3d&quot;,&quot;title&quot;:&quot;Analisis Potensi Land Subsidence Akibat Penurunan Muka Air Tanah di Daerah Amurang&quot;,&quot;author&quot;:[{&quot;family&quot;:&quot;Ratulangi&quot;,&quot;given&quot;:&quot;Remmy Jean&quot;,&quot;parse-names&quot;:false,&quot;dropping-particle&quot;:&quot;&quot;,&quot;non-dropping-particle&quot;:&quot;&quot;},{&quot;family&quot;:&quot;Rondonuwu&quot;,&quot;given&quot;:&quot;Steeva G&quot;,&quot;parse-names&quot;:false,&quot;dropping-particle&quot;:&quot;&quot;,&quot;non-dropping-particle&quot;:&quot;&quot;},{&quot;family&quot;:&quot;Sompie&quot;,&quot;given&quot;:&quot;Octovian B A&quot;,&quot;parse-names&quot;:false,&quot;dropping-particle&quot;:&quot;&quot;,&quot;non-dropping-particle&quot;:&quot;&quot;}],&quot;container-title&quot;:&quot;JTST&quot;,&quot;URL&quot;:&quot;http://jurnal.polimdo.ac.id/&quot;,&quot;issued&quot;:{&quot;date-parts&quot;:[[2025]]},&quot;number-of-pages&quot;:&quot;76-84&quot;,&quot;abstract&quot;:&quot;Abstrak Land subsidence adalah penurunan permukaan tanah secara bertahap atau tiba-tiba akibat pergerakan material di bawah permukaan bumi. Dampak land subsidence diantaranya kerusakan infastruktur, perluasan wilayah banjir, peningkatan cakupan banjir rob dan intrusi air laut. Abstract Land subsidence is a gradual or sudden decrease in the surface of the land due to the movement of material below the earth's surface. The impacts of land subsidence include damage to infrastructure, expansion of flood areas, increased coverage of tidal floods and sea water intrusion. Amurang City is the capital of the district which is a strategic area for the economy. Previous research shows that the subsurface conditions in the Amurang area are dominated by clay rocks that have been saturated by salt water and in the form of alluvial rocks formed from delta sedimentation, topsoil and mud. This information is supported by its location on the coast and river estuaries where groundwater use by the majority of the population has the potential to experience land subsidence. The research was carried out by analyzing drill log data at the research location and groundwater levels from nearby monitoring wells. From the results of modeling using Plaxis 2D with the assumption of a decrease of 0.09 m per year, over a period of 10 years the land surface subsidence was 3,13 cm. The faster the time of groundwater level decline occurs, the faster the land subsidence that occurs. The results of this study need to be compared with surface monitoring and are expected to provide information in managing groundwater use in local areas to anticipate potential disasters.&quot;,&quot;issue&quot;:&quot;2&quot;,&quot;volume&quot;:&quot;7&quot;,&quot;container-title-short&quot;:&quot;&quot;},&quot;isTemporary&quot;:false,&quot;suppress-author&quot;:false,&quot;composite&quot;:false,&quot;author-only&quot;:false}]},{&quot;citationID&quot;:&quot;MENDELEY_CITATION_0bafc39e-267c-46a5-84fd-1c90e03b600a&quot;,&quot;properties&quot;:{&quot;noteIndex&quot;:0},&quot;isEdited&quot;:false,&quot;manualOverride&quot;:{&quot;isManuallyOverridden&quot;:true,&quot;citeprocText&quot;:&quot;(Badan Pusat Statistik Kabupaten Kubu Raya, 2025)&quot;,&quot;manualOverrideText&quot;:&quot;(Republik Indonesia, 2025)&quot;},&quot;citationTag&quot;:&quot;MENDELEY_CITATION_v3_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&quot;,&quot;citationItems&quot;:[{&quot;id&quot;:&quot;e751a2cb-ce60-3938-867f-4fb86e5c257f&quot;,&quot;itemData&quot;:{&quot;type&quot;:&quot;article-journal&quot;,&quot;id&quot;:&quot;e751a2cb-ce60-3938-867f-4fb86e5c257f&quot;,&quot;title&quot;:&quot;kabupaten-kubu-raya-dalam-angka-2025&quot;,&quot;author&quot;:[{&quot;family&quot;:&quot;Badan Pusat Statistik Kabupaten Kubu Raya&quot;,&quot;given&quot;:&quot;&quot;,&quot;parse-names&quot;:false,&quot;dropping-particle&quot;:&quot;&quot;,&quot;non-dropping-particle&quot;:&quot;&quot;}],&quot;issued&quot;:{&quot;date-parts&quot;:[[2025]]},&quot;container-title-short&quot;:&quot;&quot;},&quot;isTemporary&quot;:false,&quot;suppress-author&quot;:false,&quot;composite&quot;:false,&quot;author-only&quot;:false}]},{&quot;citationID&quot;:&quot;MENDELEY_CITATION_be7cf6fa-d0c9-49b8-9586-f0e7381cc0ad&quot;,&quot;properties&quot;:{&quot;noteIndex&quot;:0},&quot;isEdited&quot;:false,&quot;manualOverride&quot;:{&quot;isManuallyOverridden&quot;:false,&quot;citeprocText&quot;:&quot;(Yunianta dkk., 2024)&quot;,&quot;manualOverrideText&quot;:&quot;&quot;},&quot;citationTag&quot;:&quot;MENDELEY_CITATION_v3_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&quot;,&quot;citationItems&quot;:[{&quot;id&quot;:&quot;4b6110b0-0301-3768-a66d-d5eba38fb46b&quot;,&quot;itemData&quot;:{&quot;type&quot;:&quot;report&quot;,&quot;id&quot;:&quot;4b6110b0-0301-3768-a66d-d5eba38fb46b&quot;,&quot;title&quot;:&quot;SISTEM DRAINASE BERKELANJUTAN PADA KOMPLEK PERUMAHAN&quot;,&quot;author&quot;:[{&quot;family&quot;:&quot;Yunianta&quot;,&quot;given&quot;:&quot;Andung&quot;,&quot;parse-names&quot;:false,&quot;dropping-particle&quot;:&quot;&quot;,&quot;non-dropping-particle&quot;:&quot;&quot;},{&quot;family&quot;:&quot;Riswanto&quot;,&quot;given&quot;:&quot;Sigit&quot;,&quot;parse-names&quot;:false,&quot;dropping-particle&quot;:&quot;&quot;,&quot;non-dropping-particle&quot;:&quot;&quot;},{&quot;family&quot;:&quot;Wantoro&quot;,&quot;given&quot;:&quot;Dan Mamik&quot;,&quot;parse-names&quot;:false,&quot;dropping-particle&quot;:&quot;&quot;,&quot;non-dropping-particle&quot;:&quot;&quot;}],&quot;container-title&quot;:&quot;KoNTekS Ke-18 Kupang&quot;,&quot;issued&quot;:{&quot;date-parts&quot;:[[2024]]},&quot;number-of-pages&quot;:&quot;24-26&quot;,&quot;container-title-short&quot;:&quot;&quot;},&quot;isTemporary&quot;:false,&quot;suppress-author&quot;:false,&quot;composite&quot;:false,&quot;author-only&quot;:false}]},{&quot;citationID&quot;:&quot;MENDELEY_CITATION_f0cb387f-9a82-4123-98f2-5ec955bf67da&quot;,&quot;properties&quot;:{&quot;noteIndex&quot;:0},&quot;isEdited&quot;:false,&quot;manualOverride&quot;:{&quot;isManuallyOverridden&quot;:false,&quot;citeprocText&quot;:&quot;(Humairo Saidah dkk., 2021)&quot;,&quot;manualOverrideText&quot;:&quot;&quot;},&quot;citationTag&quot;:&quot;MENDELEY_CITATION_v3_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&quot;,&quot;citationItems&quot;:[{&quot;id&quot;:&quot;dbb7fec6-91e9-3e47-b3b6-dbeca1aab682&quot;,&quot;itemData&quot;:{&quot;type&quot;:&quot;book&quot;,&quot;id&quot;:&quot;dbb7fec6-91e9-3e47-b3b6-dbeca1aab682&quot;,&quot;title&quot;:&quot;Drainase Perkotaan&quot;,&quot;author&quot;:[{&quot;family&quot;:&quot;Humairo Saidah&quot;,&quot;given&quot;:&quot;&quot;,&quot;parse-names&quot;:false,&quot;dropping-particle&quot;:&quot;&quot;,&quot;non-dropping-particle&quot;:&quot;&quot;},{&quot;family&quot;:&quot;Nur Khaerat Nur&quot;,&quot;given&quot;:&quot;&quot;,&quot;parse-names&quot;:false,&quot;dropping-particle&quot;:&quot;&quot;,&quot;non-dropping-particle&quot;:&quot;&quot;},{&quot;family&quot;:&quot;Parea Rusan Rangan&quot;,&quot;given&quot;:&quot;&quot;,&quot;parse-names&quot;:false,&quot;dropping-particle&quot;:&quot;&quot;,&quot;non-dropping-particle&quot;:&quot;&quot;},{&quot;family&quot;:&quot;Muhammad Ihsan Mukrim&quot;,&quot;given&quot;:&quot;&quot;,&quot;parse-names&quot;:false,&quot;dropping-particle&quot;:&quot;&quot;,&quot;non-dropping-particle&quot;:&quot;&quot;},{&quot;family&quot;:&quot;Tamrin&quot;,&quot;given&quot;:&quot;&quot;,&quot;parse-names&quot;:false,&quot;dropping-particle&quot;:&quot;&quot;,&quot;non-dropping-particle&quot;:&quot;&quot;},{&quot;family&quot;:&quot;Miswar Tumpu&quot;,&quot;given&quot;:&quot;&quot;,&quot;parse-names&quot;:false,&quot;dropping-particle&quot;:&quot;&quot;,&quot;non-dropping-particle&quot;:&quot;&quot;},{&quot;family&quot;:&quot;Abd. Rakhim Nanda&quot;,&quot;given&quot;:&quot;&quot;,&quot;parse-names&quot;:false,&quot;dropping-particle&quot;:&quot;&quot;,&quot;non-dropping-particle&quot;:&quot;&quot;},{&quot;family&quot;:&quot;Mardewi Jamal Amrullah Mansida&quot;,&quot;given&quot;:&quot;&quot;,&quot;parse-names&quot;:false,&quot;dropping-particle&quot;:&quot;&quot;,&quot;non-dropping-particle&quot;:&quot;&quot;},{&quot;family&quot;:&quot;Fenti Daud Sindagamanik&quot;,&quot;given&quot;:&quot;&quot;,&quot;parse-names&quot;:false,&quot;dropping-particle&quot;:&quot;&quot;,&quot;non-dropping-particle&quot;:&quot;&quot;}],&quot;issued&quot;:{&quot;date-parts&quot;:[[2021]]},&quot;container-title-short&quot;:&quot;&quot;},&quot;isTemporary&quot;:false}]},{&quot;citationID&quot;:&quot;MENDELEY_CITATION_05121711-092c-413b-8931-38fdada7665d&quot;,&quot;properties&quot;:{&quot;noteIndex&quot;:0},&quot;isEdited&quot;:false,&quot;manualOverride&quot;:{&quot;isManuallyOverridden&quot;:false,&quot;citeprocText&quot;:&quot;(Rosadi dkk., 2023)&quot;,&quot;manualOverrideText&quot;:&quot;&quot;},&quot;citationTag&quot;:&quot;MENDELEY_CITATION_v3_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&quot;,&quot;citationItems&quot;:[{&quot;id&quot;:&quot;a4e1b8d7-84a8-30f9-a8ac-8986706d6f41&quot;,&quot;itemData&quot;:{&quot;type&quot;:&quot;article-journal&quot;,&quot;id&quot;:&quot;a4e1b8d7-84a8-30f9-a8ac-8986706d6f41&quot;,&quot;title&quot;:&quot;Pemanenan Air Hujan Sebagai Alternatif Pemenuhan\nAkses Air Baku Air Bersih di Kabupaten Trenggalek&quot;,&quot;author&quot;:[{&quot;family&quot;:&quot;Rosadi&quot;,&quot;given&quot;:&quot;Mukti Imron&quot;,&quot;parse-names&quot;:false,&quot;dropping-particle&quot;:&quot;&quot;,&quot;non-dropping-particle&quot;:&quot;&quot;},{&quot;family&quot;:&quot;Hariyani&quot;,&quot;given&quot;:&quot;Septiana&quot;,&quot;parse-names&quot;:false,&quot;dropping-particle&quot;:&quot;&quot;,&quot;non-dropping-particle&quot;:&quot;&quot;},{&quot;family&quot;:&quot;Ari&quot;,&quot;given&quot;:&quot;Ismu Rini Dwi&quot;,&quot;parse-names&quot;:false,&quot;dropping-particle&quot;:&quot;&quot;,&quot;non-dropping-particle&quot;:&quot;&quot;}],&quot;issued&quot;:{&quot;date-parts&quot;:[[2023]]},&quot;container-title-short&quot;:&quot;&quot;},&quot;isTemporary&quot;:false,&quot;suppress-author&quot;:false,&quot;composite&quot;:false,&quot;author-only&quot;:false}]},{&quot;citationID&quot;:&quot;MENDELEY_CITATION_7afcee96-6c01-4f3d-a475-c1f95b361137&quot;,&quot;properties&quot;:{&quot;noteIndex&quot;:0},&quot;isEdited&quot;:false,&quot;manualOverride&quot;:{&quot;isManuallyOverridden&quot;:false,&quot;citeprocText&quot;:&quot;(Utami &amp;#38; Nugroho, 2019)&quot;,&quot;manualOverrideText&quot;:&quot;&quot;},&quot;citationTag&quot;:&quot;MENDELEY_CITATION_v3_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&quot;,&quot;citationItems&quot;:[{&quot;id&quot;:&quot;6bf86d04-3c62-371a-a29e-4b69e70ca7a8&quot;,&quot;itemData&quot;:{&quot;type&quot;:&quot;article-journal&quot;,&quot;id&quot;:&quot;6bf86d04-3c62-371a-a29e-4b69e70ca7a8&quot;,&quot;title&quot;:&quot;Konservasi dengan rain water harvesting system sebagai solusi efektif bagi bangunan sekolah&quot;,&quot;author&quot;:[{&quot;family&quot;:&quot;Utami&quot;,&quot;given&quot;:&quot;S&quot;,&quot;parse-names&quot;:false,&quot;dropping-particle&quot;:&quot;&quot;,&quot;non-dropping-particle&quot;:&quot;&quot;},{&quot;family&quot;:&quot;Nugroho&quot;,&quot;given&quot;:&quot;A M&quot;,&quot;parse-names&quot;:false,&quot;dropping-particle&quot;:&quot;&quot;,&quot;non-dropping-particle&quot;:&quot;&quot;}],&quot;container-title&quot;:&quot;JPLB&quot;,&quot;ISSN&quot;:&quot;2598-0025&quot;,&quot;URL&quot;:&quot;http://www.bkpsl.org/ojswp/index.php/jplbhttp://www.bkpsl.org/ojswp/index.php/jplb&quot;,&quot;issued&quot;:{&quot;date-parts&quot;:[[2019]]},&quot;page&quot;:&quot;258-271&quot;,&quot;issue&quot;:&quot;1&quot;,&quot;volume&quot;:&quot;3&quot;,&quot;container-title-short&quot;:&quot;&quot;},&quot;isTemporary&quot;:false,&quot;suppress-author&quot;:false,&quot;composite&quot;:false,&quot;author-only&quot;:false}]},{&quot;citationID&quot;:&quot;MENDELEY_CITATION_b267cedd-2290-4456-b9a3-eecadd6e880f&quot;,&quot;properties&quot;:{&quot;noteIndex&quot;:0},&quot;isEdited&quot;:false,&quot;manualOverride&quot;:{&quot;isManuallyOverridden&quot;:false,&quot;citeprocText&quot;:&quot;(Limantara, 2019)&quot;,&quot;manualOverrideText&quot;:&quot;&quot;},&quot;citationTag&quot;:&quot;MENDELEY_CITATION_v3_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&quot;,&quot;citationItems&quot;:[{&quot;id&quot;:&quot;90c2a89a-2f6b-3962-afb1-65334134af0b&quot;,&quot;itemData&quot;:{&quot;type&quot;:&quot;book&quot;,&quot;id&quot;:&quot;90c2a89a-2f6b-3962-afb1-65334134af0b&quot;,&quot;title&quot;:&quot;Rekayasa Hidrologi: Edisi Revisi&quot;,&quot;author&quot;:[{&quot;family&quot;:&quot;Limantara&quot;,&quot;given&quot;:&quot;Ir Lily Montarcih&quot;,&quot;parse-names&quot;:false,&quot;dropping-particle&quot;:&quot;&quot;,&quot;non-dropping-particle&quot;:&quot;&quot;}],&quot;ISBN&quot;:&quot;9792970215&quot;,&quot;issued&quot;:{&quot;date-parts&quot;:[[2019]]},&quot;publisher&quot;:&quot;Penerbit Andi&quot;,&quot;container-title-short&quot;:&quot;&quot;},&quot;isTemporary&quot;:false,&quot;suppress-author&quot;:false,&quot;composite&quot;:false,&quot;author-only&quot;:false}]},{&quot;citationID&quot;:&quot;MENDELEY_CITATION_0fffe9a6-e892-4ee5-9349-6154d42084ba&quot;,&quot;properties&quot;:{&quot;noteIndex&quot;:0},&quot;isEdited&quot;:false,&quot;manualOverride&quot;:{&quot;isManuallyOverridden&quot;:false,&quot;citeprocText&quot;:&quot;(Limantara, 2019)&quot;,&quot;manualOverrideText&quot;:&quot;&quot;},&quot;citationTag&quot;:&quot;MENDELEY_CITATION_v3_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&quot;,&quot;citationItems&quot;:[{&quot;id&quot;:&quot;90c2a89a-2f6b-3962-afb1-65334134af0b&quot;,&quot;itemData&quot;:{&quot;type&quot;:&quot;book&quot;,&quot;id&quot;:&quot;90c2a89a-2f6b-3962-afb1-65334134af0b&quot;,&quot;title&quot;:&quot;Rekayasa Hidrologi: Edisi Revisi&quot;,&quot;author&quot;:[{&quot;family&quot;:&quot;Limantara&quot;,&quot;given&quot;:&quot;Ir Lily Montarcih&quot;,&quot;parse-names&quot;:false,&quot;dropping-particle&quot;:&quot;&quot;,&quot;non-dropping-particle&quot;:&quot;&quot;}],&quot;ISBN&quot;:&quot;9792970215&quot;,&quot;issued&quot;:{&quot;date-parts&quot;:[[2019]]},&quot;publisher&quot;:&quot;Penerbit Andi&quot;,&quot;container-title-short&quot;:&quot;&quot;},&quot;isTemporary&quot;:false,&quot;suppress-author&quot;:false,&quot;composite&quot;:false,&quot;author-only&quot;:false}]},{&quot;citationID&quot;:&quot;MENDELEY_CITATION_d0868c47-219f-44b6-ae98-5c104cbc226e&quot;,&quot;properties&quot;:{&quot;noteIndex&quot;:0},&quot;isEdited&quot;:false,&quot;manualOverride&quot;:{&quot;isManuallyOverridden&quot;:false,&quot;citeprocText&quot;:&quot;(Limantara, 2019)&quot;,&quot;manualOverrideText&quot;:&quot;&quot;},&quot;citationTag&quot;:&quot;MENDELEY_CITATION_v3_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&quot;,&quot;citationItems&quot;:[{&quot;id&quot;:&quot;90c2a89a-2f6b-3962-afb1-65334134af0b&quot;,&quot;itemData&quot;:{&quot;type&quot;:&quot;book&quot;,&quot;id&quot;:&quot;90c2a89a-2f6b-3962-afb1-65334134af0b&quot;,&quot;title&quot;:&quot;Rekayasa Hidrologi: Edisi Revisi&quot;,&quot;author&quot;:[{&quot;family&quot;:&quot;Limantara&quot;,&quot;given&quot;:&quot;Ir Lily Montarcih&quot;,&quot;parse-names&quot;:false,&quot;dropping-particle&quot;:&quot;&quot;,&quot;non-dropping-particle&quot;:&quot;&quot;}],&quot;ISBN&quot;:&quot;9792970215&quot;,&quot;issued&quot;:{&quot;date-parts&quot;:[[2019]]},&quot;publisher&quot;:&quot;Penerbit Andi&quot;,&quot;container-title-short&quot;:&quot;&quot;},&quot;isTemporary&quot;:false,&quot;suppress-author&quot;:false,&quot;composite&quot;:false,&quot;author-only&quot;:false}]},{&quot;citationID&quot;:&quot;MENDELEY_CITATION_d36dd804-9263-4091-a12c-5e3a3318aaa5&quot;,&quot;properties&quot;:{&quot;noteIndex&quot;:0},&quot;isEdited&quot;:false,&quot;manualOverride&quot;:{&quot;citeprocText&quot;:&quot;(Wesli &amp;#38; Malikussaleh, 2015)&quot;,&quot;isManuallyOverridden&quot;:false,&quot;manualOverrideText&quot;:&quot;&quot;},&quot;citationTag&quot;:&quot;MENDELEY_CITATION_v3_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&quot;,&quot;citationItems&quot;:[{&quot;id&quot;:&quot;59d2e2ae-79ee-56f8-b742-69a526d149eb&quot;,&quot;itemData&quot;:{&quot;DOI&quot;:&quot;10.13140/RG.2.1.3331.8162&quot;,&quot;author&quot;:[{&quot;dropping-particle&quot;:&quot;&quot;,&quot;family&quot;:&quot;Wesli&quot;,&quot;given&quot;:&quot;Wesli&quot;,&quot;non-dropping-particle&quot;:&quot;&quot;,&quot;parse-names&quot;:false,&quot;suffix&quot;:&quot;&quot;},{&quot;dropping-particle&quot;:&quot;&quot;,&quot;family&quot;:&quot;Malikussaleh&quot;,&quot;given&quot;:&quot;Universitas&quot;,&quot;non-dropping-particle&quot;:&quot;&quot;,&quot;parse-names&quot;:false,&quot;suffix&quot;:&quot;&quot;}],&quot;id&quot;:&quot;59d2e2ae-79ee-56f8-b742-69a526d149eb&quot;,&quot;issue&quot;:&quot;November&quot;,&quot;issued&quot;:{&quot;date-parts&quot;:[[&quot;2015&quot;]]},&quot;title&quot;:&quot;Wesli - Drainase Perkotaan&quot;,&quot;type&quot;:&quot;article-journal&quot;,&quot;container-title-short&quot;:&quot;&quot;},&quot;uris&quot;:[&quot;http://www.mendeley.com/documents/?uuid=5b026932-bb4a-45b7-849c-0d6147192707&quot;],&quot;isTemporary&quot;:false,&quot;legacyDesktopId&quot;:&quot;5b026932-bb4a-45b7-849c-0d6147192707&quot;}]},{&quot;citationID&quot;:&quot;MENDELEY_CITATION_cd7fc9df-42ee-4c54-a649-a21b78d9246f&quot;,&quot;properties&quot;:{&quot;noteIndex&quot;:0},&quot;isEdited&quot;:false,&quot;manualOverride&quot;:{&quot;isManuallyOverridden&quot;:false,&quot;citeprocText&quot;:&quot;(Limantara, 2019)&quot;,&quot;manualOverrideText&quot;:&quot;&quot;},&quot;citationTag&quot;:&quot;MENDELEY_CITATION_v3_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&quot;,&quot;citationItems&quot;:[{&quot;id&quot;:&quot;90c2a89a-2f6b-3962-afb1-65334134af0b&quot;,&quot;itemData&quot;:{&quot;type&quot;:&quot;book&quot;,&quot;id&quot;:&quot;90c2a89a-2f6b-3962-afb1-65334134af0b&quot;,&quot;title&quot;:&quot;Rekayasa Hidrologi: Edisi Revisi&quot;,&quot;author&quot;:[{&quot;family&quot;:&quot;Limantara&quot;,&quot;given&quot;:&quot;Ir Lily Montarcih&quot;,&quot;parse-names&quot;:false,&quot;dropping-particle&quot;:&quot;&quot;,&quot;non-dropping-particle&quot;:&quot;&quot;}],&quot;ISBN&quot;:&quot;9792970215&quot;,&quot;issued&quot;:{&quot;date-parts&quot;:[[2019]]},&quot;publisher&quot;:&quot;Penerbit Andi&quot;,&quot;container-title-short&quot;:&quot;&quot;},&quot;isTemporary&quot;:false,&quot;suppress-author&quot;:false,&quot;composite&quot;:false,&quot;author-only&quot;:false}]},{&quot;citationID&quot;:&quot;MENDELEY_CITATION_463c7056-6042-49ba-93cf-5467bebfee14&quot;,&quot;properties&quot;:{&quot;noteIndex&quot;:0},&quot;isEdited&quot;:false,&quot;manualOverride&quot;:{&quot;isManuallyOverridden&quot;:false,&quot;citeprocText&quot;:&quot;(Krisnayanti dkk., 2019)&quot;,&quot;manualOverrideText&quot;:&quot;&quot;},&quot;citationTag&quot;:&quot;MENDELEY_CITATION_v3_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&quot;,&quot;citationItems&quot;:[{&quot;id&quot;:&quot;78f78736-50f2-3c51-b137-c98b184f67d6&quot;,&quot;itemData&quot;:{&quot;type&quot;:&quot;report&quot;,&quot;id&quot;:&quot;78f78736-50f2-3c51-b137-c98b184f67d6&quot;,&quot;title&quot;:&quot;Efisiensi Pemanfaatan Air Dengan Sarana Penampungan Air Hujan Pada Rumah Warga Kota Kupang&quot;,&quot;author&quot;:[{&quot;family&quot;:&quot;Krisnayanti&quot;,&quot;given&quot;:&quot;D S&quot;,&quot;parse-names&quot;:false,&quot;dropping-particle&quot;:&quot;&quot;,&quot;non-dropping-particle&quot;:&quot;&quot;},{&quot;family&quot;:&quot;Yosafath&quot;,&quot;given&quot;:&quot;Yoshua T&quot;,&quot;parse-names&quot;:false,&quot;dropping-particle&quot;:&quot;&quot;,&quot;non-dropping-particle&quot;:&quot;&quot;},{&quot;family&quot;:&quot;Pah&quot;,&quot;given&quot;:&quot;Jusuf J.S.&quot;,&quot;parse-names&quot;:false,&quot;dropping-particle&quot;:&quot;&quot;,&quot;non-dropping-particle&quot;:&quot;&quot;}],&quot;container-title&quot;:&quot;Jurnal Teknik Sipil&quot;,&quot;issued&quot;:{&quot;date-parts&quot;:[[2019]]},&quot;issue&quot;:&quot;2&quot;,&quot;volume&quot;:&quot;VIII&quot;},&quot;isTemporary&quot;:false,&quot;suppress-author&quot;:false,&quot;composite&quot;:false,&quot;author-only&quot;:false}]},{&quot;citationID&quot;:&quot;MENDELEY_CITATION_297b4033-c648-4bd7-8402-74418d2fc736&quot;,&quot;properties&quot;:{&quot;noteIndex&quot;:0},&quot;isEdited&quot;:false,&quot;manualOverride&quot;:{&quot;isManuallyOverridden&quot;:false,&quot;citeprocText&quot;:&quot;(Dirgawati dkk., 2024)&quot;,&quot;manualOverrideText&quot;:&quot;&quot;},&quot;citationTag&quot;:&quot;MENDELEY_CITATION_v3_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&quot;,&quot;citationItems&quot;:[{&quot;id&quot;:&quot;2bbff6a0-89a9-3d05-b433-cc7f4f6636f4&quot;,&quot;itemData&quot;:{&quot;type&quot;:&quot;article-journal&quot;,&quot;id&quot;:&quot;2bbff6a0-89a9-3d05-b433-cc7f4f6636f4&quot;,&quot;title&quot;:&quot;Planning of Rainwater Harvesting Systems as an Alternative Technology for Providing Clean Water in High-Density Residential Areas&quot;,&quot;author&quot;:[{&quot;family&quot;:&quot;Dirgawati&quot;,&quot;given&quot;:&quot;Mila&quot;,&quot;parse-names&quot;:false,&quot;dropping-particle&quot;:&quot;&quot;,&quot;non-dropping-particle&quot;:&quot;&quot;},{&quot;family&quot;:&quot;Sururi&quot;,&quot;given&quot;:&quot;Mohamad Rangga&quot;,&quot;parse-names&quot;:false,&quot;dropping-particle&quot;:&quot;&quot;,&quot;non-dropping-particle&quot;:&quot;&quot;},{&quot;family&quot;:&quot;Susanti Ridwan&quot;,&quot;given&quot;:&quot;Yanti&quot;,&quot;parse-names&quot;:false,&quot;dropping-particle&quot;:&quot;&quot;,&quot;non-dropping-particle&quot;:&quot;&quot;}],&quot;ISSN&quot;:&quot;2548-6101&quot;,&quot;issued&quot;:{&quot;date-parts&quot;:[[2024]]},&quot;page&quot;:&quot;246-256&quot;,&quot;abstract&quot;:&quot;Rainwater harvesting system (RWH) is a technology to collect and store rainwater as an alternative clean water source. The aim of this study to plan RWH, including determining strategies, feasibility analysis based on rainwater quality and quantity, and planning basic engineering design of RWH. The planning was carried out in Jelegong Village, Bandung Regency, an area with critical water catchment conditions that has not been served by clean water piping networks, and only uses groundwater with limited availability as the only source of water in the dry season. Primary data were collected through field surveys and sampling of rainwater quality in the early rainy period (September, 2022). The selected catchment area is the roof surface of the house. In terms of quantity, with 55 houses served, the potential rainwater supply (4,318.88 m 3 / year) can meet the needs of non-drinking water use (2,369.65 m 3 / year) such as bathing activities, toilet needs, and laundry activities. In terms of quality, rainwater color parameters have not met the quality of clean water based on Permenkes 32/2017. Communal RWH is planned due to limited land and high population density. The collected rainwater will go through a disinfection and filtration process to meet clean water quality standards, then be stored in ground tanks (70 m 3) and roof tanks (5 m 3) to be distributed to each house. Thus, the planned RWH is able to provide alternative sources of clean water for communities in the Jelegong Village area.&quot;,&quot;issue&quot;:&quot;2&quot;,&quot;volume&quot;:&quot;25&quot;},&quot;isTemporary&quot;:false,&quot;suppress-author&quot;:false,&quot;composite&quot;:false,&quot;author-only&quot;:false}]},{&quot;citationID&quot;:&quot;MENDELEY_CITATION_111ec63b-627f-49aa-9fec-5d5500e85998&quot;,&quot;properties&quot;:{&quot;noteIndex&quot;:0},&quot;isEdited&quot;:false,&quot;manualOverride&quot;:{&quot;isManuallyOverridden&quot;:false,&quot;citeprocText&quot;:&quot;(Yendri, 2023)&quot;,&quot;manualOverrideText&quot;:&quot;&quot;},&quot;citationTag&quot;:&quot;MENDELEY_CITATION_v3_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&quot;,&quot;citationItems&quot;:[{&quot;id&quot;:&quot;180c7ef1-177f-3cbd-bc67-e62293cef8c8&quot;,&quot;itemData&quot;:{&quot;type&quot;:&quot;book&quot;,&quot;id&quot;:&quot;180c7ef1-177f-3cbd-bc67-e62293cef8c8&quot;,&quot;title&quot;:&quot;Mekanika Fluida Dan Hidrolika Untuk Teknik Sipil Dan Perencanaan&quot;,&quot;author&quot;:[{&quot;family&quot;:&quot;Yendri&quot;,&quot;given&quot;:&quot;Okma&quot;,&quot;parse-names&quot;:false,&quot;dropping-particle&quot;:&quot;&quot;,&quot;non-dropping-particle&quot;:&quot;&quot;}],&quot;ISBN&quot;:&quot;6230925362&quot;,&quot;issued&quot;:{&quot;date-parts&quot;:[[2023]]},&quot;publisher&quot;:&quot;PT. Sonpedia Publishing Indonesia&quot;,&quot;container-title-short&quot;:&quot;&quot;},&quot;isTemporary&quot;:false,&quot;suppress-author&quot;:false,&quot;composite&quot;:false,&quot;author-only&quot;:false}]},{&quot;citationID&quot;:&quot;MENDELEY_CITATION_3f4d7e77-182a-42cd-8bf6-b7fb0b6a98a7&quot;,&quot;properties&quot;:{&quot;noteIndex&quot;:0},&quot;isEdited&quot;:false,&quot;manualOverride&quot;:{&quot;isManuallyOverridden&quot;:false,&quot;citeprocText&quot;:&quot;(F. P. Putra dkk., 2023)&quot;,&quot;manualOverrideText&quot;:&quot;&quot;},&quot;citationTag&quot;:&quot;MENDELEY_CITATION_v3_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&quot;,&quot;citationItems&quot;:[{&quot;id&quot;:&quot;61338bbb-4a7c-34fa-a6ff-840736a0afe6&quot;,&quot;itemData&quot;:{&quot;type&quot;:&quot;article-journal&quot;,&quot;id&quot;:&quot;61338bbb-4a7c-34fa-a6ff-840736a0afe6&quot;,&quot;title&quot;:&quot;Revitalisasi Kolam Retensi Guna Mitigasi Banjir&quot;,&quot;author&quot;:[{&quot;family&quot;:&quot;Putra&quot;,&quot;given&quot;:&quot;Fisika Prasetyo&quot;,&quot;parse-names&quot;:false,&quot;dropping-particle&quot;:&quot;&quot;,&quot;non-dropping-particle&quot;:&quot;&quot;},{&quot;family&quot;:&quot;Septiani&quot;,&quot;given&quot;:&quot;Herviona&quot;,&quot;parse-names&quot;:false,&quot;dropping-particle&quot;:&quot;&quot;,&quot;non-dropping-particle&quot;:&quot;&quot;},{&quot;family&quot;:&quot;Setiawan&quot;,&quot;given&quot;:&quot;Dibyo&quot;,&quot;parse-names&quot;:false,&quot;dropping-particle&quot;:&quot;&quot;,&quot;non-dropping-particle&quot;:&quot;&quot;}],&quot;issued&quot;:{&quot;date-parts&quot;:[[2023]]},&quot;container-title-short&quot;:&quot;&quot;},&quot;isTemporary&quot;:false,&quot;suppress-author&quot;:false,&quot;composite&quot;:false,&quot;author-only&quot;:false}]}]"/>
    <we:property name="MENDELEY_CITATIONS_LOCALE_CODE" value="&quot;id-ID&quot;"/>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CA9E4983-6B9A-5643-B7D3-880E7199498C}">
  <we:reference id="wa200010453" version="1.0.0.1" store="en-US" storeType="OMEX"/>
  <we:alternateReferences>
    <we:reference id="wa200010453" version="1.0.0.1" store="en-US" storeType="OMEX"/>
  </we:alternateReferences>
  <we:properties>
    <we:property name="claude.fileId" value="&quot;a2620572-08f5-4729-bfd9-7971a1507ce5&quot;"/>
  </we:properties>
  <we:bindings/>
  <we:snapshot xmlns:r="http://schemas.openxmlformats.org/officeDocument/2006/relationships"/>
</we:webextension>
</file>

<file path=word/webextensions/webextension3.xml><?xml version="1.0" encoding="utf-8"?>
<we:webextension xmlns:we="http://schemas.microsoft.com/office/webextensions/webextension/2010/11" id="{2D946D29-EA88-784A-BF1A-D7B8A3115310}">
  <we:reference id="wa104381909" version="3.26.0.0" store="en-US" storeType="OMEX"/>
  <we:alternateReferences>
    <we:reference id="WA104381909" version="3.26.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Sal97</b:Tag>
    <b:SourceType>Book</b:SourceType>
    <b:Guid>{85DC4677-5E53-4EAD-A133-C9B258F70AD9}</b:Guid>
    <b:Title>STRUKTUR BAJA. Desain dan Perilaku. Edisi Kedua. Jilid 1</b:Title>
    <b:Year>1997</b:Year>
    <b:City>Jakarta</b:City>
    <b:Publisher>PENERBIT ERLANGGA</b:Publisher>
    <b:Author>
      <b:Author>
        <b:NameList>
          <b:Person>
            <b:Last>Salmon</b:Last>
            <b:Middle>G.</b:Middle>
            <b:First>Charles</b:First>
          </b:Person>
          <b:Person>
            <b:Last>Johnson</b:Last>
            <b:Middle>E.</b:Middle>
            <b:First>John</b:First>
          </b:Person>
        </b:NameList>
      </b:Author>
    </b:Author>
    <b:RefOrder>1</b:RefOrder>
  </b:Source>
  <b:Source>
    <b:Tag>Gun83</b:Tag>
    <b:SourceType>Book</b:SourceType>
    <b:Guid>{11B03B0A-AC59-44C4-A1DB-4159DBDF3C4E}</b:Guid>
    <b:Title>Pengantar Teknik Pondasi</b:Title>
    <b:Year>1983</b:Year>
    <b:Author>
      <b:Author>
        <b:NameList>
          <b:Person>
            <b:Last>Gunawan</b:Last>
            <b:First>Rudy</b:First>
          </b:Person>
        </b:NameList>
      </b:Author>
    </b:Author>
    <b:City>Yogyakarya</b:City>
    <b:Publisher>Penerbit Kanisius</b:Publisher>
    <b:RefOrder>2</b:RefOrder>
  </b:Source>
  <b:Source>
    <b:Tag>Sub79</b:Tag>
    <b:SourceType>Book</b:SourceType>
    <b:Guid>{0983D8A9-0373-4417-BAA8-03919FDBD703}</b:Guid>
    <b:Title>Jembatan Baja</b:Title>
    <b:Year>1979</b:Year>
    <b:City>Bandung</b:City>
    <b:Publisher>Idea Dharma</b:Publisher>
    <b:Author>
      <b:Author>
        <b:NameList>
          <b:Person>
            <b:Last>Subarkah</b:Last>
            <b:First>Imam</b:First>
          </b:Person>
        </b:NameList>
      </b:Author>
    </b:Author>
    <b:RefOrder>3</b:RefOrder>
  </b:Source>
  <b:Source>
    <b:Tag>Ari06</b:Tag>
    <b:SourceType>Book</b:SourceType>
    <b:Guid>{3E79F922-983B-457E-BF31-0F4A12123BF7}</b:Guid>
    <b:Title>Analisis Sistem Rangka Baja Pada Stuktur Jembatan Busur Rangka Baja</b:Title>
    <b:Year>2006</b:Year>
    <b:Author>
      <b:Author>
        <b:NameList>
          <b:Person>
            <b:Last>Aristadi</b:Last>
            <b:First>Dien</b:First>
          </b:Person>
        </b:NameList>
      </b:Author>
    </b:Author>
    <b:RefOrder>4</b:RefOrder>
  </b:Source>
  <b:Source>
    <b:Tag>DrI07</b:Tag>
    <b:SourceType>Book</b:SourceType>
    <b:Guid>{6313DAB6-F7CB-478D-A865-D772A34E425E}</b:Guid>
    <b:Author>
      <b:Author>
        <b:NameList>
          <b:Person>
            <b:Last>Supriyadi</b:Last>
            <b:First>Bambang</b:First>
          </b:Person>
          <b:Person>
            <b:Last>Muntohar</b:Last>
            <b:Middle>Setyo</b:Middle>
            <b:First>Agus</b:First>
          </b:Person>
        </b:NameList>
      </b:Author>
    </b:Author>
    <b:Title>Jembatan</b:Title>
    <b:Year>2007</b:Year>
    <b:City>Yogyakarta</b:City>
    <b:Publisher>Beta Offset</b:Publisher>
    <b:RefOrder>5</b:RefOrder>
  </b:Source>
  <b:Source>
    <b:Tag>SMa07</b:Tag>
    <b:SourceType>Book</b:SourceType>
    <b:Guid>{9247FB07-45C0-47F6-8C59-47958F6099DA}</b:Guid>
    <b:Title>Diktat Teori Soal dan Penyelesaian Konstruksi Baja II Jilid 1</b:Title>
    <b:Year>2007</b:Year>
    <b:City>Jakarta</b:City>
    <b:Publisher>Delta Teknik Group</b:Publisher>
    <b:Author>
      <b:Author>
        <b:NameList>
          <b:Person>
            <b:Last>T.</b:Last>
            <b:First>Gunawan</b:First>
          </b:Person>
          <b:Person>
            <b:Last>S.</b:Last>
            <b:First>Margaret</b:First>
          </b:Person>
        </b:NameList>
      </b:Author>
    </b:Author>
    <b:RefOrder>6</b:RefOrder>
  </b:Source>
  <b:Source>
    <b:Tag>RSN05</b:Tag>
    <b:SourceType>Book</b:SourceType>
    <b:Guid>{08959EDE-0D12-461C-B086-874C0466852E}</b:Guid>
    <b:Title>Pembebanan untuk Jembatan, RSNI T-02-2005</b:Title>
    <b:Year>2005</b:Year>
    <b:Publisher>Badan Standardisasi Nasional</b:Publisher>
    <b:Author>
      <b:Author>
        <b:NameList>
          <b:Person>
            <b:Last>...</b:Last>
          </b:Person>
        </b:NameList>
      </b:Author>
    </b:Author>
    <b:RefOrder>7</b:RefOrder>
  </b:Source>
  <b:Source>
    <b:Tag>T0305</b:Tag>
    <b:SourceType>Book</b:SourceType>
    <b:Guid>{A8A5725B-DB08-465E-86E7-B0588BE958D3}</b:Guid>
    <b:Title>Perencanaan Struktur Baja untuk Jembatan, RSNI T-03-2005</b:Title>
    <b:Year>2005</b:Year>
    <b:Publisher>Badan Standardisasi Nasional</b:Publisher>
    <b:Author>
      <b:Author>
        <b:NameList>
          <b:Person>
            <b:Last>...</b:Last>
          </b:Person>
        </b:NameList>
      </b:Author>
    </b:Author>
    <b:RefOrder>8</b:RefOrder>
  </b:Source>
  <b:Source>
    <b:Tag>SNI02</b:Tag>
    <b:SourceType>Book</b:SourceType>
    <b:Guid>{AAB1485C-59C3-4689-9CE0-2808050DC848}</b:Guid>
    <b:Title>Tata Cara Perhitungan Struktur Beton, SNI 03-2847-2002</b:Title>
    <b:Year>2002</b:Year>
    <b:City>Bandung</b:City>
    <b:Publisher>Yayasan LPMB</b:Publisher>
    <b:Author>
      <b:Author>
        <b:NameList>
          <b:Person>
            <b:Last>...</b:Last>
          </b:Person>
        </b:NameList>
      </b:Author>
    </b:Author>
    <b:RefOrder>9</b:RefOrder>
  </b:Source>
  <b:Source>
    <b:Tag>Joe97</b:Tag>
    <b:SourceType>Book</b:SourceType>
    <b:Guid>{72C90432-D6FB-446E-A85E-CBCF44B9DDFC}</b:Guid>
    <b:Author>
      <b:Author>
        <b:NameList>
          <b:Person>
            <b:Last>Hadihardaja</b:Last>
            <b:First>Joetata</b:First>
          </b:Person>
        </b:NameList>
      </b:Author>
    </b:Author>
    <b:Title>Rekayasa Pondasi II Pondasi Dangkal dan Pondasi Dalam</b:Title>
    <b:Year>1997</b:Year>
    <b:City>Jakarta</b:City>
    <b:Publisher>Universitas Gunadarma</b:Publisher>
    <b:RefOrder>10</b:RefOrder>
  </b:Source>
  <b:Source>
    <b:Tag>Che00</b:Tag>
    <b:SourceType>DocumentFromInternetSite</b:SourceType>
    <b:Guid>{3CB1812E-2AC9-4B14-A99F-B96B06B19041}</b:Guid>
    <b:Title>http://freeit.free.fr/Bridge20Engineering20HandBook/</b:Title>
    <b:Year>2000</b:Year>
    <b:YearAccessed>2013</b:YearAccessed>
    <b:MonthAccessed>July</b:MonthAccessed>
    <b:DayAccessed>26</b:DayAccessed>
    <b:Author>
      <b:Author>
        <b:NameList>
          <b:Person>
            <b:Last>Chen</b:Last>
            <b:Middle>Wai-Fah</b:Middle>
            <b:First>Ed.</b:First>
          </b:Person>
          <b:Person>
            <b:Last>Dan</b:Last>
            <b:First>Lian</b:First>
          </b:Person>
        </b:NameList>
      </b:Author>
    </b:Author>
    <b:RefOrder>11</b:RefOrder>
  </b:Source>
  <b:Source>
    <b:Tag>McC00</b:Tag>
    <b:SourceType>Book</b:SourceType>
    <b:Guid>{F0D5D1E0-3921-4D1C-8321-B58E467665ED}</b:Guid>
    <b:Title>Desain Beton Bertulang</b:Title>
    <b:Year>2000</b:Year>
    <b:City>Jakarta</b:City>
    <b:Publisher>Erlangga</b:Publisher>
    <b:Author>
      <b:Author>
        <b:NameList>
          <b:Person>
            <b:Last>McCormac</b:Last>
            <b:Middle>C.</b:Middle>
            <b:First>Jack</b:First>
          </b:Person>
        </b:NameList>
      </b:Author>
    </b:Author>
    <b:RefOrder>12</b:RefOrder>
  </b:Source>
  <b:Source>
    <b:Tag>ILT09</b:Tag>
    <b:SourceType>Book</b:SourceType>
    <b:Guid>{D78606AE-2B28-4BF3-9933-C133669D0080}</b:Guid>
    <b:Author>
      <b:Author>
        <b:NameList>
          <b:Person>
            <b:Last>Learning</b:Last>
            <b:First>ILT</b:First>
          </b:Person>
        </b:NameList>
      </b:Author>
    </b:Author>
    <b:Title>19 Aplikasi Rekayasa Konstruksi 2D dengan SAP 2000</b:Title>
    <b:Year>2009</b:Year>
    <b:City>Jakrta</b:City>
    <b:Publisher>PT. Elex Media Komputindo</b:Publisher>
    <b:RefOrder>13</b:RefOrder>
  </b:Source>
  <b:Source>
    <b:Tag>ILT08</b:Tag>
    <b:SourceType>Book</b:SourceType>
    <b:Guid>{87416D03-FD34-4833-8A71-B999F5201530}</b:Guid>
    <b:Author>
      <b:Author>
        <b:NameList>
          <b:Person>
            <b:Last>Learning</b:Last>
            <b:First>ILT</b:First>
          </b:Person>
        </b:NameList>
      </b:Author>
    </b:Author>
    <b:Title>Belajar Sendiri SAP 2000 Versi 10</b:Title>
    <b:Year>2008</b:Year>
    <b:City>Jakarta</b:City>
    <b:Publisher>PT. Elex Media Komputindo</b:Publisher>
    <b:RefOrder>14</b:RefOrder>
  </b:Source>
</b:Sources>
</file>

<file path=customXml/itemProps1.xml><?xml version="1.0" encoding="utf-8"?>
<ds:datastoreItem xmlns:ds="http://schemas.openxmlformats.org/officeDocument/2006/customXml" ds:itemID="{A80406D1-140B-7945-BDDB-1BB4D6AA41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170</TotalTime>
  <Pages>53</Pages>
  <Words>9588</Words>
  <Characters>54657</Characters>
  <Application>Microsoft Office Word</Application>
  <DocSecurity>0</DocSecurity>
  <Lines>455</Lines>
  <Paragraphs>128</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64117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razi.faisal</dc:creator>
  <cp:keywords>Tugas Akhir;Jembatan;Rangka;Baja;razi faisal;Skripsi;Busur</cp:keywords>
  <cp:lastModifiedBy>razi faisal</cp:lastModifiedBy>
  <cp:revision>57</cp:revision>
  <cp:lastPrinted>2026-09-18T06:47:00Z</cp:lastPrinted>
  <dcterms:created xsi:type="dcterms:W3CDTF">2026-09-17T11:48:00Z</dcterms:created>
  <dcterms:modified xsi:type="dcterms:W3CDTF">2026-09-18T06:52:00Z</dcterms:modified>
</cp:coreProperties>
</file>